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242A6786" w:rsidR="003A1E4D" w:rsidRDefault="003A1E4D" w:rsidP="00E05CD2">
      <w:pPr>
        <w:spacing w:line="360" w:lineRule="auto"/>
      </w:pPr>
      <w:r>
        <w:t>Comparing metagenomics</w:t>
      </w:r>
      <w:r w:rsidR="004E356E">
        <w:t xml:space="preserve"> and</w:t>
      </w:r>
      <w:r w:rsidR="00063736">
        <w:t xml:space="preserve"> </w:t>
      </w:r>
      <w:r w:rsidR="00745407">
        <w:t xml:space="preserve">total RNA </w:t>
      </w:r>
      <w:r w:rsidR="00581799">
        <w:t>sequencing</w:t>
      </w:r>
      <w:r w:rsidR="004E356E">
        <w:t xml:space="preserve"> </w:t>
      </w:r>
      <w:r w:rsidR="004E356E" w:rsidRPr="00B15E8D">
        <w:t>including data processing</w:t>
      </w:r>
      <w:r w:rsidR="00816633" w:rsidRPr="00B15E8D">
        <w:t xml:space="preserve"> pipelines</w:t>
      </w:r>
      <w:r w:rsidR="00063736">
        <w:t xml:space="preserve"> </w:t>
      </w:r>
      <w:r>
        <w:t xml:space="preserve">for </w:t>
      </w:r>
      <w:commentRangeStart w:id="0"/>
      <w:r w:rsidR="00850632">
        <w:t>multi-</w:t>
      </w:r>
      <w:r w:rsidR="00063736">
        <w:t>domain</w:t>
      </w:r>
      <w:r w:rsidR="00850632">
        <w:t xml:space="preserve"> </w:t>
      </w:r>
      <w:commentRangeEnd w:id="0"/>
      <w:r w:rsidR="000C68EE">
        <w:rPr>
          <w:rStyle w:val="CommentReference"/>
        </w:rPr>
        <w:commentReference w:id="0"/>
      </w:r>
      <w:r>
        <w:t>taxonomic profiling</w:t>
      </w:r>
      <w:r w:rsidR="00063736">
        <w:t>: implications for ecological assessments</w:t>
      </w:r>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7DDE8D1D" w14:textId="7E45B679" w:rsidR="001D1C4C" w:rsidRDefault="00A53043" w:rsidP="004E356E">
      <w:pPr>
        <w:spacing w:line="360" w:lineRule="auto"/>
        <w:jc w:val="both"/>
        <w:rPr>
          <w:rFonts w:ascii="Calibri" w:hAnsi="Calibri" w:cs="Calibri"/>
          <w:color w:val="000000" w:themeColor="text1"/>
        </w:rPr>
      </w:pPr>
      <w:r>
        <w:t xml:space="preserve">Ecological assessments are necessary to evaluate </w:t>
      </w:r>
      <w:r w:rsidR="00D8149D">
        <w:t xml:space="preserve">the status of our </w:t>
      </w:r>
      <w:r w:rsidR="00FA14DD">
        <w:t>deteriorating</w:t>
      </w:r>
      <w:r w:rsidR="00D8149D">
        <w:t xml:space="preserve"> ecosystems, however, </w:t>
      </w:r>
      <w:r w:rsidR="00FA14DD">
        <w:t>assessment methods</w:t>
      </w:r>
      <w:r w:rsidR="00D8149D">
        <w:t xml:space="preserve"> traditionally omit</w:t>
      </w:r>
      <w:r w:rsidR="00AA266E">
        <w:t xml:space="preserve"> most microbes</w:t>
      </w:r>
      <w:r w:rsidR="001D1C4C">
        <w:t xml:space="preserve"> since </w:t>
      </w:r>
      <w:r w:rsidR="00AA266E">
        <w:t>unicellular organisms</w:t>
      </w:r>
      <w:r w:rsidR="001D1C4C">
        <w:t xml:space="preserve"> are challenging to identify</w:t>
      </w:r>
      <w:r w:rsidR="00AA266E">
        <w:t>.</w:t>
      </w:r>
      <w:r w:rsidR="00D8149D">
        <w:t xml:space="preserve"> </w:t>
      </w:r>
      <w:r w:rsidR="00F24258">
        <w:t>This omission is</w:t>
      </w:r>
      <w:r w:rsidR="00AB03A7">
        <w:t xml:space="preserve"> not ideal</w:t>
      </w:r>
      <w:r w:rsidR="00AA266E">
        <w:t xml:space="preserve">, </w:t>
      </w:r>
      <w:r w:rsidR="00F24258">
        <w:t xml:space="preserve">as </w:t>
      </w:r>
      <w:r w:rsidR="00AA266E">
        <w:t>microbes</w:t>
      </w:r>
      <w:r w:rsidR="00D8149D">
        <w:t xml:space="preserve"> </w:t>
      </w:r>
      <w:r w:rsidR="00D8149D">
        <w:rPr>
          <w:color w:val="000000" w:themeColor="text1"/>
        </w:rPr>
        <w:t>might better represent environmental conditions than traditional taxa</w:t>
      </w:r>
      <w:r w:rsidR="004E356E">
        <w:rPr>
          <w:color w:val="000000" w:themeColor="text1"/>
        </w:rPr>
        <w:t xml:space="preserve"> such as macroinvertebrates or fish</w:t>
      </w:r>
      <w:r w:rsidR="00D8149D">
        <w:rPr>
          <w:color w:val="000000" w:themeColor="text1"/>
        </w:rPr>
        <w:t>.</w:t>
      </w:r>
      <w:r w:rsidR="001D1C4C">
        <w:rPr>
          <w:color w:val="000000" w:themeColor="text1"/>
        </w:rPr>
        <w:t xml:space="preserve"> DNA- and RNA-based </w:t>
      </w:r>
      <w:r w:rsidR="002D32D7">
        <w:rPr>
          <w:color w:val="000000" w:themeColor="text1"/>
        </w:rPr>
        <w:t>techniques</w:t>
      </w:r>
      <w:r w:rsidR="001D1C4C">
        <w:rPr>
          <w:color w:val="000000" w:themeColor="text1"/>
        </w:rPr>
        <w:t xml:space="preserve"> are increasingly applied </w:t>
      </w:r>
      <w:r w:rsidR="00DE7C33">
        <w:rPr>
          <w:color w:val="000000" w:themeColor="text1"/>
        </w:rPr>
        <w:t xml:space="preserve">for ecological assessments </w:t>
      </w:r>
      <w:r w:rsidR="001D1C4C">
        <w:rPr>
          <w:color w:val="000000" w:themeColor="text1"/>
        </w:rPr>
        <w:t xml:space="preserve">to overcome </w:t>
      </w:r>
      <w:r w:rsidR="004E356E">
        <w:rPr>
          <w:color w:val="000000" w:themeColor="text1"/>
        </w:rPr>
        <w:t>the challenges of microbial identification</w:t>
      </w:r>
      <w:r w:rsidR="001D1C4C">
        <w:rPr>
          <w:color w:val="000000" w:themeColor="text1"/>
        </w:rPr>
        <w:t xml:space="preserve"> but require more testing and optimization. </w:t>
      </w:r>
      <w:r w:rsidR="00581799">
        <w:rPr>
          <w:rFonts w:ascii="Calibri" w:hAnsi="Calibri" w:cs="Calibri"/>
          <w:color w:val="000000" w:themeColor="text1"/>
        </w:rPr>
        <w:t xml:space="preserve">In this study, we compare metagenomics and total RNA sequencing (total RNA-Seq) in terms of their taxonomic profiling performance for microbial communities. </w:t>
      </w:r>
      <w:r w:rsidR="00581799">
        <w:t xml:space="preserve">We applied </w:t>
      </w:r>
      <w:r w:rsidR="00AA266E">
        <w:rPr>
          <w:rFonts w:ascii="Calibri" w:hAnsi="Calibri" w:cs="Calibri"/>
          <w:color w:val="000000" w:themeColor="text1"/>
        </w:rPr>
        <w:t xml:space="preserve">both </w:t>
      </w:r>
      <w:r w:rsidR="002D32D7">
        <w:rPr>
          <w:rFonts w:ascii="Calibri" w:hAnsi="Calibri" w:cs="Calibri"/>
          <w:color w:val="000000" w:themeColor="text1"/>
        </w:rPr>
        <w:t>techniques</w:t>
      </w:r>
      <w:r w:rsidR="00581799">
        <w:rPr>
          <w:rFonts w:ascii="Calibri" w:hAnsi="Calibri" w:cs="Calibri"/>
          <w:color w:val="000000" w:themeColor="text1"/>
        </w:rPr>
        <w:t xml:space="preserve"> on </w:t>
      </w:r>
      <w:r w:rsidR="00581799">
        <w:t>two sample sets</w:t>
      </w:r>
      <w:r w:rsidR="00AA266E">
        <w:t>,</w:t>
      </w:r>
      <w:r w:rsidR="00581799">
        <w:t xml:space="preserve"> 1) a commercially available microbial mock community, and 2) a display tank water sample</w:t>
      </w:r>
      <w:r w:rsidR="00AA266E">
        <w:t>. We processed the data using 1,532 pipelines and evaluated each workflow, i.e., the combination of sample type (</w:t>
      </w:r>
      <w:r w:rsidR="00AA266E">
        <w:rPr>
          <w:rFonts w:ascii="Calibri" w:hAnsi="Calibri" w:cs="Calibri"/>
          <w:color w:val="000000" w:themeColor="text1"/>
        </w:rPr>
        <w:t>metagenomic</w:t>
      </w:r>
      <w:r w:rsidR="00AA266E">
        <w:t xml:space="preserve">s or </w:t>
      </w:r>
      <w:r w:rsidR="00AA266E">
        <w:rPr>
          <w:rFonts w:ascii="Calibri" w:hAnsi="Calibri" w:cs="Calibri"/>
          <w:color w:val="000000" w:themeColor="text1"/>
        </w:rPr>
        <w:t>total RNA-Seq) and pipeline, in terms of their accuracy and precision.</w:t>
      </w:r>
    </w:p>
    <w:p w14:paraId="22B7B0D4" w14:textId="77777777" w:rsidR="00D8149D" w:rsidRDefault="00D8149D" w:rsidP="00E05CD2">
      <w:pPr>
        <w:spacing w:line="360" w:lineRule="auto"/>
      </w:pPr>
    </w:p>
    <w:p w14:paraId="6B810C0F" w14:textId="5D84519D" w:rsidR="00185301" w:rsidRDefault="00A53043" w:rsidP="00E05CD2">
      <w:pPr>
        <w:spacing w:line="360" w:lineRule="auto"/>
      </w:pPr>
      <w:r>
        <w:t xml:space="preserve">Results and discussion </w:t>
      </w:r>
      <w:r w:rsidR="00D8149D">
        <w:t xml:space="preserve">are </w:t>
      </w:r>
      <w:r>
        <w:t>t</w:t>
      </w:r>
      <w:r w:rsidR="00185301">
        <w:t>o be added</w:t>
      </w:r>
      <w:r w:rsidR="00BC4890">
        <w:t xml:space="preserve"> to abstract</w:t>
      </w:r>
    </w:p>
    <w:p w14:paraId="30EAB091" w14:textId="36847BAD" w:rsidR="00185301" w:rsidRDefault="00185301" w:rsidP="00E05CD2">
      <w:pPr>
        <w:spacing w:line="360" w:lineRule="auto"/>
      </w:pPr>
    </w:p>
    <w:p w14:paraId="13895CE3" w14:textId="163A997A" w:rsidR="00185301" w:rsidRDefault="00185301" w:rsidP="00E05CD2">
      <w:pPr>
        <w:spacing w:line="360" w:lineRule="auto"/>
      </w:pPr>
      <w:r>
        <w:t>Keywords:</w:t>
      </w:r>
      <w:r w:rsidR="00834DF1">
        <w:t xml:space="preserve"> </w:t>
      </w:r>
      <w:ins w:id="1" w:author="Christopher Hempel" w:date="2021-01-15T13:22:00Z">
        <w:r w:rsidR="00660647">
          <w:t xml:space="preserve">metagenomics, metatranscriptomics, </w:t>
        </w:r>
      </w:ins>
      <w:ins w:id="2" w:author="Christopher Hempel" w:date="2021-01-12T16:21:00Z">
        <w:r w:rsidR="00834DF1">
          <w:t>biomonitoring, freshwater</w:t>
        </w:r>
      </w:ins>
      <w:ins w:id="3" w:author="Christopher Hempel" w:date="2021-01-12T16:24:00Z">
        <w:r w:rsidR="00834DF1">
          <w:t>,</w:t>
        </w:r>
      </w:ins>
      <w:ins w:id="4" w:author="Christopher Hempel" w:date="2021-01-15T13:22:00Z">
        <w:r w:rsidR="00834DF1">
          <w:t xml:space="preserve"> ecological assessment</w:t>
        </w:r>
      </w:ins>
      <w:r w:rsidR="00834DF1">
        <w:t xml:space="preserve"> </w:t>
      </w:r>
      <w:ins w:id="5" w:author="Christopher Hempel" w:date="2021-01-15T13:23:00Z">
        <w:r w:rsidR="00660647">
          <w:t>benchmark</w:t>
        </w:r>
      </w:ins>
      <w:ins w:id="6" w:author="Christopher Hempel" w:date="2021-01-15T13:48:00Z">
        <w:r w:rsidR="00F6292D">
          <w:t>ing</w:t>
        </w:r>
      </w:ins>
      <w:ins w:id="7" w:author="Christopher Hempel" w:date="2021-01-15T13:23:00Z">
        <w:r w:rsidR="00660647">
          <w:t>, taxonomic profiling, multi-domain</w:t>
        </w:r>
      </w:ins>
      <w:ins w:id="8" w:author="Christopher Hempel" w:date="2021-01-15T13:48:00Z">
        <w:r w:rsidR="00F6292D">
          <w:t>, bioinformatics pipeline</w:t>
        </w:r>
      </w:ins>
      <w:ins w:id="9" w:author="Christopher Hempel" w:date="2021-01-15T13:49:00Z">
        <w:r w:rsidR="00F6292D">
          <w:t>, mock community</w:t>
        </w:r>
      </w:ins>
    </w:p>
    <w:p w14:paraId="72C74ACD" w14:textId="52AE4C23" w:rsidR="00EE3DBD" w:rsidRDefault="00EE3DBD" w:rsidP="001B2FBE">
      <w:pPr>
        <w:pStyle w:val="Heading1"/>
      </w:pPr>
      <w:r>
        <w:t>Introduction</w:t>
      </w:r>
    </w:p>
    <w:p w14:paraId="2A416337" w14:textId="6CEAB0AD" w:rsidR="00E25E0F" w:rsidRPr="00E25E0F" w:rsidRDefault="00E25E0F" w:rsidP="00E25E0F">
      <w:pPr>
        <w:spacing w:line="360" w:lineRule="auto"/>
        <w:rPr>
          <w:ins w:id="10" w:author="Christopher Hempel" w:date="2021-01-18T12:16:00Z"/>
          <w:highlight w:val="yellow"/>
        </w:rPr>
      </w:pPr>
      <w:ins w:id="11" w:author="Christopher Hempel" w:date="2021-01-18T12:16:00Z">
        <w:r w:rsidRPr="00E25E0F">
          <w:t xml:space="preserve">Our ecosystems are globally deteriorating at an unprecedented speed, causing a rapid biodiversity decline that is considered the sixth mass extinction event </w:t>
        </w:r>
        <w:r w:rsidRPr="00E25E0F">
          <w:fldChar w:fldCharType="begin" w:fldLock="1"/>
        </w:r>
      </w:ins>
      <w:r w:rsidR="00B526F6">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Services","type":"book"},"uris":["http://www.mendeley.com/documents/?uuid=b66edb61-9db8-47ab-bf2d-28aa3e474b60"]},{"id":"ITEM-2","itemData":{"ISBN":"978-2-940529-99-5","abstract":"This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…","author":[{"dropping-particle":"","family":"WWF","given":"","non-dropping-particle":"","parse-names":false,"suffix":""}],"editor":[{"dropping-particle":"","family":"Almond","given":"R. E. A.","non-dropping-particle":"","parse-names":false,"suffix":""},{"dropping-particle":"","family":"Grooten","given":"M.","non-dropping-particle":"","parse-names":false,"suffix":""},{"dropping-particle":"","family":"Petersen","given":"T.","non-dropping-particle":"","parse-names":false,"suffix":""}],"id":"ITEM-2","issued":{"date-parts":[["2020"]]},"number-of-pages":"1-159","publisher-place":"Gland, Switzerland","title":"Living Planet Report 2020 - Bending the curve of biodiversity loss","type":"book"},"uris":["http://www.mendeley.com/documents/?uuid=6fef1aa9-7683-4857-a813-650112086d92"]},{"id":"ITEM-3","itemData":{"DOI":"10.1126/sciadv.1400253","ISSN":"23752548","abstract":"The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Advances","id":"ITEM-3","issue":"5","issued":{"date-parts":[["2015"]]},"title":"Accelerated modern human-induced species losses: Entering the sixth mass extinction","type":"article-journal","volume":"1"},"uris":["http://www.mendeley.com/documents/?uuid=a8d3fafc-3dc1-4e19-95a3-47d33b35136a"]},{"id":"ITEM-4","itemData":{"DOI":"10.1126/science.1246752","ISSN":"10959203","PMID":"24876501","abstract":"Recent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O.","non-dropping-particle":"","parse-names":false,"suffix":""}],"container-title":"Science","id":"ITEM-4","issue":"6187","issued":{"date-parts":[["2014"]]},"title":"The biodiversity of species and their rates of extinction, distribution, and protection","type":"article-journal","volume":"344"},"uris":["http://www.mendeley.com/documents/?uuid=bfe76630-72a2-46e9-9cfa-284bd32929a9"]}],"mendeley":{"formattedCitation":"(Ceballos et al., 2015; IPBES, 2019; Pimm et al., 2014; WWF, 2020)","plainTextFormattedCitation":"(Ceballos et al., 2015; IPBES, 2019; Pimm et al., 2014; WWF, 2020)","previouslyFormattedCitation":"(Ceballos et al., 2015; IPBES, 2019; Pimm et al., 2014; WWF, 2020)"},"properties":{"noteIndex":0},"schema":"https://github.com/citation-style-language/schema/raw/master/csl-citation.json"}</w:instrText>
      </w:r>
      <w:ins w:id="12" w:author="Christopher Hempel" w:date="2021-01-18T12:16:00Z">
        <w:r w:rsidRPr="00E25E0F">
          <w:fldChar w:fldCharType="separate"/>
        </w:r>
        <w:r w:rsidRPr="00E25E0F">
          <w:rPr>
            <w:noProof/>
          </w:rPr>
          <w:t>(Ceballos et al., 2015; IPBES, 2019; Pimm et al., 2014; WWF, 2020)</w:t>
        </w:r>
        <w:r w:rsidRPr="00E25E0F">
          <w:fldChar w:fldCharType="end"/>
        </w:r>
        <w:r w:rsidRPr="00E25E0F">
          <w:t>. This deterioration negatively affects ecosystem services, and the economic losses ﻿due to land use change are estimated at 4.3 – 20.2 trillion</w:t>
        </w:r>
        <w:r>
          <w:t xml:space="preserve"> $US</w:t>
        </w:r>
        <w:r w:rsidRPr="004515D7">
          <w:t>/y</w:t>
        </w:r>
        <w:r>
          <w:t>ea</w:t>
        </w:r>
        <w:r w:rsidRPr="004515D7">
          <w:t>r</w:t>
        </w:r>
        <w:r>
          <w:t xml:space="preserve"> between </w:t>
        </w:r>
        <w:r w:rsidRPr="004515D7">
          <w:t>1997 to 2011</w:t>
        </w:r>
        <w:r>
          <w:t xml:space="preserve"> </w:t>
        </w:r>
        <w:r>
          <w:fldChar w:fldCharType="begin" w:fldLock="1"/>
        </w:r>
        <w:r>
          <w:instrText>ADDIN CSL_CITATION {"citationItems":[{"id":"ITEM-1","itemData":{"DOI":"10.1016/j.gloenvcha.2014.04.002","ISSN":"09593780","abstract":"In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 © 2014 Elsevier Ltd.","author":[{"dropping-particle":"","family":"Costanza","given":"Robert","non-dropping-particle":"","parse-names":false,"suffix":""},{"dropping-particle":"","family":"Groot","given":"Rudolf","non-dropping-particle":"de","parse-names":false,"suffix":""},{"dropping-particle":"","family":"Sutton","given":"Paul","non-dropping-particle":"","parse-names":false,"suffix":""},{"dropping-particle":"","family":"Ploeg","given":"Sander","non-dropping-particle":"van der","parse-names":false,"suffix":""},{"dropping-particle":"","family":"Anderson","given":"Sharolyn J.","non-dropping-particle":"","parse-names":false,"suffix":""},{"dropping-particle":"","family":"Kubiszewski","given":"Ida","non-dropping-particle":"","parse-names":false,"suffix":""},{"dropping-particle":"","family":"Farber","given":"Stephen","non-dropping-particle":"","parse-names":false,"suffix":""},{"dropping-particle":"","family":"Turner","given":"R. Kerry","non-dropping-particle":"","parse-names":false,"suffix":""}],"container-title":"Global Environmental Change","id":"ITEM-1","issue":"1","issued":{"date-parts":[["2014"]]},"page":"152-158","publisher":"Elsevier Ltd","title":"Changes in the global value of ecosystem services","type":"article-journal","volume":"26"},"uris":["http://www.mendeley.com/documents/?uuid=67ac4495-8106-45d2-a9f4-6aec9d171ecc"]}],"mendeley":{"formattedCitation":"(Costanza et al., 2014)","plainTextFormattedCitation":"(Costanza et al., 2014)","previouslyFormattedCitation":"(Costanza et al., 2014)"},"properties":{"noteIndex":0},"schema":"https://github.com/citation-style-language/schema/raw/master/csl-citation.json"}</w:instrText>
        </w:r>
        <w:r>
          <w:fldChar w:fldCharType="separate"/>
        </w:r>
        <w:r w:rsidRPr="00C60D5E">
          <w:rPr>
            <w:noProof/>
          </w:rPr>
          <w:t>(Costanza et al., 2014)</w:t>
        </w:r>
        <w:r>
          <w:fldChar w:fldCharType="end"/>
        </w:r>
        <w:r>
          <w:t>. Consequently, ecosystem protection</w:t>
        </w:r>
      </w:ins>
      <w:ins w:id="13" w:author="Christopher Hempel" w:date="2021-01-18T12:18:00Z">
        <w:r>
          <w:t xml:space="preserve"> is </w:t>
        </w:r>
      </w:ins>
      <w:ins w:id="14" w:author="Christopher Hempel" w:date="2021-01-18T12:16:00Z">
        <w:r>
          <w:t xml:space="preserve"> </w:t>
        </w:r>
        <w:r>
          <w:lastRenderedPageBreak/>
          <w:t xml:space="preserve">gaining increased attention, also on a political scale </w:t>
        </w:r>
        <w:r>
          <w:fldChar w:fldCharType="begin" w:fldLock="1"/>
        </w:r>
        <w:r>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Services","type":"book"},"uris":["http://www.mendeley.com/documents/?uuid=b66edb61-9db8-47ab-bf2d-28aa3e474b60"]}],"mendeley":{"formattedCitation":"(IPBES, 2019)","plainTextFormattedCitation":"(IPBES, 2019)","previouslyFormattedCitation":"(IPBES, 2019)"},"properties":{"noteIndex":0},"schema":"https://github.com/citation-style-language/schema/raw/master/csl-citation.json"}</w:instrText>
        </w:r>
        <w:r>
          <w:fldChar w:fldCharType="separate"/>
        </w:r>
        <w:r w:rsidRPr="00A200C3">
          <w:rPr>
            <w:noProof/>
          </w:rPr>
          <w:t>(IPBES, 2019)</w:t>
        </w:r>
        <w:r>
          <w:fldChar w:fldCharType="end"/>
        </w:r>
        <w:r>
          <w:t xml:space="preserve">. In this study, we focus on </w:t>
        </w:r>
      </w:ins>
      <w:ins w:id="15" w:author="Christopher Hempel" w:date="2021-01-18T12:19:00Z">
        <w:r>
          <w:t xml:space="preserve">the assessment of </w:t>
        </w:r>
      </w:ins>
      <w:ins w:id="16" w:author="Christopher Hempel" w:date="2021-01-18T12:16:00Z">
        <w:r>
          <w:t>freshwater ecosystems, however, the implications of our study could be valuable for other ecosystem types as well, including soil and marine environments.</w:t>
        </w:r>
      </w:ins>
      <w:r w:rsidR="00834DF1">
        <w:t xml:space="preserve"> </w:t>
      </w:r>
      <w:commentRangeStart w:id="17"/>
      <w:r w:rsidR="00834DF1">
        <w:t>*</w:t>
      </w:r>
      <w:commentRangeEnd w:id="17"/>
      <w:r w:rsidR="00834DF1">
        <w:rPr>
          <w:rStyle w:val="CommentReference"/>
        </w:rPr>
        <w:commentReference w:id="17"/>
      </w:r>
    </w:p>
    <w:p w14:paraId="7F4EE7A8" w14:textId="14DA53FD" w:rsidR="00EE3DBD" w:rsidRDefault="00E56109" w:rsidP="00FF750D">
      <w:pPr>
        <w:spacing w:line="360" w:lineRule="auto"/>
        <w:ind w:firstLine="576"/>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sidR="00E25E0F">
        <w:rPr>
          <w:rFonts w:ascii="Calibri" w:hAnsi="Calibri" w:cs="Calibri"/>
        </w:rPr>
        <w:t>freshwaters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habitat fragmentation</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E25E0F">
        <w:rPr>
          <w:rFonts w:ascii="Calibri" w:hAnsi="Calibri" w:cs="Calibri"/>
        </w:rPr>
        <w:t xml:space="preserve">s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6F5E4962"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900C66">
        <w:rPr>
          <w:rFonts w:ascii="Calibri" w:hAnsi="Calibri" w:cs="Calibri"/>
        </w:rPr>
        <w:t>by</w:t>
      </w:r>
      <w:r w:rsidR="005F1BC0">
        <w:rPr>
          <w:rFonts w:ascii="Calibri" w:hAnsi="Calibri" w:cs="Calibri"/>
        </w:rPr>
        <w:t xml:space="preserve">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w:t>
      </w:r>
      <w:r w:rsidR="00900C66">
        <w:rPr>
          <w:rFonts w:ascii="Calibri" w:hAnsi="Calibri" w:cs="Calibri"/>
        </w:rPr>
        <w:t>so-called</w:t>
      </w:r>
      <w:r w:rsidR="009F6B54">
        <w:rPr>
          <w:rFonts w:ascii="Calibri" w:hAnsi="Calibri" w:cs="Calibri"/>
        </w:rPr>
        <w:t xml:space="preserve">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xml:space="preserve">, and </w:t>
      </w:r>
      <w:r w:rsidR="00E25E0F">
        <w:rPr>
          <w:rFonts w:ascii="Calibri" w:hAnsi="Calibri" w:cs="Calibri"/>
        </w:rPr>
        <w:t xml:space="preserve">microbial </w:t>
      </w:r>
      <w:r w:rsidR="003B2870">
        <w:rPr>
          <w:rFonts w:ascii="Calibri" w:hAnsi="Calibri" w:cs="Calibri"/>
        </w:rPr>
        <w:t>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5F1BC0">
        <w:rPr>
          <w:rFonts w:ascii="Calibri" w:hAnsi="Calibri" w:cs="Calibri"/>
        </w:rPr>
        <w:t xml:space="preserve">other </w:t>
      </w:r>
      <w:r w:rsidR="00AE1B39">
        <w:rPr>
          <w:rFonts w:ascii="Calibri" w:hAnsi="Calibri" w:cs="Calibri"/>
        </w:rPr>
        <w:t>microbes</w:t>
      </w:r>
      <w:r w:rsidR="009F6B54">
        <w:rPr>
          <w:rFonts w:ascii="Calibri" w:hAnsi="Calibri" w:cs="Calibri"/>
        </w:rPr>
        <w:t xml:space="preserve"> (unicellular organisms</w:t>
      </w:r>
      <w:r w:rsidR="005F7CE5">
        <w:rPr>
          <w:rFonts w:ascii="Calibri" w:hAnsi="Calibri" w:cs="Calibri"/>
        </w:rPr>
        <w:t>, including bacteria, archaea, and unicellular eukaryotes</w:t>
      </w:r>
      <w:r w:rsidR="009F6B54">
        <w:rPr>
          <w:rFonts w:ascii="Calibri" w:hAnsi="Calibri" w:cs="Calibri"/>
        </w:rPr>
        <w:t>)</w:t>
      </w:r>
      <w:r w:rsidR="00696C5A">
        <w:rPr>
          <w:rFonts w:ascii="Calibri" w:hAnsi="Calibri" w:cs="Calibri"/>
        </w:rPr>
        <w:t xml:space="preserve">, since they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B526F6">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an","non-dropping-particle":"","parse-names":false,"suffix":""},{"dropping-particle":"","family":"Lejzerowicz","given":"F.","non-dropping-particle":"","parse-names":false,"suffix":""},{"dropping-particle":"","family":"Apotheloz-Perret-Gentil","given":"L.","non-dropping-particle":"","parse-names":false,"suffix":""},{"dropping-particle":"","family":"Visco","given":"Joana Amorim","non-dropping-particle":"","parse-names":false,"suffix":""},{"dropping-particle":"","family":"Esling","given":"P.","non-dropping-particle":"","parse-names":false,"suffix":""}],"container-title":"European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Biomonitoring","type":"article-journal","volume":"27"},"uris":["http://www.mendeley.com/documents/?uuid=8ea21dac-c19d-427b-8c06-02e6c70f2907"]}],"mendeley":{"formattedCitation":"(Cordier et al., 2019; Foissner and Berger, 1996; McArthur, 2001; Pawlowski et al., 2016; Payne, 2013; Smith et al., 2015; Stoeck et al., 2018)","plainTextFormattedCitation":"(Cordier et al., 2019; Foissner and Berger, 1996; McArthur, 2001; Pawlowski et al., 2016; Payne, 2013;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1F09D3" w:rsidRPr="00550923">
        <w:rPr>
          <w:bCs/>
          <w:noProof/>
          <w:color w:val="000000" w:themeColor="text1"/>
          <w:lang w:val="da-DK"/>
        </w:rPr>
        <w:t>(Cordier et al., 2019; Foissner and Berger, 1996; McArthur, 2001; Pawlowski et al., 2016; Payne, 2013;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78269E5A" w14:textId="122759A6" w:rsidR="009F6B54"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 </w:t>
      </w:r>
      <w:r w:rsidR="005F1BC0">
        <w:rPr>
          <w:color w:val="000000" w:themeColor="text1"/>
        </w:rPr>
        <w:t xml:space="preserve">is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5F1BC0">
        <w:rPr>
          <w:rFonts w:ascii="Calibri" w:hAnsi="Calibri" w:cs="Calibri"/>
          <w:color w:val="000000" w:themeColor="text1"/>
        </w:rPr>
        <w:t xml:space="preserve">it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lastRenderedPageBreak/>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(Alberdi et al., 2018; Elbrecht and Leese, 2015; Krehenwinkel et al., 2017; Piñol 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 xml:space="preserve">PCR-related </w:t>
      </w:r>
      <w:r w:rsidR="005F1BC0">
        <w:rPr>
          <w:rFonts w:ascii="Calibri" w:hAnsi="Calibri" w:cs="Calibri"/>
          <w:color w:val="000000" w:themeColor="text1"/>
        </w:rPr>
        <w:t xml:space="preserve">issues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 cannot be entirely covered</w:t>
      </w:r>
      <w:r w:rsidR="00C42FCD">
        <w:rPr>
          <w:rFonts w:ascii="Calibri" w:hAnsi="Calibri" w:cs="Calibri"/>
          <w:color w:val="000000" w:themeColor="text1"/>
        </w:rPr>
        <w:t xml:space="preserve">. </w:t>
      </w:r>
    </w:p>
    <w:p w14:paraId="5784B722" w14:textId="38AC4E4A" w:rsidR="00AE1B39" w:rsidRDefault="009F6B54" w:rsidP="009F6B54">
      <w:pPr>
        <w:spacing w:line="360" w:lineRule="auto"/>
        <w:ind w:firstLine="576"/>
        <w:jc w:val="both"/>
        <w:rPr>
          <w:rFonts w:ascii="Calibri" w:hAnsi="Calibri" w:cs="Calibri"/>
          <w:color w:val="000000" w:themeColor="text1"/>
        </w:rPr>
      </w:pPr>
      <w:proofErr w:type="spellStart"/>
      <w:r w:rsidRPr="00550923">
        <w:rPr>
          <w:rFonts w:ascii="Calibri" w:hAnsi="Calibri" w:cs="Calibri"/>
          <w:color w:val="000000" w:themeColor="text1"/>
          <w:lang w:val="da-DK"/>
        </w:rPr>
        <w:t>T</w:t>
      </w:r>
      <w:r w:rsidR="00C42FCD" w:rsidRPr="00550923">
        <w:rPr>
          <w:rFonts w:ascii="Calibri" w:hAnsi="Calibri" w:cs="Calibri"/>
          <w:color w:val="000000" w:themeColor="text1"/>
          <w:lang w:val="da-DK"/>
        </w:rPr>
        <w:t>axonomic</w:t>
      </w:r>
      <w:proofErr w:type="spellEnd"/>
      <w:r w:rsidR="00C42FCD" w:rsidRPr="00550923">
        <w:rPr>
          <w:rFonts w:ascii="Calibri" w:hAnsi="Calibri" w:cs="Calibri"/>
          <w:color w:val="000000" w:themeColor="text1"/>
          <w:lang w:val="da-DK"/>
        </w:rPr>
        <w:t xml:space="preserve"> </w:t>
      </w:r>
      <w:proofErr w:type="spellStart"/>
      <w:r w:rsidR="00C42FCD" w:rsidRPr="00550923">
        <w:rPr>
          <w:rFonts w:ascii="Calibri" w:hAnsi="Calibri" w:cs="Calibri"/>
          <w:color w:val="000000" w:themeColor="text1"/>
          <w:lang w:val="da-DK"/>
        </w:rPr>
        <w:t>coverage</w:t>
      </w:r>
      <w:proofErr w:type="spellEnd"/>
      <w:r w:rsidR="00C42FCD"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can</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be</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increased</w:t>
      </w:r>
      <w:proofErr w:type="spellEnd"/>
      <w:r w:rsidRPr="00550923">
        <w:rPr>
          <w:rFonts w:ascii="Calibri" w:hAnsi="Calibri" w:cs="Calibri"/>
          <w:color w:val="000000" w:themeColor="text1"/>
          <w:lang w:val="da-DK"/>
        </w:rPr>
        <w:t xml:space="preserve"> </w:t>
      </w:r>
      <w:r w:rsidR="00C42FCD" w:rsidRPr="00550923">
        <w:rPr>
          <w:rFonts w:ascii="Calibri" w:hAnsi="Calibri" w:cs="Calibri"/>
          <w:color w:val="000000" w:themeColor="text1"/>
          <w:lang w:val="da-DK"/>
        </w:rPr>
        <w:t xml:space="preserve">by </w:t>
      </w:r>
      <w:proofErr w:type="spellStart"/>
      <w:r w:rsidR="00C42FCD" w:rsidRPr="00550923">
        <w:rPr>
          <w:rFonts w:ascii="Calibri" w:hAnsi="Calibri" w:cs="Calibri"/>
          <w:color w:val="000000" w:themeColor="text1"/>
          <w:lang w:val="da-DK"/>
        </w:rPr>
        <w:t>including</w:t>
      </w:r>
      <w:proofErr w:type="spellEnd"/>
      <w:r w:rsidR="00C42FCD" w:rsidRPr="00550923">
        <w:rPr>
          <w:rFonts w:ascii="Calibri" w:hAnsi="Calibri" w:cs="Calibri"/>
          <w:color w:val="000000" w:themeColor="text1"/>
          <w:lang w:val="da-DK"/>
        </w:rPr>
        <w:t xml:space="preserve"> multiple</w:t>
      </w:r>
      <w:r w:rsidR="00AF0A00" w:rsidRPr="00550923">
        <w:rPr>
          <w:rFonts w:ascii="Calibri" w:hAnsi="Calibri" w:cs="Calibri"/>
          <w:color w:val="000000" w:themeColor="text1"/>
          <w:lang w:val="da-DK"/>
        </w:rPr>
        <w:t xml:space="preserve"> </w:t>
      </w:r>
      <w:proofErr w:type="spellStart"/>
      <w:r w:rsidR="00AF0A00" w:rsidRPr="00550923">
        <w:rPr>
          <w:rFonts w:ascii="Calibri" w:hAnsi="Calibri" w:cs="Calibri"/>
          <w:color w:val="000000" w:themeColor="text1"/>
          <w:lang w:val="da-DK"/>
        </w:rPr>
        <w:t>pri</w:t>
      </w:r>
      <w:r w:rsidR="00AF0A00">
        <w:rPr>
          <w:rFonts w:ascii="Calibri" w:hAnsi="Calibri" w:cs="Calibri"/>
          <w:color w:val="000000" w:themeColor="text1"/>
        </w:rPr>
        <w:t>mer</w:t>
      </w:r>
      <w:r w:rsidR="00C42FCD">
        <w:rPr>
          <w:rFonts w:ascii="Calibri" w:hAnsi="Calibri" w:cs="Calibri"/>
          <w:color w:val="000000" w:themeColor="text1"/>
        </w:rPr>
        <w:t>s</w:t>
      </w:r>
      <w:proofErr w:type="spellEnd"/>
      <w:r w:rsidR="00C42FCD">
        <w:rPr>
          <w:rFonts w:ascii="Calibri" w:hAnsi="Calibri" w:cs="Calibri"/>
          <w:color w:val="000000" w:themeColor="text1"/>
        </w:rPr>
        <w:t xml:space="preserve"> </w:t>
      </w:r>
      <w:r>
        <w:rPr>
          <w:rStyle w:val="FootnoteReference"/>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Pr>
          <w:rStyle w:val="FootnoteReference"/>
          <w:rFonts w:ascii="Calibri" w:hAnsi="Calibri" w:cs="Calibri"/>
          <w:color w:val="000000" w:themeColor="text1"/>
        </w:rPr>
        <w:fldChar w:fldCharType="separate"/>
      </w:r>
      <w:r w:rsidR="005F7CE5" w:rsidRPr="005F7CE5">
        <w:rPr>
          <w:rFonts w:ascii="Calibri" w:hAnsi="Calibri" w:cs="Calibri"/>
          <w:bCs/>
          <w:noProof/>
          <w:color w:val="000000" w:themeColor="text1"/>
          <w:lang w:val="en-US"/>
        </w:rPr>
        <w:t>(Alberdi et al., 2018; De Barba et al., 2014; Stat et al., 2017; Zhang et al., 2018)</w:t>
      </w:r>
      <w:r>
        <w:rPr>
          <w:rStyle w:val="FootnoteReference"/>
          <w:rFonts w:ascii="Calibri" w:hAnsi="Calibri" w:cs="Calibri"/>
          <w:color w:val="000000" w:themeColor="text1"/>
        </w:rPr>
        <w:fldChar w:fldCharType="end"/>
      </w:r>
      <w:r>
        <w:rPr>
          <w:rFonts w:ascii="Calibri" w:hAnsi="Calibri" w:cs="Calibri"/>
          <w:color w:val="000000" w:themeColor="text1"/>
        </w:rPr>
        <w:t>, but this approach is also known to</w:t>
      </w:r>
      <w:r w:rsidR="00900C66">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r w:rsidR="00AE1B39">
        <w:rPr>
          <w:rFonts w:ascii="Calibri" w:hAnsi="Calibri" w:cs="Calibri"/>
          <w:color w:val="000000" w:themeColor="text1"/>
        </w:rPr>
        <w:t xml:space="preserve">Consequently, both traditional approaches and DNA metabarcoding </w:t>
      </w:r>
      <w:r>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AE1B39">
        <w:rPr>
          <w:rFonts w:ascii="Calibri" w:hAnsi="Calibri" w:cs="Calibri"/>
          <w:color w:val="000000" w:themeColor="text1"/>
        </w:rPr>
        <w:t xml:space="preserve"> of the biodiversity </w:t>
      </w:r>
      <w:r w:rsidR="00202CD7">
        <w:rPr>
          <w:rFonts w:ascii="Calibri" w:hAnsi="Calibri" w:cs="Calibri"/>
          <w:color w:val="000000" w:themeColor="text1"/>
        </w:rPr>
        <w:t>in</w:t>
      </w:r>
      <w:r w:rsidR="00AE1B39">
        <w:rPr>
          <w:rFonts w:ascii="Calibri" w:hAnsi="Calibri" w:cs="Calibri"/>
          <w:color w:val="000000" w:themeColor="text1"/>
        </w:rPr>
        <w:t xml:space="preserve"> a </w:t>
      </w:r>
      <w:r w:rsidR="002D5F25">
        <w:rPr>
          <w:rFonts w:ascii="Calibri" w:hAnsi="Calibri" w:cs="Calibri"/>
          <w:color w:val="000000" w:themeColor="text1"/>
        </w:rPr>
        <w:t xml:space="preserve">freshwater </w:t>
      </w:r>
      <w:r w:rsidR="00AE1B39">
        <w:rPr>
          <w:rFonts w:ascii="Calibri" w:hAnsi="Calibri" w:cs="Calibri"/>
          <w:color w:val="000000" w:themeColor="text1"/>
        </w:rPr>
        <w:t xml:space="preserve">ecosystem. </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6C19AA44" w14:textId="77777777" w:rsidR="00CE3F17" w:rsidRDefault="00645104" w:rsidP="00E66D82">
      <w:pPr>
        <w:spacing w:line="360" w:lineRule="auto"/>
        <w:ind w:firstLine="720"/>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547A28">
        <w:rPr>
          <w:rFonts w:ascii="Calibri" w:hAnsi="Calibri" w:cs="Calibri"/>
          <w:color w:val="000000" w:themeColor="text1"/>
        </w:rPr>
        <w:t>for</w:t>
      </w:r>
      <w:r w:rsidR="00905D51">
        <w:rPr>
          <w:rFonts w:ascii="Calibri" w:hAnsi="Calibri" w:cs="Calibri"/>
          <w:color w:val="000000" w:themeColor="text1"/>
        </w:rPr>
        <w:t xml:space="preserve">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641CEE">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2019)","previouslyFormattedCitation":"(Shakya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132B1D">
        <w:rPr>
          <w:rFonts w:ascii="Calibri" w:hAnsi="Calibri" w:cs="Calibri"/>
          <w:color w:val="000000" w:themeColor="text1"/>
        </w:rPr>
        <w:t>That way, e</w:t>
      </w:r>
      <w:r w:rsidR="00905D51">
        <w:rPr>
          <w:rFonts w:ascii="Calibri" w:hAnsi="Calibri" w:cs="Calibri"/>
          <w:color w:val="000000" w:themeColor="text1"/>
        </w:rPr>
        <w:t xml:space="preserve">ntire </w:t>
      </w:r>
      <w:r w:rsidR="007F079D">
        <w:rPr>
          <w:rFonts w:ascii="Calibri" w:hAnsi="Calibri" w:cs="Calibri"/>
          <w:color w:val="000000" w:themeColor="text1"/>
        </w:rPr>
        <w:t xml:space="preserve">communities </w:t>
      </w:r>
      <w:r w:rsidR="00132B1D">
        <w:rPr>
          <w:rFonts w:ascii="Calibri" w:hAnsi="Calibri" w:cs="Calibri"/>
          <w:color w:val="000000" w:themeColor="text1"/>
        </w:rPr>
        <w:t>can be</w:t>
      </w:r>
      <w:r w:rsidR="007F079D">
        <w:rPr>
          <w:rFonts w:ascii="Calibri" w:hAnsi="Calibri" w:cs="Calibri"/>
          <w:color w:val="000000" w:themeColor="text1"/>
        </w:rPr>
        <w:t xml:space="preserve"> sequenced </w:t>
      </w:r>
      <w:r w:rsidR="00AE0642">
        <w:rPr>
          <w:rFonts w:ascii="Calibri" w:hAnsi="Calibri" w:cs="Calibri"/>
          <w:color w:val="000000" w:themeColor="text1"/>
        </w:rPr>
        <w:t xml:space="preserve">and identified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06E46C97" w14:textId="005FABFF" w:rsidR="00CE3F17" w:rsidRDefault="00132B1D" w:rsidP="00CE3F17">
      <w:pPr>
        <w:spacing w:line="360" w:lineRule="auto"/>
        <w:ind w:firstLine="720"/>
        <w:jc w:val="both"/>
        <w:rPr>
          <w:rFonts w:ascii="Calibri" w:hAnsi="Calibri" w:cs="Calibri"/>
          <w:color w:val="000000" w:themeColor="text1"/>
        </w:rPr>
      </w:pPr>
      <w:r>
        <w:rPr>
          <w:rFonts w:ascii="Calibri" w:hAnsi="Calibri" w:cs="Calibri"/>
          <w:color w:val="000000" w:themeColor="text1"/>
        </w:rPr>
        <w:t xml:space="preserve">Metatranscriptomics </w:t>
      </w:r>
      <w:r w:rsidR="00AD7CE8">
        <w:rPr>
          <w:rFonts w:ascii="Calibri" w:hAnsi="Calibri" w:cs="Calibri"/>
          <w:color w:val="000000" w:themeColor="text1"/>
        </w:rPr>
        <w:t>traditionally</w:t>
      </w:r>
      <w:r>
        <w:rPr>
          <w:rFonts w:ascii="Calibri" w:hAnsi="Calibri" w:cs="Calibri"/>
          <w:color w:val="000000" w:themeColor="text1"/>
        </w:rPr>
        <w:t xml:space="preserve"> involves an mRNA enrichment step to investigate </w:t>
      </w:r>
      <w:r w:rsidR="00635448">
        <w:rPr>
          <w:rFonts w:ascii="Calibri" w:hAnsi="Calibri" w:cs="Calibri"/>
          <w:color w:val="000000" w:themeColor="text1"/>
        </w:rPr>
        <w:t xml:space="preserve">actively </w:t>
      </w:r>
      <w:r>
        <w:rPr>
          <w:rFonts w:ascii="Calibri" w:hAnsi="Calibri" w:cs="Calibri"/>
          <w:color w:val="000000" w:themeColor="text1"/>
        </w:rPr>
        <w:t>expressed genes</w:t>
      </w:r>
      <w:r w:rsidR="00635448">
        <w:rPr>
          <w:rFonts w:ascii="Calibri" w:hAnsi="Calibri" w:cs="Calibri"/>
          <w:color w:val="000000" w:themeColor="text1"/>
        </w:rPr>
        <w:t xml:space="preserve"> in the form of coding RNA</w:t>
      </w:r>
      <w:r>
        <w:rPr>
          <w:rFonts w:ascii="Calibri" w:hAnsi="Calibri" w:cs="Calibri"/>
          <w:color w:val="000000" w:themeColor="text1"/>
        </w:rPr>
        <w:t xml:space="preserve">. However, </w:t>
      </w:r>
      <w:r w:rsidR="005869F3">
        <w:rPr>
          <w:rFonts w:ascii="Calibri" w:hAnsi="Calibri" w:cs="Calibri"/>
          <w:color w:val="000000" w:themeColor="text1"/>
        </w:rPr>
        <w:t xml:space="preserve">it is possible to skip the mRNA enrichment step and to investigate </w:t>
      </w:r>
      <w:r w:rsidR="00635448">
        <w:rPr>
          <w:rFonts w:ascii="Calibri" w:hAnsi="Calibri" w:cs="Calibri"/>
          <w:color w:val="000000" w:themeColor="text1"/>
        </w:rPr>
        <w:t>the total RNA, including non-coding rRNA. This approach</w:t>
      </w:r>
      <w:r w:rsidR="000848B1">
        <w:rPr>
          <w:rFonts w:ascii="Calibri" w:hAnsi="Calibri" w:cs="Calibri"/>
          <w:color w:val="000000" w:themeColor="text1"/>
        </w:rPr>
        <w:t xml:space="preserve"> </w:t>
      </w:r>
      <w:r w:rsidR="00CB49D0">
        <w:rPr>
          <w:rFonts w:ascii="Calibri" w:hAnsi="Calibri" w:cs="Calibri"/>
          <w:color w:val="000000" w:themeColor="text1"/>
        </w:rPr>
        <w:t xml:space="preserve">was originally </w:t>
      </w:r>
      <w:r w:rsidR="000848B1">
        <w:rPr>
          <w:rFonts w:ascii="Calibri" w:hAnsi="Calibri" w:cs="Calibri"/>
          <w:color w:val="000000" w:themeColor="text1"/>
        </w:rPr>
        <w:t xml:space="preserve">referred to as </w:t>
      </w:r>
      <w:r w:rsidR="00B7633E">
        <w:rPr>
          <w:rFonts w:ascii="Calibri" w:hAnsi="Calibri" w:cs="Calibri"/>
          <w:color w:val="000000" w:themeColor="text1"/>
        </w:rPr>
        <w:t>d</w:t>
      </w:r>
      <w:r w:rsidR="00CB49D0" w:rsidRPr="00CB49D0">
        <w:rPr>
          <w:rFonts w:ascii="Calibri" w:hAnsi="Calibri" w:cs="Calibri"/>
          <w:color w:val="000000" w:themeColor="text1"/>
        </w:rPr>
        <w:t>ouble</w:t>
      </w:r>
      <w:r w:rsidR="00CB49D0">
        <w:rPr>
          <w:rFonts w:ascii="Calibri" w:hAnsi="Calibri" w:cs="Calibri"/>
          <w:color w:val="000000" w:themeColor="text1"/>
        </w:rPr>
        <w:t>-</w:t>
      </w:r>
      <w:r w:rsidR="00CB49D0" w:rsidRPr="00CB49D0">
        <w:rPr>
          <w:rFonts w:ascii="Calibri" w:hAnsi="Calibri" w:cs="Calibri"/>
          <w:color w:val="000000" w:themeColor="text1"/>
        </w:rPr>
        <w:t xml:space="preserve">RNA </w:t>
      </w:r>
      <w:r w:rsidR="00CB49D0">
        <w:rPr>
          <w:rFonts w:ascii="Calibri" w:hAnsi="Calibri" w:cs="Calibri"/>
          <w:color w:val="000000" w:themeColor="text1"/>
        </w:rPr>
        <w:t xml:space="preserve">approach </w:t>
      </w:r>
      <w:r w:rsidR="00CB49D0">
        <w:rPr>
          <w:rFonts w:ascii="Calibri" w:hAnsi="Calibri" w:cs="Calibri"/>
          <w:color w:val="000000" w:themeColor="text1"/>
        </w:rPr>
        <w:fldChar w:fldCharType="begin" w:fldLock="1"/>
      </w:r>
      <w:r w:rsidR="00B7633E">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B7633E">
        <w:rPr>
          <w:rFonts w:ascii="Cambria Math" w:hAnsi="Cambria Math" w:cs="Cambria Math"/>
          <w:color w:val="000000" w:themeColor="text1"/>
        </w:rPr>
        <w:instrText>∼</w:instrText>
      </w:r>
      <w:r w:rsidR="00B7633E">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meta-transcriptome","type":"article-journal","volume":"3"},"uris":["http://www.mendeley.com/documents/?uuid=1984f091-fa1a-490d-91f9-7c0610651d43"]}],"mendeley":{"formattedCitation":"(Urich et al., 2008)","plainTextFormattedCitation":"(Urich et al., 2008)","previouslyFormattedCitation":"(Urich et al., 2008)"},"properties":{"noteIndex":0},"schema":"https://github.com/citation-style-language/schema/raw/master/csl-citation.json"}</w:instrText>
      </w:r>
      <w:r w:rsidR="00CB49D0">
        <w:rPr>
          <w:rFonts w:ascii="Calibri" w:hAnsi="Calibri" w:cs="Calibri"/>
          <w:color w:val="000000" w:themeColor="text1"/>
        </w:rPr>
        <w:fldChar w:fldCharType="separate"/>
      </w:r>
      <w:r w:rsidR="00CB49D0" w:rsidRPr="00CB49D0">
        <w:rPr>
          <w:rFonts w:ascii="Calibri" w:hAnsi="Calibri" w:cs="Calibri"/>
          <w:noProof/>
          <w:color w:val="000000" w:themeColor="text1"/>
        </w:rPr>
        <w:t>(Urich et al., 2008)</w:t>
      </w:r>
      <w:r w:rsidR="00CB49D0">
        <w:rPr>
          <w:rFonts w:ascii="Calibri" w:hAnsi="Calibri" w:cs="Calibri"/>
          <w:color w:val="000000" w:themeColor="text1"/>
        </w:rPr>
        <w:fldChar w:fldCharType="end"/>
      </w:r>
      <w:r w:rsidR="00CB49D0">
        <w:rPr>
          <w:rFonts w:ascii="Calibri" w:hAnsi="Calibri" w:cs="Calibri"/>
          <w:color w:val="000000" w:themeColor="text1"/>
        </w:rPr>
        <w:t xml:space="preserve"> and later as </w:t>
      </w:r>
      <w:r w:rsidR="00B7633E" w:rsidRPr="005D058C">
        <w:rPr>
          <w:rFonts w:ascii="Calibri" w:hAnsi="Calibri" w:cs="Calibri"/>
          <w:color w:val="000000" w:themeColor="text1"/>
        </w:rPr>
        <w:t>metatranscriptomic</w:t>
      </w:r>
      <w:r w:rsidR="00B7633E">
        <w:rPr>
          <w:rFonts w:ascii="Calibri" w:hAnsi="Calibri" w:cs="Calibri"/>
          <w:color w:val="000000" w:themeColor="text1"/>
        </w:rPr>
        <w:t>s</w:t>
      </w:r>
      <w:r w:rsidR="00B7633E" w:rsidRPr="005D058C">
        <w:rPr>
          <w:rFonts w:ascii="Calibri" w:hAnsi="Calibri" w:cs="Calibri"/>
          <w:color w:val="000000" w:themeColor="text1"/>
        </w:rPr>
        <w:t xml:space="preserve"> analysis of total rRNA</w:t>
      </w:r>
      <w:r w:rsidR="00B7633E">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B7633E">
        <w:rPr>
          <w:rFonts w:ascii="Calibri" w:hAnsi="Calibri" w:cs="Calibri"/>
          <w:color w:val="000000" w:themeColor="text1"/>
        </w:rPr>
        <w:instrText>ADDIN CSL_CITATION {"citationItems":[{"id":"ITEM-1","itemData":{"DOI":"10.1038/ismej.2013.119","ISSN":"17517362","PMID":"23864127","abstract":"Plant-microbe interactions in the rhizosphere have important roles in biogeochemical cycling, and maintenance of plant health and productivity, yet remain poorly understood. Using RNA-based metatranscriptomics, the global active microbiomes were analysed in soil and rhizospheres of wheat, oat, pea and an oat mutant (sad1) deficient in production of anti-fungal avenacins. Rhizosphere microbiomes differed from bulk soil and between plant species. Pea (a legume) had a much stronger effect on the rhizosphere than wheat and oat (cereals), resulting in a dramatically different rhizosphere community. the relative abundance of eukaryotes in the oat and pea rhizospheres was more than fivefold higher than in the wheat rhizosphere or bulk soil. Nematodes and bacterivorous protozoa were enriched in all rhizospheres, whereas the pea rhizosphere was highly enriched for fungi. Metabolic capabilities for rhizosphere colonisation were selected, including cellulose degradation (cereals), H 2 oxidation (pea) and methylotrophy (all plants). Avenacins had little effect on the prokaryotic community of oat, but the eukaryotic community was strongly altered in the sad1 mutant, suggesting that avenacins have a broader role than protecting from fungal pathogens. Profiling microbial communities with metatranscriptomics allows comparison of relative abundance, from multiple samples, across all domains of life, without polymerase chain reaction bias. this revealed profound differences in the rhizosphere microbiome, particularly at the kingdom level between plants. © 2013 International Society for Microbial Ecology All rights reserved.","author":[{"dropping-particle":"","family":"Turner","given":"Thomas R.","non-dropping-particle":"","parse-names":false,"suffix":""},{"dropping-particle":"","family":"Ramakrishnan","given":"Karunakaran","non-dropping-particle":"","parse-names":false,"suffix":""},{"dropping-particle":"","family":"Walshaw","given":"John","non-dropping-particle":"","parse-names":false,"suffix":""},{"dropping-particle":"","family":"Heavens","given":"Darren","non-dropping-particle":"","parse-names":false,"suffix":""},{"dropping-particle":"","family":"Alston","given":"Mark","non-dropping-particle":"","parse-names":false,"suffix":""},{"dropping-particle":"","family":"Swarbreck","given":"David","non-dropping-particle":"","parse-names":false,"suffix":""},{"dropping-particle":"","family":"Osbourn","given":"Anne","non-dropping-particle":"","parse-names":false,"suffix":""},{"dropping-particle":"","family":"Grant","given":"Alastair","non-dropping-particle":"","parse-names":false,"suffix":""},{"dropping-particle":"","family":"Poole","given":"Philip S.","non-dropping-particle":"","parse-names":false,"suffix":""}],"container-title":"ISME Journal","id":"ITEM-1","issue":"12","issued":{"date-parts":[["2013"]]},"page":"2248-2258","publisher":"Nature Publishing Group","title":"Comparative metatranscriptomics reveals kingdom level changes in the rhizosphere microbiome of plants","type":"article-journal","volume":"7"},"uris":["http://www.mendeley.com/documents/?uuid=0e0e18a0-ea09-4b29-a4e3-5a70ba750508"]}],"mendeley":{"formattedCitation":"(Turner et al., 2013)","plainTextFormattedCitation":"(Turner et al., 2013)","previouslyFormattedCitation":"(Turner et al., 2013)"},"properties":{"noteIndex":0},"schema":"https://github.com/citation-style-language/schema/raw/master/csl-citation.json"}</w:instrText>
      </w:r>
      <w:r w:rsidR="00B7633E">
        <w:rPr>
          <w:rFonts w:ascii="Calibri" w:hAnsi="Calibri" w:cs="Calibri"/>
          <w:color w:val="000000" w:themeColor="text1"/>
        </w:rPr>
        <w:fldChar w:fldCharType="separate"/>
      </w:r>
      <w:r w:rsidR="00B7633E" w:rsidRPr="005D058C">
        <w:rPr>
          <w:rFonts w:ascii="Calibri" w:hAnsi="Calibri" w:cs="Calibri"/>
          <w:noProof/>
          <w:color w:val="000000" w:themeColor="text1"/>
        </w:rPr>
        <w:t>(Turner et al., 2013)</w:t>
      </w:r>
      <w:r w:rsidR="00B7633E">
        <w:rPr>
          <w:rFonts w:ascii="Calibri" w:hAnsi="Calibri" w:cs="Calibri"/>
          <w:color w:val="000000" w:themeColor="text1"/>
        </w:rPr>
        <w:fldChar w:fldCharType="end"/>
      </w:r>
      <w:r w:rsidR="00B7633E">
        <w:rPr>
          <w:rFonts w:ascii="Calibri" w:hAnsi="Calibri" w:cs="Calibri"/>
          <w:color w:val="000000" w:themeColor="text1"/>
        </w:rPr>
        <w:t xml:space="preserve">, </w:t>
      </w:r>
      <w:r w:rsidR="000848B1">
        <w:rPr>
          <w:rFonts w:ascii="Calibri" w:hAnsi="Calibri" w:cs="Calibri"/>
          <w:color w:val="000000" w:themeColor="text1"/>
        </w:rPr>
        <w:t>total RNA sequencing</w:t>
      </w:r>
      <w:r w:rsidR="00C4051E">
        <w:rPr>
          <w:rFonts w:ascii="Calibri" w:hAnsi="Calibri" w:cs="Calibri"/>
          <w:color w:val="000000" w:themeColor="text1"/>
        </w:rPr>
        <w:t xml:space="preserve"> </w:t>
      </w:r>
      <w:r w:rsidR="00C4051E" w:rsidRPr="00C4051E">
        <w:rPr>
          <w:rFonts w:ascii="Calibri" w:hAnsi="Calibri" w:cs="Calibri"/>
          <w:color w:val="000000" w:themeColor="text1"/>
        </w:rPr>
        <w:t>(RNA-</w:t>
      </w:r>
      <w:r w:rsidR="00AD7CE8">
        <w:rPr>
          <w:rFonts w:ascii="Calibri" w:hAnsi="Calibri" w:cs="Calibri"/>
          <w:color w:val="000000" w:themeColor="text1"/>
        </w:rPr>
        <w:t>S</w:t>
      </w:r>
      <w:r w:rsidR="00C4051E" w:rsidRPr="00C4051E">
        <w:rPr>
          <w:rFonts w:ascii="Calibri" w:hAnsi="Calibri" w:cs="Calibri"/>
          <w:color w:val="000000" w:themeColor="text1"/>
        </w:rPr>
        <w:t>eq)</w:t>
      </w:r>
      <w:r w:rsidR="000848B1">
        <w:rPr>
          <w:rFonts w:ascii="Calibri" w:hAnsi="Calibri" w:cs="Calibri"/>
          <w:color w:val="000000" w:themeColor="text1"/>
        </w:rPr>
        <w:t xml:space="preserve"> </w:t>
      </w:r>
      <w:r w:rsidR="000848B1">
        <w:rPr>
          <w:rFonts w:ascii="Calibri" w:hAnsi="Calibri" w:cs="Calibri"/>
          <w:color w:val="000000" w:themeColor="text1"/>
        </w:rPr>
        <w:fldChar w:fldCharType="begin" w:fldLock="1"/>
      </w:r>
      <w:r w:rsidR="00C4051E">
        <w:rPr>
          <w:rFonts w:ascii="Calibri" w:hAnsi="Calibri" w:cs="Calibri"/>
          <w:color w:val="000000" w:themeColor="text1"/>
        </w:rPr>
        <w:instrText>ADDIN CSL_CITATION {"citationItems":[{"id":"ITEM-1","itemData":{"DOI":"10.3389/fmicb.2016.00987","ISSN":"1664302X","abstract":"Taxonomic characterization of active gastrointestinal microbiota is essential to detect shifts in microbial communities and functions under various conditions. This study aimed to identify and quantify potentially active rumen microbiota using total RNA sequencing and to compare the outcomes of this approach with the widely used targeted RNA/DNA amplicon sequencing technique. Total RNA isolated from rumen digesta samples from five beef steers was subjected to Illumina paired-end sequencing (RNA-seq), and bacterial and archaeal amplicons of partial 16S rRNA/rDNA were subjected to 454 pyrosequencing (RNA/DNA Amplicon-seq). Taxonomic assessments of the RNA-seq, RNA Amplicon-seq, and DNA Amplicon-seq datasets were performed using a pipeline developed in house. The detected major microbial phylotypes were common among the three datasets, with seven bacterial phyla, fifteen bacterial families, and five archaeal taxa commonly identified across all datasets. There were also unique microbial taxa detected in each dataset. Elusimicrobia and Verrucomicrobia phyla; Desulfovibrionaceae, Elusimicrobiaceae, and Sphaerochaetaceae families; and Methanobrevibacter woesei were only detected in the RNA-Seq and RNA Amplicon-seq datasets, whereas Streptococcaceae was only detected in the DNA Amplicon-seq dataset. In addition, the relative abundances of four bacterial phyla, eight bacterial families and one archaeal taxon were different among the three datasets. This is the first study to compare the outcomes of rumen microbiota profiling between RNA-seq and RNA/DNA Amplicon-seq datasets. Our results illustrate the differences between these methods in characterizing microbiota both qualitatively and quantitatively for the same sample, and so caution must be exercised when comparing data.","author":[{"dropping-particle":"","family":"Li","given":"Fuyong","non-dropping-particle":"","parse-names":false,"suffix":""},{"dropping-particle":"","family":"Henderson","given":"Gemma","non-dropping-particle":"","parse-names":false,"suffix":""},{"dropping-particle":"","family":"Sun","given":"Xu","non-dropping-particle":"","parse-names":false,"suffix":""},{"dropping-particle":"","family":"Cox","given":"Faith","non-dropping-particle":"","parse-names":false,"suffix":""},{"dropping-particle":"","family":"Janssen","given":"Peter H.","non-dropping-particle":"","parse-names":false,"suffix":""},{"dropping-particle":"","family":"Guan","given":"Le Luo","non-dropping-particle":"","parse-names":false,"suffix":""}],"container-title":"Frontiers in Microbiology","id":"ITEM-1","issue":"JUN","issued":{"date-parts":[["2016"]]},"title":"Taxonomic assessment of rumen microbiota using total rna and targeted amplicon sequencing approaches","type":"article-journal","volume":"7"},"uris":["http://www.mendeley.com/documents/?uuid=8500052f-be4a-428d-b0ba-d634dbc95294"]},{"id":"ITEM-2","itemData":{"DOI":"10.1093/femsec/fiaa016","ISSN":"15746941","abstract":"Recycling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ecology","id":"ITEM-2","issue":"3","issued":{"date-parts":[["2020"]]},"page":"1-13","title":"Total RNA sequencing reveals multilevel microbial community changes and functional responses to wood ash application in agricultural and forest soil","type":"article-journal","volume":"96"},"uris":["http://www.mendeley.com/documents/?uuid=7f95f924-11ee-4544-9970-4684e42ddb4f"]},{"id":"ITEM-3","itemData":{"DOI":"10.1128/AEM.00061-17","ISSN":"10985336","abstract":"Exploring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Microbiology","id":"ITEM-3","issue":"9","issued":{"date-parts":[["2017"]]},"page":"1-16","title":"Metatranscriptomic profiling reveals linkages between the active rumen microbiome and feed efficiency in beef cattle","type":"article-journal","volume":"83"},"uris":["http://www.mendeley.com/documents/?uuid=20fd2db3-abd5-4278-b76a-a798ebdcf6e1"]}],"mendeley":{"formattedCitation":"(Bang-Andreasen et al., 2020; Li et al., 2016; Li and Guan, 2017)","plainTextFormattedCitation":"(Bang-Andreasen et al., 2020; Li et al., 2016; Li and Guan, 2017)","previouslyFormattedCitation":"(Bang-Andreasen et al., 2020; Li et al., 2016; Li and Guan, 2017)"},"properties":{"noteIndex":0},"schema":"https://github.com/citation-style-language/schema/raw/master/csl-citation.json"}</w:instrText>
      </w:r>
      <w:r w:rsidR="000848B1">
        <w:rPr>
          <w:rFonts w:ascii="Calibri" w:hAnsi="Calibri" w:cs="Calibri"/>
          <w:color w:val="000000" w:themeColor="text1"/>
        </w:rPr>
        <w:fldChar w:fldCharType="separate"/>
      </w:r>
      <w:r w:rsidR="00C4051E" w:rsidRPr="00C4051E">
        <w:rPr>
          <w:rFonts w:ascii="Calibri" w:hAnsi="Calibri" w:cs="Calibri"/>
          <w:noProof/>
          <w:color w:val="000000" w:themeColor="text1"/>
        </w:rPr>
        <w:t>(Bang-Andreasen et al., 2020; Li et al., 2016; Li and Guan, 2017)</w:t>
      </w:r>
      <w:r w:rsidR="000848B1">
        <w:rPr>
          <w:rFonts w:ascii="Calibri" w:hAnsi="Calibri" w:cs="Calibri"/>
          <w:color w:val="000000" w:themeColor="text1"/>
        </w:rPr>
        <w:fldChar w:fldCharType="end"/>
      </w:r>
      <w:r w:rsidR="005D058C">
        <w:rPr>
          <w:rFonts w:ascii="Calibri" w:hAnsi="Calibri" w:cs="Calibri"/>
          <w:color w:val="000000" w:themeColor="text1"/>
        </w:rPr>
        <w:t>,</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RNA-based metatranscriptomics</w:t>
      </w:r>
      <w:r w:rsidR="00AD7CE8">
        <w:rPr>
          <w:rFonts w:ascii="Calibri" w:hAnsi="Calibri" w:cs="Calibri"/>
          <w:color w:val="000000" w:themeColor="text1"/>
        </w:rPr>
        <w:t>,</w:t>
      </w:r>
      <w:r w:rsidR="00C4051E" w:rsidRPr="00C4051E">
        <w:rPr>
          <w:rFonts w:ascii="Calibri" w:hAnsi="Calibri" w:cs="Calibri"/>
          <w:color w:val="000000" w:themeColor="text1"/>
        </w:rPr>
        <w:t xml:space="preserve"> and</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w:t>
      </w:r>
      <w:r w:rsidR="00C4051E">
        <w:rPr>
          <w:rFonts w:ascii="Calibri" w:hAnsi="Calibri" w:cs="Calibri"/>
          <w:color w:val="000000" w:themeColor="text1"/>
        </w:rPr>
        <w:t>-seq-</w:t>
      </w:r>
      <w:r w:rsidR="00C4051E" w:rsidRPr="00C4051E">
        <w:rPr>
          <w:rFonts w:ascii="Calibri" w:hAnsi="Calibri" w:cs="Calibri"/>
          <w:color w:val="000000" w:themeColor="text1"/>
        </w:rPr>
        <w:t>based metatranscriptomics</w:t>
      </w:r>
      <w:r w:rsidR="00C4051E">
        <w:rPr>
          <w:rFonts w:ascii="Calibri" w:hAnsi="Calibri" w:cs="Calibri"/>
          <w:color w:val="000000" w:themeColor="text1"/>
        </w:rPr>
        <w:t xml:space="preserve"> </w:t>
      </w:r>
      <w:r w:rsidR="00C4051E">
        <w:rPr>
          <w:rFonts w:ascii="Calibri" w:hAnsi="Calibri" w:cs="Calibri"/>
          <w:color w:val="000000" w:themeColor="text1"/>
        </w:rPr>
        <w:fldChar w:fldCharType="begin" w:fldLock="1"/>
      </w:r>
      <w:r w:rsidR="00530671">
        <w:rPr>
          <w:rFonts w:ascii="Calibri" w:hAnsi="Calibri" w:cs="Calibri"/>
          <w:color w:val="000000" w:themeColor="text1"/>
        </w:rPr>
        <w:instrText>ADDIN CSL_CITATION {"citationItems":[{"id":"ITEM-1","itemData":{"DOI":"10.1128/AEM.00061-17","ISSN":"10985336","abstract":"Exploring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Microbiology","id":"ITEM-1","issue":"9","issued":{"date-parts":[["2017"]]},"page":"1-16","title":"Metatranscriptomic profiling reveals linkages between the active rumen microbiome and feed efficiency in beef cattle","type":"article-journal","volume":"83"},"uris":["http://www.mendeley.com/documents/?uuid=20fd2db3-abd5-4278-b76a-a798ebdcf6e1"]}],"mendeley":{"formattedCitation":"(Li and Guan, 2017)","plainTextFormattedCitation":"(Li and Guan, 2017)","previouslyFormattedCitation":"(Li and Guan, 2017)"},"properties":{"noteIndex":0},"schema":"https://github.com/citation-style-language/schema/raw/master/csl-citation.json"}</w:instrText>
      </w:r>
      <w:r w:rsidR="00C4051E">
        <w:rPr>
          <w:rFonts w:ascii="Calibri" w:hAnsi="Calibri" w:cs="Calibri"/>
          <w:color w:val="000000" w:themeColor="text1"/>
        </w:rPr>
        <w:fldChar w:fldCharType="separate"/>
      </w:r>
      <w:r w:rsidR="00C4051E" w:rsidRPr="00C4051E">
        <w:rPr>
          <w:rFonts w:ascii="Calibri" w:hAnsi="Calibri" w:cs="Calibri"/>
          <w:noProof/>
          <w:color w:val="000000" w:themeColor="text1"/>
        </w:rPr>
        <w:t>(Li and Guan, 2017)</w:t>
      </w:r>
      <w:r w:rsidR="00C4051E">
        <w:rPr>
          <w:rFonts w:ascii="Calibri" w:hAnsi="Calibri" w:cs="Calibri"/>
          <w:color w:val="000000" w:themeColor="text1"/>
        </w:rPr>
        <w:fldChar w:fldCharType="end"/>
      </w:r>
      <w:r w:rsidR="00AD7CE8">
        <w:rPr>
          <w:rFonts w:ascii="Calibri" w:hAnsi="Calibri" w:cs="Calibri"/>
          <w:color w:val="000000" w:themeColor="text1"/>
        </w:rPr>
        <w:t xml:space="preserve">. </w:t>
      </w:r>
      <w:r w:rsidR="00286543">
        <w:rPr>
          <w:rFonts w:ascii="Calibri" w:hAnsi="Calibri" w:cs="Calibri"/>
          <w:color w:val="000000" w:themeColor="text1"/>
        </w:rPr>
        <w:t>To distinguish this approach from traditional metatranscriptomics, w</w:t>
      </w:r>
      <w:r w:rsidR="00AD7CE8">
        <w:rPr>
          <w:rFonts w:ascii="Calibri" w:hAnsi="Calibri" w:cs="Calibri"/>
          <w:color w:val="000000" w:themeColor="text1"/>
        </w:rPr>
        <w:t>e will use the term total RNA-Seq in the following.</w:t>
      </w:r>
      <w:r w:rsidR="002277E0">
        <w:rPr>
          <w:rFonts w:ascii="Calibri" w:hAnsi="Calibri" w:cs="Calibri"/>
          <w:color w:val="000000" w:themeColor="text1"/>
        </w:rPr>
        <w:t xml:space="preserve"> </w:t>
      </w:r>
      <w:r w:rsidR="00AD7CE8">
        <w:rPr>
          <w:rFonts w:ascii="Calibri" w:hAnsi="Calibri" w:cs="Calibri"/>
          <w:color w:val="000000" w:themeColor="text1"/>
        </w:rPr>
        <w:t xml:space="preserve">Total RNA-Seq </w:t>
      </w:r>
      <w:r w:rsidR="00330751">
        <w:rPr>
          <w:rFonts w:ascii="Calibri" w:hAnsi="Calibri" w:cs="Calibri"/>
          <w:color w:val="000000" w:themeColor="text1"/>
        </w:rPr>
        <w:t xml:space="preserve">might be advantageous for taxonomic </w:t>
      </w:r>
      <w:r w:rsidR="00547A28">
        <w:rPr>
          <w:rFonts w:ascii="Calibri" w:hAnsi="Calibri" w:cs="Calibri"/>
          <w:color w:val="000000" w:themeColor="text1"/>
        </w:rPr>
        <w:t>profiling</w:t>
      </w:r>
      <w:r w:rsidR="00AD7CE8">
        <w:rPr>
          <w:rFonts w:ascii="Calibri" w:hAnsi="Calibri" w:cs="Calibri"/>
          <w:color w:val="000000" w:themeColor="text1"/>
        </w:rPr>
        <w:t xml:space="preserve"> </w:t>
      </w:r>
      <w:r w:rsidR="00330751">
        <w:rPr>
          <w:rFonts w:ascii="Calibri" w:hAnsi="Calibri" w:cs="Calibri"/>
          <w:color w:val="000000" w:themeColor="text1"/>
        </w:rPr>
        <w:t xml:space="preserve">of </w:t>
      </w:r>
      <w:r w:rsidR="000770CC">
        <w:rPr>
          <w:rFonts w:ascii="Calibri" w:hAnsi="Calibri" w:cs="Calibri"/>
          <w:color w:val="000000" w:themeColor="text1"/>
        </w:rPr>
        <w:t xml:space="preserve">especially </w:t>
      </w:r>
      <w:r w:rsidR="000770CC">
        <w:rPr>
          <w:rFonts w:ascii="Calibri" w:hAnsi="Calibri" w:cs="Calibri"/>
          <w:color w:val="000000" w:themeColor="text1"/>
        </w:rPr>
        <w:lastRenderedPageBreak/>
        <w:t xml:space="preserve">the active portion of </w:t>
      </w:r>
      <w:r w:rsidR="00547A28">
        <w:rPr>
          <w:rFonts w:ascii="Calibri" w:hAnsi="Calibri" w:cs="Calibri"/>
          <w:color w:val="000000" w:themeColor="text1"/>
        </w:rPr>
        <w:t>microbial</w:t>
      </w:r>
      <w:r w:rsidR="00330751">
        <w:rPr>
          <w:rFonts w:ascii="Calibri" w:hAnsi="Calibri" w:cs="Calibri"/>
          <w:color w:val="000000" w:themeColor="text1"/>
        </w:rPr>
        <w:t xml:space="preserve"> communities</w:t>
      </w:r>
      <w:r w:rsidR="000770CC">
        <w:rPr>
          <w:rFonts w:ascii="Calibri" w:hAnsi="Calibri" w:cs="Calibri"/>
          <w:color w:val="000000" w:themeColor="text1"/>
        </w:rPr>
        <w:t xml:space="preserve"> </w:t>
      </w:r>
      <w:r w:rsidR="00641CEE">
        <w:rPr>
          <w:rFonts w:ascii="Calibri" w:hAnsi="Calibri" w:cs="Calibri"/>
          <w:color w:val="000000" w:themeColor="text1"/>
        </w:rPr>
        <w:fldChar w:fldCharType="begin" w:fldLock="1"/>
      </w:r>
      <w:r w:rsidR="000848B1">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0848B1">
        <w:rPr>
          <w:rFonts w:ascii="Cambria Math" w:hAnsi="Cambria Math" w:cs="Cambria Math"/>
          <w:color w:val="000000" w:themeColor="text1"/>
        </w:rPr>
        <w:instrText>∼</w:instrText>
      </w:r>
      <w:r w:rsidR="000848B1">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DNA","type":"article-journal","volume":"77"},"uris":["http://www.mendeley.com/documents/?uuid=88f225f8-18de-463b-a2e5-b97d63f7cae3"]},{"id":"ITEM-3","itemData":{"DOI":"10.1093/femsec/fiaa016","ISSN":"15746941","abstract":"Recycling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ecology","id":"ITEM-3","issue":"3","issued":{"date-parts":[["2020"]]},"page":"1-13","title":"Total RNA sequencing reveals multilevel microbial community changes and functional responses to wood ash application in agricultural and forest soil","type":"article-journal","volume":"96"},"uris":["http://www.mendeley.com/documents/?uuid=7f95f924-11ee-4544-9970-4684e42ddb4f"]}],"mendeley":{"formattedCitation":"(Bang-Andreasen et al., 2020; Lanzén et al., 2011; Urich et al., 2008)","plainTextFormattedCitation":"(Bang-Andreasen et al., 2020; Lanzén et al., 2011; Urich et al., 2008)","previouslyFormattedCitation":"(Bang-Andreasen et al., 2020; Lanzén et al., 2011; Urich et al., 2008)"},"properties":{"noteIndex":0},"schema":"https://github.com/citation-style-language/schema/raw/master/csl-citation.json"}</w:instrText>
      </w:r>
      <w:r w:rsidR="00641CEE">
        <w:rPr>
          <w:rFonts w:ascii="Calibri" w:hAnsi="Calibri" w:cs="Calibri"/>
          <w:color w:val="000000" w:themeColor="text1"/>
        </w:rPr>
        <w:fldChar w:fldCharType="separate"/>
      </w:r>
      <w:r w:rsidR="00AB3BC1" w:rsidRPr="00AB3BC1">
        <w:rPr>
          <w:rFonts w:ascii="Calibri" w:hAnsi="Calibri" w:cs="Calibri"/>
          <w:noProof/>
          <w:color w:val="000000" w:themeColor="text1"/>
        </w:rPr>
        <w:t>(Bang-Andreasen et al., 2020; Lanzén et al., 2011; Urich et al., 2008)</w:t>
      </w:r>
      <w:r w:rsidR="00641CEE">
        <w:rPr>
          <w:rFonts w:ascii="Calibri" w:hAnsi="Calibri" w:cs="Calibri"/>
          <w:color w:val="000000" w:themeColor="text1"/>
        </w:rPr>
        <w:fldChar w:fldCharType="end"/>
      </w:r>
      <w:r w:rsidR="00330751">
        <w:rPr>
          <w:rFonts w:ascii="Calibri" w:hAnsi="Calibri" w:cs="Calibri"/>
          <w:color w:val="000000" w:themeColor="text1"/>
        </w:rPr>
        <w:t>.</w:t>
      </w:r>
      <w:r w:rsidR="00286543">
        <w:rPr>
          <w:rFonts w:ascii="Calibri" w:hAnsi="Calibri" w:cs="Calibri"/>
          <w:color w:val="000000" w:themeColor="text1"/>
        </w:rPr>
        <w:t xml:space="preserve"> This assumption is based on two characteristics</w:t>
      </w:r>
      <w:r w:rsidR="00C2324D">
        <w:rPr>
          <w:rFonts w:ascii="Calibri" w:hAnsi="Calibri" w:cs="Calibri"/>
          <w:color w:val="000000" w:themeColor="text1"/>
        </w:rPr>
        <w:t>:</w:t>
      </w:r>
    </w:p>
    <w:p w14:paraId="2AFC3BA4" w14:textId="1236F965" w:rsidR="00CE3F17" w:rsidRDefault="00CE3F17" w:rsidP="00CE3F17">
      <w:pPr>
        <w:spacing w:line="360" w:lineRule="auto"/>
        <w:ind w:firstLine="720"/>
        <w:jc w:val="both"/>
        <w:rPr>
          <w:rFonts w:ascii="Calibri" w:hAnsi="Calibri" w:cs="Calibri"/>
          <w:color w:val="000000" w:themeColor="text1"/>
        </w:rPr>
      </w:pPr>
      <w:r>
        <w:rPr>
          <w:rFonts w:ascii="Calibri" w:hAnsi="Calibri" w:cs="Calibri"/>
          <w:color w:val="000000" w:themeColor="text1"/>
        </w:rPr>
        <w:t>1) T</w:t>
      </w:r>
      <w:r w:rsidR="007645E2">
        <w:rPr>
          <w:rFonts w:ascii="Calibri" w:hAnsi="Calibri" w:cs="Calibri"/>
          <w:color w:val="000000" w:themeColor="text1"/>
        </w:rPr>
        <w:t>otal RNA-Seq naturally enriche</w:t>
      </w:r>
      <w:r w:rsidR="00485983">
        <w:rPr>
          <w:rFonts w:ascii="Calibri" w:hAnsi="Calibri" w:cs="Calibri"/>
          <w:color w:val="000000" w:themeColor="text1"/>
        </w:rPr>
        <w:t>s sequencing data for</w:t>
      </w:r>
      <w:r w:rsidR="007645E2">
        <w:rPr>
          <w:rFonts w:ascii="Calibri" w:hAnsi="Calibri" w:cs="Calibri"/>
          <w:color w:val="000000" w:themeColor="text1"/>
        </w:rPr>
        <w:t xml:space="preserve"> barcode sequences</w:t>
      </w:r>
      <w:r w:rsidR="0025626A">
        <w:rPr>
          <w:rFonts w:ascii="Calibri" w:hAnsi="Calibri" w:cs="Calibri"/>
          <w:color w:val="000000" w:themeColor="text1"/>
        </w:rPr>
        <w:t xml:space="preserve"> </w:t>
      </w:r>
      <w:r w:rsidR="002277E0">
        <w:rPr>
          <w:rFonts w:ascii="Calibri" w:hAnsi="Calibri" w:cs="Calibri"/>
          <w:color w:val="000000" w:themeColor="text1"/>
        </w:rPr>
        <w:t xml:space="preserve">of genes that are </w:t>
      </w:r>
      <w:r w:rsidR="0025626A">
        <w:rPr>
          <w:rFonts w:ascii="Calibri" w:hAnsi="Calibri" w:cs="Calibri"/>
          <w:color w:val="000000" w:themeColor="text1"/>
        </w:rPr>
        <w:t>commonly used for taxonomic profiling</w:t>
      </w:r>
      <w:r w:rsidR="00485983">
        <w:rPr>
          <w:rFonts w:ascii="Calibri" w:hAnsi="Calibri" w:cs="Calibri"/>
          <w:color w:val="000000" w:themeColor="text1"/>
        </w:rPr>
        <w:t xml:space="preserve">. This natural enrichment is achieved </w:t>
      </w:r>
      <w:r w:rsidR="007645E2">
        <w:rPr>
          <w:rFonts w:ascii="Calibri" w:hAnsi="Calibri" w:cs="Calibri"/>
          <w:color w:val="000000" w:themeColor="text1"/>
        </w:rPr>
        <w:t>because 8</w:t>
      </w:r>
      <w:r w:rsidR="005F7CE5">
        <w:rPr>
          <w:rFonts w:ascii="Calibri" w:hAnsi="Calibri" w:cs="Calibri"/>
          <w:color w:val="000000" w:themeColor="text1"/>
        </w:rPr>
        <w:t>0-98</w:t>
      </w:r>
      <w:r w:rsidR="007645E2">
        <w:rPr>
          <w:rFonts w:ascii="Calibri" w:hAnsi="Calibri" w:cs="Calibri"/>
          <w:color w:val="000000" w:themeColor="text1"/>
        </w:rPr>
        <w:t xml:space="preserve">% of RNA consists of </w:t>
      </w:r>
      <w:r w:rsidR="00816633">
        <w:rPr>
          <w:rFonts w:ascii="Calibri" w:hAnsi="Calibri" w:cs="Calibri"/>
          <w:color w:val="000000" w:themeColor="text1"/>
        </w:rPr>
        <w:t>ribosomal RNA (</w:t>
      </w:r>
      <w:r w:rsidR="007645E2">
        <w:rPr>
          <w:rFonts w:ascii="Calibri" w:hAnsi="Calibri" w:cs="Calibri"/>
          <w:color w:val="000000" w:themeColor="text1"/>
        </w:rPr>
        <w:t>rRNA</w:t>
      </w:r>
      <w:r w:rsidR="00816633">
        <w:rPr>
          <w:rFonts w:ascii="Calibri" w:hAnsi="Calibri" w:cs="Calibri"/>
          <w:color w:val="000000" w:themeColor="text1"/>
        </w:rPr>
        <w:t>)</w:t>
      </w:r>
      <w:r w:rsidR="007645E2">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rsidR="007645E2">
        <w:t xml:space="preserve"> contain</w:t>
      </w:r>
      <w:r w:rsidR="00485983">
        <w:t>ing</w:t>
      </w:r>
      <w:r w:rsidR="007645E2">
        <w:t xml:space="preserve"> the common </w:t>
      </w:r>
      <w:r w:rsidR="00C2324D">
        <w:t xml:space="preserve">small subunit (SSU) and large subunit (LSU) rRNA </w:t>
      </w:r>
      <w:r w:rsidR="007645E2">
        <w:t xml:space="preserve">barcodes </w:t>
      </w:r>
      <w:r w:rsidR="00816633">
        <w:t>for prokaryotes (</w:t>
      </w:r>
      <w:r w:rsidR="005F7CE5">
        <w:t>16S</w:t>
      </w:r>
      <w:r w:rsidR="00C2324D">
        <w:t xml:space="preserve"> and 23S rRNA</w:t>
      </w:r>
      <w:r w:rsidR="00816633">
        <w:t xml:space="preserve">) and </w:t>
      </w:r>
      <w:r w:rsidR="00AA6DE3">
        <w:t xml:space="preserve">microbial </w:t>
      </w:r>
      <w:r w:rsidR="00816633">
        <w:t>eukaryotes (</w:t>
      </w:r>
      <w:r w:rsidR="005F7CE5">
        <w:t>18S and 28S rRNA</w:t>
      </w:r>
      <w:r w:rsidR="00816633">
        <w:t>)</w:t>
      </w:r>
      <w:r w:rsidR="003C4AE7">
        <w:t xml:space="preserve">. </w:t>
      </w:r>
      <w:r w:rsidR="0025626A">
        <w:t>These</w:t>
      </w:r>
      <w:r w:rsidR="00C2324D" w:rsidRPr="00C2324D">
        <w:t xml:space="preserve"> </w:t>
      </w:r>
      <w:r w:rsidR="00604EFB">
        <w:t xml:space="preserve">rRNA </w:t>
      </w:r>
      <w:r w:rsidR="00067765" w:rsidRPr="00C2324D">
        <w:t>barcodes</w:t>
      </w:r>
      <w:r w:rsidR="00067765">
        <w:t xml:space="preserve"> can </w:t>
      </w:r>
      <w:r w:rsidR="0025626A">
        <w:t xml:space="preserve">therefore </w:t>
      </w:r>
      <w:r w:rsidR="00067765">
        <w:t xml:space="preserve">make up </w:t>
      </w:r>
      <w:r w:rsidR="004A37AA">
        <w:t>37%</w:t>
      </w:r>
      <w:r w:rsidR="0025626A">
        <w:t xml:space="preserve"> – </w:t>
      </w:r>
      <w:r w:rsidR="00067765">
        <w:t>71% of total RNA-Seq reads</w:t>
      </w:r>
      <w:r w:rsidR="00530671">
        <w:t xml:space="preserve"> </w:t>
      </w:r>
      <w:r w:rsidR="00530671">
        <w:fldChar w:fldCharType="begin" w:fldLock="1"/>
      </w:r>
      <w:r w:rsidR="004A37AA">
        <w:instrText>ADDIN CSL_CITATION {"citationItems":[{"id":"ITEM-1","itemData":{"DOI":"10.1371/journal.pone.0038183","ISSN":"19326203","abstract":"The present study applied both metagenomic and metatranscriptomic approaches to characterize microbial structure and gene expression of an activated sludge community from a municipal wastewater treatment plant in Hong Kong. DNA and cDNA were sequenced by Illumina Hi-seq2000 at a depth of 2.4 Gbp. Taxonomic analysis by MG-RAST showed bacteria were dominant in both DNA and cDNA datasets. The taxonomic profile obtained by BLAST against SILVA SSUref database and annotation by MEGAN showed that activated sludge was dominated by Proteobacteria, Actinobacteria, Bacteroidetes, Firmicutes and Verrucomicrobia phyla in both DNA and cDNA datasets. Global gene expression annotation based on KEGG metabolism pathway displayed slight disagreement between the DNA and cDNA datasets. Further gene expression annotation focusing on nitrogen removal revealed that denitrification-related genes sequences dominated in both DNA and cDNA datasets, while nitrifying genes were also expressed in relative high levels. Specially, ammonia monooxygenase and hydroxylamine oxidase demonstrated the high cDNA/DNA ratios in the present study, indicating strong nitrification activity. Enzyme subunits gene sequences annotation discovered that subunits of ammonia monooxygenase (amoA, amoB, amoC) and hydroxylamine oxygenase had higher expression levels compared with subunits of the other enzymes genes. Taxonomic profiles of selected enzymes (ammonia monooxygenase and hydroxylamine oxygenase) showed that ammonia-oxidizing bacteria present mainly belonged to Nitrosomonas and Nitrosospira species and no ammonia-oxidizing Archaea sequences were detected in both DNA and cDNA datasets. © 2012 Yu, Zhang.","author":[{"dropping-particle":"","family":"Yu","given":"Ke","non-dropping-particle":"","parse-names":false,"suffix":""},{"dropping-particle":"","family":"Zhang","given":"Tong","non-dropping-particle":"","parse-names":false,"suffix":""}],"container-title":"PLoS ONE","id":"ITEM-1","issue":"5","issued":{"date-parts":[["2012"]]},"title":"Metagenomic and metatranscriptomic analysis of microbial community structure and gene expression of activated sludge","type":"article-journal","volume":"7"},"uris":["http://www.mendeley.com/documents/?uuid=3dc478fe-0b63-4e3b-8489-458614add37b"]},{"id":"ITEM-2","itemData":{"DOI":"10.3389/fmicb.2017.01814","ISSN":"1664302X","abstract":"Advances in high throughput, next generation sequencing technologies have allowed an in-depth examination of biological environments and phenomena, and are particularly useful for culture-independent microbial community studies. Recently the use of RNA for metatranscriptomic studies has been used to elucidate the role of active microbes in the environment. Extraction of RNA of appropriate quality is critical in these experiments and TRIzol reagent is often used for maintaining stability of RNA molecules during extraction. However, for studies using rumen content there is no consensus on (1) the amount of rumen digesta to use or (2) the amount of TRIzol reagent to be used in RNA extraction procedures. This study evaluated the effect of using various quantities of ground rumen digesta and of TRIzol reagent on the yield and quality of extracted RNA. It also investigated the possibility of using lower masses of solid-phase rumen digesta and lower amounts of TRIzol reagent than is used currently, for extraction of RNA for metatranscriptomic studies. We found that high quality RNA could be isolated from 2 g of ground rumen digesta sample, whilst using 0.6 g of ground matter for RNA extraction and using 3 mL (a 5:1 TRIzol: extraction mass ratio) of TRIzol reagent. This represents a significant savings in the cost of RNA isolation. These lower masses and volumes were then applied in the RNA-Seq analysis of solid-phase rumen samples obtained from 6 Angus X Hereford beef heifers which had been fed a high forage diet (comprised of barley straw in a forage-to-concentrate ratio of 70:30) for 102 days. A bioinformatics analysis pipeline was developed in-house that generated relative abundance values of archaea, protozoa, fungi and bacteria in the rumen and also allowed the extraction of individual rRNA variable regions that could be analyzed in downstream molecular ecology programs. The average relative abundances of rRNA transcripts of archaea, bacteria, protozoa and fungi in our samples were 1.4 ± 0.06, 44.16 ± 1.55, 35.38 ± 1.64, and 16.37 ± 0.65% respectively. This represents the first study to define the relative active contributions of these populations to the rumen ecosystem and is especially important in defining the role of the anaerobic fungi and protozoa.","author":[{"dropping-particle":"","family":"Elekwachi","given":"Chijioke O.","non-dropping-particle":"","parse-names":false,"suffix":""},{"dropping-particle":"","family":"Wang","given":"Zuo","non-dropping-particle":"","parse-names":false,"suffix":""},{"dropping-particle":"","family":"Wu","given":"Xiaofeng","non-dropping-particle":"","parse-names":false,"suffix":""},{"dropping-particle":"","family":"Rabee","given":"Alaa","non-dropping-particle":"","parse-names":false,"suffix":""},{"dropping-particle":"","family":"Forster","given":"Robert J.","non-dropping-particle":"","parse-names":false,"suffix":""}],"container-title":"Frontiers in Microbiology","id":"ITEM-2","issue":"SEP","issued":{"date-parts":[["2017"]]},"page":"1-14","title":"Total rRNA-seq analysis gives insight into bacterial, fungal, protozoal and archaeal communities in the rumen using an optimized RNA isolation method","type":"article-journal","volume":"8"},"uris":["http://www.mendeley.com/documents/?uuid=8844d1de-1820-42bd-a84d-3cac83c513ca"]}],"mendeley":{"formattedCitation":"(Elekwachi et al., 2017; Yu and Zhang, 2012)","plainTextFormattedCitation":"(Elekwachi et al., 2017; Yu and Zhang, 2012)","previouslyFormattedCitation":"(Elekwachi et al., 2017; Yu and Zhang, 2012)"},"properties":{"noteIndex":0},"schema":"https://github.com/citation-style-language/schema/raw/master/csl-citation.json"}</w:instrText>
      </w:r>
      <w:r w:rsidR="00530671">
        <w:fldChar w:fldCharType="separate"/>
      </w:r>
      <w:r w:rsidR="004A37AA" w:rsidRPr="004A37AA">
        <w:rPr>
          <w:noProof/>
        </w:rPr>
        <w:t>(Elekwachi et al., 2017; Yu and Zhang, 2012)</w:t>
      </w:r>
      <w:r w:rsidR="00530671">
        <w:fldChar w:fldCharType="end"/>
      </w:r>
      <w:r w:rsidR="00530671">
        <w:t>. In contrast,</w:t>
      </w:r>
      <w:r w:rsidR="0025626A">
        <w:t xml:space="preserve"> metagenomics targets all genes, including </w:t>
      </w:r>
      <w:r w:rsidR="002277E0">
        <w:t>genes that are functionally important b</w:t>
      </w:r>
      <w:r w:rsidR="00ED5741">
        <w:t>ut</w:t>
      </w:r>
      <w:r w:rsidR="002277E0">
        <w:t xml:space="preserve"> </w:t>
      </w:r>
      <w:r w:rsidR="00ED5741">
        <w:t xml:space="preserve">contain little </w:t>
      </w:r>
      <w:r w:rsidR="0025626A">
        <w:t>taxonomic</w:t>
      </w:r>
      <w:r w:rsidR="00ED5741">
        <w:t xml:space="preserve"> information</w:t>
      </w:r>
      <w:r w:rsidR="0025626A">
        <w:t xml:space="preserve">, and </w:t>
      </w:r>
      <w:r w:rsidR="00604EFB">
        <w:t>as a consequence, SSU and LSU</w:t>
      </w:r>
      <w:r w:rsidR="0025626A">
        <w:t xml:space="preserve"> rRNA barcodes</w:t>
      </w:r>
      <w:r w:rsidR="0025626A">
        <w:rPr>
          <w:rFonts w:ascii="Calibri" w:hAnsi="Calibri" w:cs="Calibri"/>
          <w:color w:val="000000" w:themeColor="text1"/>
        </w:rPr>
        <w:t xml:space="preserve"> can make</w:t>
      </w:r>
      <w:r w:rsidR="006E6787">
        <w:rPr>
          <w:rFonts w:ascii="Calibri" w:hAnsi="Calibri" w:cs="Calibri"/>
          <w:color w:val="000000" w:themeColor="text1"/>
        </w:rPr>
        <w:t xml:space="preserve"> up as little as </w:t>
      </w:r>
      <w:r w:rsidR="006E6787">
        <w:t>0.05%</w:t>
      </w:r>
      <w:r w:rsidR="00FE25F8">
        <w:t xml:space="preserve"> – </w:t>
      </w:r>
      <w:r w:rsidR="006E6787">
        <w:t xml:space="preserve">1.4% </w:t>
      </w:r>
      <w:r w:rsidR="00AA6DE3">
        <w:t xml:space="preserve">of total reads </w:t>
      </w:r>
      <w:r w:rsidR="00FE25F8">
        <w:t xml:space="preserve">in </w:t>
      </w:r>
      <w:r w:rsidR="00900C66">
        <w:t>metagenomic</w:t>
      </w:r>
      <w:r w:rsidR="00FE25F8">
        <w:t xml:space="preserve">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5F7CE5">
        <w:rPr>
          <w:rFonts w:ascii="Calibri" w:hAnsi="Calibri" w:cs="Calibri"/>
          <w:color w:val="000000" w:themeColor="text1"/>
        </w:rPr>
        <w:t xml:space="preserve">. </w:t>
      </w:r>
      <w:r w:rsidR="003F26B6">
        <w:rPr>
          <w:rFonts w:ascii="Calibri" w:hAnsi="Calibri" w:cs="Calibri"/>
          <w:color w:val="000000" w:themeColor="text1"/>
        </w:rPr>
        <w:t xml:space="preserve">Therefore,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w:t>
      </w:r>
      <w:r w:rsidR="00ED5741">
        <w:rPr>
          <w:rFonts w:ascii="Calibri" w:hAnsi="Calibri" w:cs="Calibri"/>
          <w:color w:val="000000" w:themeColor="text1"/>
        </w:rPr>
        <w:t>SSU and LSU</w:t>
      </w:r>
      <w:r>
        <w:rPr>
          <w:rFonts w:ascii="Calibri" w:hAnsi="Calibri" w:cs="Calibri"/>
          <w:color w:val="000000" w:themeColor="text1"/>
        </w:rPr>
        <w:t xml:space="preserve"> </w:t>
      </w:r>
      <w:r w:rsidR="00ED5741">
        <w:rPr>
          <w:rFonts w:ascii="Calibri" w:hAnsi="Calibri" w:cs="Calibri"/>
          <w:color w:val="000000" w:themeColor="text1"/>
        </w:rPr>
        <w:t xml:space="preserve">rRNA </w:t>
      </w:r>
      <w:r>
        <w:rPr>
          <w:rFonts w:ascii="Calibri" w:hAnsi="Calibri" w:cs="Calibri"/>
          <w:color w:val="000000" w:themeColor="text1"/>
        </w:rPr>
        <w:t>sequences</w:t>
      </w:r>
      <w:r w:rsidR="005F7CE5">
        <w:rPr>
          <w:rFonts w:ascii="Calibri" w:hAnsi="Calibri" w:cs="Calibri"/>
          <w:color w:val="000000" w:themeColor="text1"/>
        </w:rPr>
        <w:t xml:space="preserve"> in total RNA-Seq </w:t>
      </w:r>
      <w:r w:rsidR="003561B3">
        <w:rPr>
          <w:rFonts w:ascii="Calibri" w:hAnsi="Calibri" w:cs="Calibri"/>
          <w:color w:val="000000" w:themeColor="text1"/>
        </w:rPr>
        <w:t>enable</w:t>
      </w:r>
      <w:r w:rsidR="009459B5">
        <w:rPr>
          <w:rFonts w:ascii="Calibri" w:hAnsi="Calibri" w:cs="Calibri"/>
          <w:color w:val="000000" w:themeColor="text1"/>
        </w:rPr>
        <w:t>s</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 xml:space="preserve">ison </w:t>
      </w:r>
      <w:r w:rsidR="00286543">
        <w:rPr>
          <w:rFonts w:ascii="Calibri" w:hAnsi="Calibri" w:cs="Calibri"/>
          <w:color w:val="000000" w:themeColor="text1"/>
        </w:rPr>
        <w:t>to</w:t>
      </w:r>
      <w:r w:rsidR="003561B3">
        <w:rPr>
          <w:rFonts w:ascii="Calibri" w:hAnsi="Calibri" w:cs="Calibri"/>
          <w:color w:val="000000" w:themeColor="text1"/>
        </w:rPr>
        <w:t xml:space="preserve"> metagenomics</w:t>
      </w:r>
      <w:r w:rsidR="002277E0">
        <w:rPr>
          <w:rFonts w:ascii="Calibri" w:hAnsi="Calibri" w:cs="Calibri"/>
          <w:color w:val="000000" w:themeColor="text1"/>
        </w:rPr>
        <w:t xml:space="preserve">. This might allow for more accurate taxonomic profiling of diverse communities since </w:t>
      </w:r>
      <w:r w:rsidR="00ED5741">
        <w:t>these</w:t>
      </w:r>
      <w:r w:rsidR="002277E0">
        <w:rPr>
          <w:rFonts w:ascii="Calibri" w:hAnsi="Calibri" w:cs="Calibri"/>
          <w:color w:val="000000" w:themeColor="text1"/>
        </w:rPr>
        <w:t xml:space="preserve"> sequences are much better represented and taxonomically annotated in public databases than most other parts of the genome</w:t>
      </w:r>
      <w:r w:rsidR="00BA6173">
        <w:rPr>
          <w:rFonts w:ascii="Calibri" w:hAnsi="Calibri" w:cs="Calibri"/>
          <w:color w:val="000000" w:themeColor="text1"/>
        </w:rPr>
        <w:t>.</w:t>
      </w:r>
      <w:r w:rsidR="002277E0">
        <w:rPr>
          <w:rFonts w:ascii="Calibri" w:hAnsi="Calibri" w:cs="Calibri"/>
          <w:color w:val="000000" w:themeColor="text1"/>
        </w:rPr>
        <w:t xml:space="preserve"> H</w:t>
      </w:r>
      <w:r w:rsidR="00BA6173">
        <w:rPr>
          <w:rFonts w:ascii="Calibri" w:hAnsi="Calibri" w:cs="Calibri"/>
          <w:color w:val="000000" w:themeColor="text1"/>
        </w:rPr>
        <w:t xml:space="preserve">owever, </w:t>
      </w:r>
      <w:r w:rsidR="002277E0">
        <w:rPr>
          <w:rFonts w:ascii="Calibri" w:hAnsi="Calibri" w:cs="Calibri"/>
          <w:color w:val="000000" w:themeColor="text1"/>
        </w:rPr>
        <w:t xml:space="preserve">this </w:t>
      </w:r>
      <w:r w:rsidR="00ED5741">
        <w:rPr>
          <w:rFonts w:ascii="Calibri" w:hAnsi="Calibri" w:cs="Calibri"/>
          <w:color w:val="000000" w:themeColor="text1"/>
        </w:rPr>
        <w:t xml:space="preserve">taxonomic </w:t>
      </w:r>
      <w:r w:rsidR="002277E0">
        <w:rPr>
          <w:rFonts w:ascii="Calibri" w:hAnsi="Calibri" w:cs="Calibri"/>
          <w:color w:val="000000" w:themeColor="text1"/>
        </w:rPr>
        <w:t xml:space="preserve">advantage </w:t>
      </w:r>
      <w:r w:rsidR="003F26B6">
        <w:rPr>
          <w:rFonts w:ascii="Calibri" w:hAnsi="Calibri" w:cs="Calibri"/>
          <w:color w:val="000000" w:themeColor="text1"/>
        </w:rPr>
        <w:t>comes</w:t>
      </w:r>
      <w:r w:rsidR="00BA6173">
        <w:rPr>
          <w:rFonts w:ascii="Calibri" w:hAnsi="Calibri" w:cs="Calibri"/>
          <w:color w:val="000000" w:themeColor="text1"/>
        </w:rPr>
        <w:t xml:space="preserve"> at the cost of functional coverage, since other genes will be poorly represented</w:t>
      </w:r>
      <w:r w:rsidR="002277E0">
        <w:rPr>
          <w:rFonts w:ascii="Calibri" w:hAnsi="Calibri" w:cs="Calibri"/>
          <w:color w:val="000000" w:themeColor="text1"/>
        </w:rPr>
        <w:t xml:space="preserve"> and </w:t>
      </w:r>
      <w:r w:rsidR="00ED5741">
        <w:rPr>
          <w:rFonts w:ascii="Calibri" w:hAnsi="Calibri" w:cs="Calibri"/>
          <w:color w:val="000000" w:themeColor="text1"/>
        </w:rPr>
        <w:t xml:space="preserve">likely </w:t>
      </w:r>
      <w:r w:rsidR="002277E0">
        <w:rPr>
          <w:rFonts w:ascii="Calibri" w:hAnsi="Calibri" w:cs="Calibri"/>
          <w:color w:val="000000" w:themeColor="text1"/>
        </w:rPr>
        <w:t>better covered by metagenomics</w:t>
      </w:r>
      <w:r w:rsidR="00BA6173">
        <w:rPr>
          <w:rFonts w:ascii="Calibri" w:hAnsi="Calibri" w:cs="Calibri"/>
          <w:color w:val="000000" w:themeColor="text1"/>
        </w:rPr>
        <w:t>.</w:t>
      </w:r>
    </w:p>
    <w:p w14:paraId="1A367CAE" w14:textId="3E97CC68" w:rsidR="002E3B8F" w:rsidRDefault="00CE3F17" w:rsidP="00604EFB">
      <w:pPr>
        <w:spacing w:line="360" w:lineRule="auto"/>
        <w:ind w:firstLine="720"/>
        <w:jc w:val="both"/>
      </w:pPr>
      <w:r>
        <w:rPr>
          <w:rFonts w:ascii="Calibri" w:hAnsi="Calibri" w:cs="Calibri"/>
          <w:color w:val="000000" w:themeColor="text1"/>
        </w:rPr>
        <w:t>2) M</w:t>
      </w:r>
      <w:r w:rsidR="006E6787">
        <w:t>etatranscriptomics</w:t>
      </w:r>
      <w:r w:rsidR="00C2324D">
        <w:t>, including total RNA-Seq,</w:t>
      </w:r>
      <w:r w:rsidR="006E6787">
        <w:t xml:space="preserve"> can be used to identify the active part of a community</w:t>
      </w:r>
      <w:r w:rsidR="00984E4F">
        <w:t xml:space="preserve"> </w:t>
      </w:r>
      <w:r w:rsidR="00F04E37">
        <w:t>through actively expressed RNA</w:t>
      </w:r>
      <w:r w:rsidR="006E6787">
        <w:t xml:space="preserve"> </w:t>
      </w:r>
      <w:r w:rsidR="006E6787">
        <w:rPr>
          <w:rStyle w:val="FootnoteReference"/>
        </w:rPr>
        <w:fldChar w:fldCharType="begin" w:fldLock="1"/>
      </w:r>
      <w:r w:rsidR="006E6787">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sidR="006E6787">
        <w:rPr>
          <w:rStyle w:val="FootnoteReference"/>
        </w:rPr>
        <w:fldChar w:fldCharType="separate"/>
      </w:r>
      <w:r w:rsidR="006E6787" w:rsidRPr="000A37E7">
        <w:rPr>
          <w:bCs/>
          <w:noProof/>
          <w:lang w:val="en-US"/>
        </w:rPr>
        <w:t>(Geisen et al., 2015; Gomez-Silvan et al., 2018)</w:t>
      </w:r>
      <w:r w:rsidR="006E6787">
        <w:rPr>
          <w:rStyle w:val="FootnoteReference"/>
        </w:rPr>
        <w:fldChar w:fldCharType="end"/>
      </w:r>
      <w:r w:rsidR="00C00EC4">
        <w:t xml:space="preserve">. </w:t>
      </w:r>
      <w:r w:rsidR="00F837C3">
        <w:t>In comparison, metagenomics</w:t>
      </w:r>
      <w:r w:rsidR="006E6787">
        <w:t xml:space="preserve"> targets </w:t>
      </w:r>
      <w:r w:rsidR="00B261CC">
        <w:t>not only the active part of a community</w:t>
      </w:r>
      <w:r w:rsidR="006E6787">
        <w:t xml:space="preserve"> </w:t>
      </w:r>
      <w:r w:rsidR="00B261CC">
        <w:t>but also</w:t>
      </w:r>
      <w:r w:rsidR="006E6787">
        <w:t xml:space="preserve"> </w:t>
      </w:r>
      <w:r w:rsidR="00900C66">
        <w:t xml:space="preserve">the </w:t>
      </w:r>
      <w:r w:rsidR="006E6787">
        <w:t xml:space="preserve">DNA of dead and inactive cells and extracellular DNA, which can make up </w:t>
      </w:r>
      <w:r w:rsidR="0027444D">
        <w:t>40-90%</w:t>
      </w:r>
      <w:r w:rsidR="006E6787">
        <w:t xml:space="preserve"> of </w:t>
      </w:r>
      <w:r w:rsidR="0027444D">
        <w:t xml:space="preserve">the </w:t>
      </w:r>
      <w:r w:rsidR="00B261CC">
        <w:t xml:space="preserve">total </w:t>
      </w:r>
      <w:r w:rsidR="006E6787">
        <w:t xml:space="preserve">DNA </w:t>
      </w:r>
      <w:r w:rsidR="0027444D">
        <w:t>pool</w:t>
      </w:r>
      <w:r w:rsidR="006E6787">
        <w:t xml:space="preserve"> </w:t>
      </w:r>
      <w:r w:rsidR="006E6787">
        <w:rPr>
          <w:rStyle w:val="FootnoteReference"/>
        </w:rPr>
        <w:fldChar w:fldCharType="begin" w:fldLock="1"/>
      </w:r>
      <w:r w:rsidR="006E6787">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sidR="006E6787">
        <w:rPr>
          <w:rStyle w:val="FootnoteReference"/>
        </w:rPr>
        <w:fldChar w:fldCharType="separate"/>
      </w:r>
      <w:r w:rsidR="006E6787" w:rsidRPr="00EA11B7">
        <w:rPr>
          <w:noProof/>
        </w:rPr>
        <w:t>(Carini et al., 2016; Torti et al., 2015)</w:t>
      </w:r>
      <w:r w:rsidR="006E6787">
        <w:rPr>
          <w:rStyle w:val="FootnoteReference"/>
        </w:rPr>
        <w:fldChar w:fldCharType="end"/>
      </w:r>
      <w:r w:rsidR="006E6787">
        <w:t xml:space="preserve">. </w:t>
      </w:r>
      <w:r w:rsidR="00EA46EB">
        <w:t>Consequently</w:t>
      </w:r>
      <w:r w:rsidR="00E1274E">
        <w:t xml:space="preserve">, metatranscriptomics might generate more relevant information for ecological assessments as it reflects the portion of the community that is actively interacting with the environment and, therefore, might better reflect environmental conditions. </w:t>
      </w:r>
      <w:ins w:id="18" w:author="Christopher Hempel" w:date="2021-01-22T11:37:00Z">
        <w:r w:rsidR="00E1274E">
          <w:t xml:space="preserve">This idea is </w:t>
        </w:r>
      </w:ins>
      <w:ins w:id="19" w:author="Christopher Hempel" w:date="2021-01-22T11:38:00Z">
        <w:r w:rsidR="00E1274E">
          <w:t>s</w:t>
        </w:r>
      </w:ins>
      <w:ins w:id="20" w:author="Christopher Hempel" w:date="2021-01-22T11:37:00Z">
        <w:r w:rsidR="00E1274E">
          <w:t>upporte</w:t>
        </w:r>
      </w:ins>
      <w:ins w:id="21" w:author="Christopher Hempel" w:date="2021-01-22T11:38:00Z">
        <w:r w:rsidR="00E1274E">
          <w:t>d by s</w:t>
        </w:r>
      </w:ins>
      <w:ins w:id="22" w:author="Christopher Hempel" w:date="2021-01-22T11:03:00Z">
        <w:r w:rsidR="00617473">
          <w:t>tudies based on metabarcoding</w:t>
        </w:r>
      </w:ins>
      <w:ins w:id="23" w:author="Christopher Hempel" w:date="2021-01-22T11:38:00Z">
        <w:r w:rsidR="00E1274E">
          <w:t xml:space="preserve">, which </w:t>
        </w:r>
      </w:ins>
      <w:ins w:id="24" w:author="Christopher Hempel" w:date="2021-01-22T11:03:00Z">
        <w:r w:rsidR="00617473">
          <w:t>compared DNA and RNA in terms of their correlation to the environment and in general show</w:t>
        </w:r>
      </w:ins>
      <w:ins w:id="25" w:author="Christopher Hempel" w:date="2021-01-22T11:44:00Z">
        <w:r w:rsidR="003A176D">
          <w:t>ed</w:t>
        </w:r>
      </w:ins>
      <w:ins w:id="26" w:author="Christopher Hempel" w:date="2021-01-22T11:03:00Z">
        <w:r w:rsidR="00617473">
          <w:t xml:space="preserve"> stronger correlations </w:t>
        </w:r>
      </w:ins>
      <w:ins w:id="27" w:author="Christopher Hempel" w:date="2021-01-22T11:11:00Z">
        <w:r w:rsidR="00617473">
          <w:t>based on RNA</w:t>
        </w:r>
      </w:ins>
      <w:ins w:id="28" w:author="Christopher Hempel" w:date="2021-01-22T11:03:00Z">
        <w:r w:rsidR="00617473">
          <w:t xml:space="preserve"> </w:t>
        </w:r>
        <w:r w:rsidR="00617473">
          <w:fldChar w:fldCharType="begin" w:fldLock="1"/>
        </w:r>
      </w:ins>
      <w:r w:rsidR="00711B9E">
        <w:instrText>ADDIN CSL_CITATION {"citationItems":[{"id":"ITEM-1","itemData":{"DOI":"10.1016/j.marenvres.2016.08.009","ISSN":"18790291","PMID":"27595900","abstract":"At present, environmental impacts from offshore oil and gas activities are partly determined by measuring changes in macrofauna diversity. Morphological identification of macrofauna is time-consuming, expensive and dependent on taxonomic expertise. In this study, we evaluated the applicability of using foraminiferal-specific metabarcoding for routine monitoring. Sediment samples were collected along distance gradients from two oil platforms off Taranaki (New Zealand) and their physico-chemical properties, foraminiferal environmental DNA/RNA, and macrofaunal composition analyzed. Macrofaunal and foraminiferal assemblages showed similar shifts along impact gradients, but responded differently to environmental perturbations. Macrofauna were affected by hypoxia, whereas sediment grain size appeared to drive shifts in foraminifera. We identified eight foraminiferal molecular operational taxonomic units that have potential to be used as bioindicator taxa. Our results show that metabarcoding represents an effective tool for assessing foraminiferal communities near offshore oil and gas platforms, and that it can be used to complement current monitoring techniques.","author":[{"dropping-particle":"","family":"Laroche","given":"Olivier","non-dropping-particle":"","parse-names":false,"suffix":""},{"dropping-particle":"","family":"Wood","given":"Susanna A.","non-dropping-particle":"","parse-names":false,"suffix":""},{"dropping-particle":"","family":"Tremblay","given":"Louis A.","non-dropping-particle":"","parse-names":false,"suffix":""},{"dropping-particle":"","family":"Ellis","given":"Joanne I.","non-dropping-particle":"","parse-names":false,"suffix":""},{"dropping-particle":"","family":"Lejzerowicz","given":"Franck","non-dropping-particle":"","parse-names":false,"suffix":""},{"dropping-particle":"","family":"Pawlowski","given":"Jan","non-dropping-particle":"","parse-names":false,"suffix":""},{"dropping-particle":"","family":"Lear","given":"Gavin","non-dropping-particle":"","parse-names":false,"suffix":""},{"dropping-particle":"","family":"Atalah","given":"Javier","non-dropping-particle":"","parse-names":false,"suffix":""},{"dropping-particle":"","family":"Pochon","given":"Xavier","non-dropping-particle":"","parse-names":false,"suffix":""}],"container-title":"Marine Environmental Research","id":"ITEM-1","issued":{"date-parts":[["2016"]]},"page":"225-235","publisher":"Elsevier Ltd","title":"First evaluation of foraminiferal metabarcoding for monitoring environmental impact from an offshore oil drilling site","type":"article-journal","volume":"120"},"uris":["http://www.mendeley.com/documents/?uuid=585b1cba-239f-4d63-b11f-fc11b119d7c2"]},{"id":"ITEM-2","itemData":{"DOI":"10.1016/j.marpolbul.2015.08.022","ISSN":"18793363","PMID":"26337228","abstract":"Assessing the environmental impact of salmon farms on benthic systems is traditionally undertaken using biotic indices derived from microscopic analyses of macrobenthic infaunal (MI) communities. In this study, we tested the applicability of using foraminiferal-specific high-throughput sequencing (HTS) metabarcoding for monitoring these habitats. Sediment samples and physico-chemical data were collected along an enrichment gradient radiating out from three Chinook salmon (Oncorhynchus tshawytscha) farms in New Zealand. HTS of environmental DNA and RNA (eDNA/eRNA) resulted in 1,875,300 sequences that clustered into 349 Operational Taxonomic Units. Strong correlations were observed among various biotic indices calculated from MI data and normalized fourth-root transformed HTS data. Correlations were stronger using eRNA compared to eDNA data. Quantile regression spline analyses identified 12 key foraminiferal taxa that have potential to be used as bioindicator species. This study demonstrates the huge potential for using this method for biomonitoring of fish-farming and other marine industrial activities.","author":[{"dropping-particle":"","family":"Pochon","given":"X.","non-dropping-particle":"","parse-names":false,"suffix":""},{"dropping-particle":"","family":"Wood","given":"S. A.","non-dropping-particle":"","parse-names":false,"suffix":""},{"dropping-particle":"","family":"Keeley","given":"N. B.","non-dropping-particle":"","parse-names":false,"suffix":""},{"dropping-particle":"","family":"Lejzerowicz","given":"F.","non-dropping-particle":"","parse-names":false,"suffix":""},{"dropping-particle":"","family":"Esling","given":"P.","non-dropping-particle":"","parse-names":false,"suffix":""},{"dropping-particle":"","family":"Drew","given":"J.","non-dropping-particle":"","parse-names":false,"suffix":""},{"dropping-particle":"","family":"Pawlowski","given":"J.","non-dropping-particle":"","parse-names":false,"suffix":""}],"container-title":"Marine Pollution Bulletin","id":"ITEM-2","issue":"1","issued":{"date-parts":[["2015"]]},"page":"370-382","publisher":"Elsevier Ltd","title":"Accurate assessment of the impact of salmon farming on benthic sediment enrichment using foraminiferal metabarcoding","type":"article-journal","volume":"100"},"uris":["http://www.mendeley.com/documents/?uuid=23b8e544-c00b-4805-8525-4318b5be92ac"]},{"id":"ITEM-3","itemData":{"DOI":"10.1021/es506158m","ISSN":"15205851","abstract":"Diatoms are widely used as bioindicators for the assessment of water quality in rivers and streams. Classically, the diatom biotic indices are based on the relative abundance of morphologically identified species weighted by their autoecological value. Obtaining such indices is time-consuming, costly, and requires excellent taxonomic expertise, which is not always available. Here we tested the possibility to overcome these limitations using a next-generation sequencing (NGS) approach to identify and quantify diatoms found in environmental DNA and RNA samples. We analyzed 27 river sites in the Geneva area (Switzerland), in order to compare the values of the Swiss Diatom Index (DI-CH) computed either by microscopic quantification of diatom species or directly from NGS data. Despite gaps in the reference database and variations in relative abundance of analyzed species, the diatom index shows a significant correlation between morphological and molecular data indicating similar biological quality status for the majority of sites. This proof-of-concept study demonstrates the potential of the NGS approach for identification and quantification of diatoms in environmental samples, opening new avenues toward the routine application of genetic tools for bioassessment and biomonitoring of aquatic ecosystems. (Graph Presented).","author":[{"dropping-particle":"","family":"Visco","given":"Joana Amorim","non-dropping-particle":"","parse-names":false,"suffix":""},{"dropping-particle":"","family":"Apothéloz-Perret-Gentil","given":"Laure","non-dropping-particle":"","parse-names":false,"suffix":""},{"dropping-particle":"","family":"Cordonier","given":"Arielle","non-dropping-particle":"","parse-names":false,"suffix":""},{"dropping-particle":"","family":"Esling","given":"Philippe","non-dropping-particle":"","parse-names":false,"suffix":""},{"dropping-particle":"","family":"Pillet","given":"Loïc","non-dropping-particle":"","parse-names":false,"suffix":""},{"dropping-particle":"","family":"Pawlowski","given":"Jan","non-dropping-particle":"","parse-names":false,"suffix":""}],"container-title":"Environmental Science and Technology","id":"ITEM-3","issue":"13","issued":{"date-parts":[["2015"]]},"page":"7597-7605","title":"Environmental Monitoring: Inferring the Diatom Index from Next-Generation Sequencing Data","type":"article-journal","volume":"49"},"uris":["http://www.mendeley.com/documents/?uuid=df4809e6-d550-470b-abef-a4736ecf57ea"]},{"id":"ITEM-4","itemData":{"DOI":"10.1086/BBLv227n2p93","ISSN":"00063185","PMID":"25411369","abstract":"Foraminifera are commonly defined as marine testate protists, and their diversity is mainly assessed on the basis of the morphology of their agglutinated or mineralized tests. Diversity surveys based on environmental DNA (eDNA) have dramatically changed this view by revealing an unexpected diversity of naked and organic-walled lineages as well as detecting foraminiferal lineages in soil and freshwater environments. Moreover, single-cell analyses have allowed discrimination among genetically distinctive types within almost every described morphospecies. In view of these studies, the foraminiferal diversity appeared to be largely underestimated, but its accurate estimation was impeded by the low speed and coverage of a cloning-based eDNA approach. With the advent of high-throughput sequencing (HTS) technologies, these limitations disappeared in favor of exhaustive descriptions of foraminiferal diversity in numerous samples. Yet, the biases and errors identified in early HTS studies raised some questions about the accuracy of HTS data and their biological interpretation. Among the most controversial issues affecting the reliability of HTS diversity estimates are (1) the impact of technical and biological biases, (2) the sensitivity and specificity of taxonomic sequence assignment, (3) the ability to distinguish rare species, and (4) the quantitative interpretation of HTS data. Here, we document the lessons learned from previous HTS surveys and present the current advances and applications focusing on foraminiferal eDNA. We discuss the problems associated with HTS approaches and predict the future trends and avenues that hold promises for surveying foraminiferal diversity accurately and efficiently.","author":[{"dropping-particle":"","family":"Pawlowski","given":"J.","non-dropping-particle":"","parse-names":false,"suffix":""},{"dropping-particle":"","family":"Lejzerowicz","given":"F.","non-dropping-particle":"","parse-names":false,"suffix":""},{"dropping-particle":"","family":"Esling","given":"P.","non-dropping-particle":"","parse-names":false,"suffix":""}],"container-title":"Biological Bulletin","id":"ITEM-4","issue":"2","issued":{"date-parts":[["2014"]]},"page":"93-106","title":"Next-generation environmental diversity surveys of foraminifera: Preparing the future","type":"article-journal","volume":"227"},"uris":["http://www.mendeley.com/documents/?uuid=039f6e77-3c45-41aa-8389-52d0432e47fa"]}],"mendeley":{"formattedCitation":"(Laroche et al., 2016; Pawlowski et al., 2014; Pochon et al., 2015; Visco et al., 2015)","plainTextFormattedCitation":"(Laroche et al., 2016; Pawlowski et al., 2014; Pochon et al., 2015; Visco et al., 2015)","previouslyFormattedCitation":"(Laroche et al., 2016; Pawlowski et al., 2014; Pochon et al., 2015; Visco et al., 2015)"},"properties":{"noteIndex":0},"schema":"https://github.com/citation-style-language/schema/raw/master/csl-citation.json"}</w:instrText>
      </w:r>
      <w:ins w:id="29" w:author="Christopher Hempel" w:date="2021-01-22T11:03:00Z">
        <w:r w:rsidR="00617473">
          <w:fldChar w:fldCharType="separate"/>
        </w:r>
        <w:r w:rsidR="00617473" w:rsidRPr="00B526F6">
          <w:rPr>
            <w:noProof/>
          </w:rPr>
          <w:t xml:space="preserve">(Laroche et al., 2016; Pawlowski et al., 2014; Pochon et al., </w:t>
        </w:r>
        <w:r w:rsidR="00617473" w:rsidRPr="00B526F6">
          <w:rPr>
            <w:noProof/>
          </w:rPr>
          <w:lastRenderedPageBreak/>
          <w:t>2015; Visco et al., 2015)</w:t>
        </w:r>
        <w:r w:rsidR="00617473">
          <w:fldChar w:fldCharType="end"/>
        </w:r>
      </w:ins>
      <w:ins w:id="30" w:author="Christopher Hempel" w:date="2021-01-22T11:05:00Z">
        <w:r w:rsidR="00617473">
          <w:t>.</w:t>
        </w:r>
      </w:ins>
      <w:r w:rsidR="003A176D">
        <w:t xml:space="preserve"> </w:t>
      </w:r>
      <w:r w:rsidR="00F04E37">
        <w:t xml:space="preserve">In contrast, metagenomics </w:t>
      </w:r>
      <w:r w:rsidR="00F04E37" w:rsidRPr="003F26B6">
        <w:t>﻿</w:t>
      </w:r>
      <w:r w:rsidR="00F04E37">
        <w:t xml:space="preserve">could give a </w:t>
      </w:r>
      <w:r w:rsidR="00F04E37" w:rsidRPr="003F26B6">
        <w:t xml:space="preserve">broader insight into </w:t>
      </w:r>
      <w:r w:rsidR="00F04E37">
        <w:t xml:space="preserve">overall </w:t>
      </w:r>
      <w:r w:rsidR="00F04E37" w:rsidRPr="003F26B6">
        <w:t>community</w:t>
      </w:r>
      <w:r w:rsidR="00F04E37">
        <w:t xml:space="preserve"> structures and functions, since it targets all genes of all present organisms</w:t>
      </w:r>
      <w:r w:rsidR="003A176D">
        <w:t>.</w:t>
      </w:r>
    </w:p>
    <w:p w14:paraId="6443FD3F" w14:textId="77777777" w:rsidR="002E3B8F" w:rsidRDefault="002E3B8F" w:rsidP="00604EFB">
      <w:pPr>
        <w:spacing w:line="360" w:lineRule="auto"/>
        <w:ind w:firstLine="720"/>
        <w:jc w:val="both"/>
      </w:pPr>
    </w:p>
    <w:p w14:paraId="308903F1" w14:textId="208911DD" w:rsidR="0099336C" w:rsidRDefault="00AD7CE8" w:rsidP="00604EFB">
      <w:pPr>
        <w:spacing w:line="360" w:lineRule="auto"/>
        <w:ind w:firstLine="720"/>
        <w:jc w:val="both"/>
      </w:pPr>
      <w:r>
        <w:rPr>
          <w:rFonts w:ascii="Calibri" w:hAnsi="Calibri" w:cs="Calibri"/>
          <w:color w:val="000000" w:themeColor="text1"/>
        </w:rPr>
        <w:t xml:space="preserve">In this study, we compare metagenomics and total RNA-Seq </w:t>
      </w:r>
      <w:r w:rsidR="00705467">
        <w:rPr>
          <w:rFonts w:ascii="Calibri" w:hAnsi="Calibri" w:cs="Calibri"/>
          <w:color w:val="000000" w:themeColor="text1"/>
        </w:rPr>
        <w:t xml:space="preserve">in terms of their </w:t>
      </w:r>
      <w:r>
        <w:rPr>
          <w:rFonts w:ascii="Calibri" w:hAnsi="Calibri" w:cs="Calibri"/>
          <w:color w:val="000000" w:themeColor="text1"/>
        </w:rPr>
        <w:t>taxonomic profiling</w:t>
      </w:r>
      <w:r w:rsidR="00705467">
        <w:rPr>
          <w:rFonts w:ascii="Calibri" w:hAnsi="Calibri" w:cs="Calibri"/>
          <w:color w:val="000000" w:themeColor="text1"/>
        </w:rPr>
        <w:t xml:space="preserve"> </w:t>
      </w:r>
      <w:r w:rsidR="00F432C0">
        <w:rPr>
          <w:rFonts w:ascii="Calibri" w:hAnsi="Calibri" w:cs="Calibri"/>
          <w:color w:val="000000" w:themeColor="text1"/>
        </w:rPr>
        <w:t>performance</w:t>
      </w:r>
      <w:r w:rsidR="00705467">
        <w:rPr>
          <w:rFonts w:ascii="Calibri" w:hAnsi="Calibri" w:cs="Calibri"/>
          <w:color w:val="000000" w:themeColor="text1"/>
        </w:rPr>
        <w:t xml:space="preserve"> for microbial communities</w:t>
      </w:r>
      <w:r>
        <w:rPr>
          <w:rFonts w:ascii="Calibri" w:hAnsi="Calibri" w:cs="Calibri"/>
          <w:color w:val="000000" w:themeColor="text1"/>
        </w:rPr>
        <w:t xml:space="preserve">. </w:t>
      </w:r>
      <w:r w:rsidR="0064306C">
        <w:rPr>
          <w:rFonts w:ascii="Calibri" w:hAnsi="Calibri" w:cs="Calibri"/>
          <w:color w:val="000000" w:themeColor="text1"/>
        </w:rPr>
        <w:t>Several s</w:t>
      </w:r>
      <w:r w:rsidR="0026033B">
        <w:rPr>
          <w:rFonts w:ascii="Calibri" w:hAnsi="Calibri" w:cs="Calibri"/>
          <w:color w:val="000000" w:themeColor="text1"/>
        </w:rPr>
        <w:t>tudies compar</w:t>
      </w:r>
      <w:r w:rsidR="0064306C">
        <w:rPr>
          <w:rFonts w:ascii="Calibri" w:hAnsi="Calibri" w:cs="Calibri"/>
          <w:color w:val="000000" w:themeColor="text1"/>
        </w:rPr>
        <w:t>e</w:t>
      </w:r>
      <w:r w:rsidR="0026033B">
        <w:rPr>
          <w:rFonts w:ascii="Calibri" w:hAnsi="Calibri" w:cs="Calibri"/>
          <w:color w:val="000000" w:themeColor="text1"/>
        </w:rPr>
        <w:t xml:space="preserve"> </w:t>
      </w:r>
      <w:r w:rsidR="00166881">
        <w:rPr>
          <w:rFonts w:ascii="Calibri" w:hAnsi="Calibri" w:cs="Calibri"/>
          <w:color w:val="000000" w:themeColor="text1"/>
        </w:rPr>
        <w:t xml:space="preserve">the taxonomic composition of environmental microbial communities between </w:t>
      </w:r>
      <w:r w:rsidR="0026033B">
        <w:rPr>
          <w:rFonts w:ascii="Calibri" w:hAnsi="Calibri" w:cs="Calibri"/>
          <w:color w:val="000000" w:themeColor="text1"/>
        </w:rPr>
        <w:t xml:space="preserve">total RNA-Seq </w:t>
      </w:r>
      <w:r w:rsidR="00166881">
        <w:rPr>
          <w:rFonts w:ascii="Calibri" w:hAnsi="Calibri" w:cs="Calibri"/>
          <w:color w:val="000000" w:themeColor="text1"/>
        </w:rPr>
        <w:t>and</w:t>
      </w:r>
      <w:r w:rsidR="0026033B">
        <w:rPr>
          <w:rFonts w:ascii="Calibri" w:hAnsi="Calibri" w:cs="Calibri"/>
          <w:color w:val="000000" w:themeColor="text1"/>
        </w:rPr>
        <w:t xml:space="preserve"> </w:t>
      </w:r>
      <w:r w:rsidR="00166881">
        <w:rPr>
          <w:rFonts w:ascii="Calibri" w:hAnsi="Calibri" w:cs="Calibri"/>
          <w:color w:val="000000" w:themeColor="text1"/>
        </w:rPr>
        <w:t>metabarcoding</w:t>
      </w:r>
      <w:r w:rsidR="0026033B">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62354A">
        <w:rPr>
          <w:rFonts w:ascii="Calibri" w:hAnsi="Calibri" w:cs="Calibri"/>
          <w:color w:val="000000" w:themeColor="text1"/>
        </w:rPr>
        <w:instrText>ADDIN CSL_CITATION {"citationItems":[{"id":"ITEM-1","itemData":{"DOI":"10.3389/fmicb.2018.00093","ISSN":"1664302X","abstract":"Intertidal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Chloroflexi, Acidobacteria, and Bacteroidetes and the classes Delta- and Gamma-proteobacteria, along with the archaeal lineages phylum Bathyarchaeota and the order Thermoplasmatales. The total nitrogen and carbon content of the sediment samples were environmental factors that significantly affected the depth-wise distributions of both bacterial and archaeal communities. Furthermore, the activity of potentially active taxa (including the prevalent order Desulfobacterales and family Anaerolineaceae)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functions.","author":[{"dropping-particle":"","family":"Yan","given":"Yong Wei","non-dropping-particle":"","parse-names":false,"suffix":""},{"dropping-particle":"","family":"Jiang","given":"Qiu Yue","non-dropping-particle":"","parse-names":false,"suffix":""},{"dropping-particle":"","family":"Wang","given":"Jian Gong","non-dropping-particle":"","parse-names":false,"suffix":""},{"dropping-particle":"","family":"Zhu","given":"Ting","non-dropping-particle":"","parse-names":false,"suffix":""},{"dropping-particle":"","family":"Zou","given":"Bin","non-dropping-particle":"","parse-names":false,"suffix":""},{"dropping-particle":"","family":"Qiu","given":"Qiong Fen","non-dropping-particle":"","parse-names":false,"suffix":""},{"dropping-particle":"","family":"Quan","given":"Zhe Xue","non-dropping-particle":"","parse-names":false,"suffix":""}],"container-title":"Frontiers in Microbiology","id":"ITEM-1","issue":"JAN","issued":{"date-parts":[["2018"]]},"page":"1-15","title":"Microbial communities and diversities in mudflat sediments analyzed using a modified metatranscriptomic method","type":"article-journal","volume":"9"},"uris":["http://www.mendeley.com/documents/?uuid=48d119f4-668e-4c48-ba6b-e2a20dde06c6"]},{"id":"ITEM-2","itemData":{"DOI":"10.1111/j.1574-6941.2011.01138.x","ISSN":"01686496","PMID":"21627670","abstract":"DNA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Yan et al., 2018)","plainTextFormattedCitation":"(Lanzén et al., 2011; Yan et al., 2018)","previouslyFormattedCitation":"(Lanzén et al., 2011; Yan et al., 2018)"},"properties":{"noteIndex":0},"schema":"https://github.com/citation-style-language/schema/raw/master/csl-citation.json"}</w:instrText>
      </w:r>
      <w:r w:rsidR="00B7633E">
        <w:rPr>
          <w:rFonts w:ascii="Calibri" w:hAnsi="Calibri" w:cs="Calibri"/>
          <w:color w:val="000000" w:themeColor="text1"/>
        </w:rPr>
        <w:fldChar w:fldCharType="separate"/>
      </w:r>
      <w:r w:rsidR="007077D7" w:rsidRPr="007077D7">
        <w:rPr>
          <w:rFonts w:ascii="Calibri" w:hAnsi="Calibri" w:cs="Calibri"/>
          <w:noProof/>
          <w:color w:val="000000" w:themeColor="text1"/>
        </w:rPr>
        <w:t>(Lanzén et al., 2011; Yan et al., 2018)</w:t>
      </w:r>
      <w:r w:rsidR="00B7633E">
        <w:rPr>
          <w:rFonts w:ascii="Calibri" w:hAnsi="Calibri" w:cs="Calibri"/>
          <w:color w:val="000000" w:themeColor="text1"/>
        </w:rPr>
        <w:fldChar w:fldCharType="end"/>
      </w:r>
      <w:r w:rsidR="0026033B">
        <w:rPr>
          <w:rFonts w:ascii="Calibri" w:hAnsi="Calibri" w:cs="Calibri"/>
          <w:color w:val="000000" w:themeColor="text1"/>
        </w:rPr>
        <w:t xml:space="preserve"> </w:t>
      </w:r>
      <w:r w:rsidR="00166881">
        <w:rPr>
          <w:rFonts w:ascii="Calibri" w:hAnsi="Calibri" w:cs="Calibri"/>
          <w:color w:val="000000" w:themeColor="text1"/>
        </w:rPr>
        <w:t>respectively</w:t>
      </w:r>
      <w:r w:rsidR="0026033B">
        <w:rPr>
          <w:rFonts w:ascii="Calibri" w:hAnsi="Calibri" w:cs="Calibri"/>
          <w:color w:val="000000" w:themeColor="text1"/>
        </w:rPr>
        <w:t xml:space="preserve"> metagenomics</w:t>
      </w:r>
      <w:r w:rsidR="00166881">
        <w:rPr>
          <w:rFonts w:ascii="Calibri" w:hAnsi="Calibri" w:cs="Calibri"/>
          <w:color w:val="000000" w:themeColor="text1"/>
        </w:rPr>
        <w:t xml:space="preserve"> </w:t>
      </w:r>
      <w:r w:rsidR="004A37AA">
        <w:rPr>
          <w:rFonts w:ascii="Calibri" w:hAnsi="Calibri" w:cs="Calibri"/>
          <w:color w:val="000000" w:themeColor="text1"/>
        </w:rPr>
        <w:fldChar w:fldCharType="begin" w:fldLock="1"/>
      </w:r>
      <w:r w:rsidR="007077D7">
        <w:rPr>
          <w:rFonts w:ascii="Calibri" w:hAnsi="Calibri" w:cs="Calibri"/>
          <w:color w:val="000000" w:themeColor="text1"/>
        </w:rPr>
        <w:instrText>ADDIN CSL_CITATION {"citationItems":[{"id":"ITEM-1","itemData":{"DOI":"10.1111/1462-2920.12283","ISSN":"14622920","PMID":"24112684","abstract":"Deep-sea hydrothermal vents are unique environments on Earth, as they host chemosynthetic ecosystems fuelled by geochemical energy with chemolithoautotrophic microorganisms at the basis of the food webs. Whereas discrete high-temperature venting systems have been studied extensively, the microbiotas associated with low-temperature diffuse venting are not well understood. We analysed the structure and functioning of microbial communities in two diffuse venting sediments from the Jan Mayen vent fields in the Norwegian-Greenland Sea, applying an integrated 'omics' approach combining metatranscriptomics, metaproteomics and metagenomics. Polymerase chain reaction-independent three-domain community profiling showed that the two sediments hosted highly similar communities dominated by Epsilonproteobacteria, Deltaproteobacteria and Gammaproteobacteria, besides ciliates, nematodes and various archaeal taxa. Active metabolic pathways were identified through transcripts and peptides, with genes of sulphur and methane oxidation, and carbon fixation pathways highly expressed, in addition to genes of aerobic and anaerobic (nitrate and sulphate) respiratory chains. High expression of chemotaxis and flagella genes reflected a lifestyle in a dynamic habitat rich in physico-chemical gradients. The major metabolic pathways could be assigned to distinct taxonomic groups, thus enabling hypotheses about the function of the different prokaryotic and eukaryotic taxa. This study advances our understanding of the functioning of microbial communities in diffuse hydrothermal venting sediments. © 2013 Society for Applied Microbiology and John Wiley &amp; Sons Ltd.","author":[{"dropping-particle":"","family":"Urich","given":"Tim","non-dropping-particle":"","parse-names":false,"suffix":""},{"dropping-particle":"","family":"Lanzén","given":"Anders","non-dropping-particle":"","parse-names":false,"suffix":""},{"dropping-particle":"","family":"Stokke","given":"Runar","non-dropping-particle":"","parse-names":false,"suffix":""},{"dropping-particle":"","family":"Pedersen","given":"Rolf B.","non-dropping-particle":"","parse-names":false,"suffix":""},{"dropping-particle":"","family":"Bayer","given":"Christoph","non-dropping-particle":"","parse-names":false,"suffix":""},{"dropping-particle":"","family":"Thorseth","given":"Ingunn H.","non-dropping-particle":"","parse-names":false,"suffix":""},{"dropping-particle":"","family":"Schleper","given":"Christa","non-dropping-particle":"","parse-names":false,"suffix":""},{"dropping-particle":"","family":"Steen","given":"Ida H.","non-dropping-particle":"","parse-names":false,"suffix":""},{"dropping-particle":"","family":"Øvreas","given":"Lise","non-dropping-particle":"","parse-names":false,"suffix":""}],"container-title":"Environmental Microbiology","id":"ITEM-1","issue":"9","issued":{"date-parts":[["2014"]]},"page":"2699-2710","title":"Microbial community structure and functioning in marine sediments associated with diffuse hydrothermal venting assessed by integrated meta-omics","type":"article-journal","volume":"16"},"uris":["http://www.mendeley.com/documents/?uuid=b6361a61-364f-4a8c-a71c-bff996f74c6b"]},{"id":"ITEM-2","itemData":{"DOI":"10.1038/ismej.2010.189","ISSN":"17517362","abstract":"As part of an ongoing survey of microbial community gene expression in the ocean, we sequenced and compared 38 Mbp of community transcriptomes and 157 Mbp of community genomes from four bacterioplankton samples, along a defined depth profile at Station ALOHA in North Pacific subtropical gyre (NPSG). Taxonomic analysis suggested that the samples were dominated by three taxa: Prochlorales, Consistiales and Cenarchaeales, which comprised 36-69% and 29-63% of the annotated sequences in the four DNA and four cDNA libraries, respectively. The relative abundance of these taxonomic groups was sometimes very different in the DNA and cDNA libraries, suggesting differential relative transcriptional activities per cell. For example, the 125 m sample genomic library was dominated by Pelagibacter (36% of sequence reads), which contributed fewer sequences to the community transcriptome (11%). Functional characterization of highly expressed genes suggested taxon-specific contributions to specific biogeochemical processes. Examples included Roseobacter relatives involved in aerobic anoxygenic phototrophy at 75 m, and an unexpected contribution of low abundance Crenarchaea to ammonia oxidation at 125 m. Read recruitment using reference microbial genomes indicated depth-specific partitioning of coexisting microbial populations, highlighted by a transcriptionally active high-light-like Prochlorococcus population in the bottom of the photic zone. Additionally, nutrient-uptake genes dominated Pelagibacter transcripts, with apparent enrichment for certain transporter types (for example, the C4-dicarboxylate transport system) over others (for example, phosphate transporters). In total, the data support the utility of coupled DNA and cDNA analyses for describing taxonomic and functional attributes of microbial communities in their natural habitats. © 2011 International Society for Microbial Ecology. All rights reserved.","author":[{"dropping-particle":"","family":"Shi","given":"Yanmei","non-dropping-particle":"","parse-names":false,"suffix":""},{"dropping-particle":"","family":"Tyson","given":"Gene W.","non-dropping-particle":"","parse-names":false,"suffix":""},{"dropping-particle":"","family":"Eppley","given":"John M.","non-dropping-particle":"","parse-names":false,"suffix":""},{"dropping-particle":"","family":"Delong","given":"Edward F.","non-dropping-particle":"","parse-names":false,"suffix":""}],"container-title":"ISME Journal","id":"ITEM-2","issue":"6","issued":{"date-parts":[["2011"]]},"page":"999-1013","publisher":"Nature Publishing Group","title":"Integrated metatranscriptomic and metagenomic analyses of stratified microbial assemblages in the open ocean","type":"article-journal","volume":"5"},"uris":["http://www.mendeley.com/documents/?uuid=15f23d35-35d5-4ffb-9db3-7bbefa803632"]},{"id":"ITEM-3","itemData":{"DOI":"10.1111/j.1574-6941.2011.01138.x","ISSN":"01686496","PMID":"21627670","abstract":"DNA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Ecology","id":"ITEM-3","issue":"3","issued":{"date-parts":[["2011"]]},"page":"577-589","title":"Exploring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Shi et al., 2011; Urich et al., 2014)","plainTextFormattedCitation":"(Lanzén et al., 2011; Shi et al., 2011; Urich et al., 2014)","previouslyFormattedCitation":"(Lanzén et al., 2011; Shi et al., 2011; Urich et al., 2014)"},"properties":{"noteIndex":0},"schema":"https://github.com/citation-style-language/schema/raw/master/csl-citation.json"}</w:instrText>
      </w:r>
      <w:r w:rsidR="004A37AA">
        <w:rPr>
          <w:rFonts w:ascii="Calibri" w:hAnsi="Calibri" w:cs="Calibri"/>
          <w:color w:val="000000" w:themeColor="text1"/>
        </w:rPr>
        <w:fldChar w:fldCharType="separate"/>
      </w:r>
      <w:r w:rsidR="004A37AA" w:rsidRPr="004A37AA">
        <w:rPr>
          <w:rFonts w:ascii="Calibri" w:hAnsi="Calibri" w:cs="Calibri"/>
          <w:noProof/>
          <w:color w:val="000000" w:themeColor="text1"/>
        </w:rPr>
        <w:t>(Lanzén et al., 2011; Shi et al., 2011; Urich et al., 2014)</w:t>
      </w:r>
      <w:r w:rsidR="004A37AA">
        <w:rPr>
          <w:rFonts w:ascii="Calibri" w:hAnsi="Calibri" w:cs="Calibri"/>
          <w:color w:val="000000" w:themeColor="text1"/>
        </w:rPr>
        <w:fldChar w:fldCharType="end"/>
      </w:r>
      <w:r w:rsidR="0064306C">
        <w:rPr>
          <w:rFonts w:ascii="Calibri" w:hAnsi="Calibri" w:cs="Calibri"/>
          <w:color w:val="000000" w:themeColor="text1"/>
        </w:rPr>
        <w:t>. However,</w:t>
      </w:r>
      <w:r w:rsidR="00705467">
        <w:rPr>
          <w:rFonts w:ascii="Calibri" w:hAnsi="Calibri" w:cs="Calibri"/>
          <w:color w:val="000000" w:themeColor="text1"/>
        </w:rPr>
        <w:t xml:space="preserve"> to our knowledge</w:t>
      </w:r>
      <w:r w:rsidR="0064306C">
        <w:rPr>
          <w:rFonts w:ascii="Calibri" w:hAnsi="Calibri" w:cs="Calibri"/>
          <w:color w:val="000000" w:themeColor="text1"/>
        </w:rPr>
        <w:t>,</w:t>
      </w:r>
      <w:r w:rsidR="00705467">
        <w:rPr>
          <w:rFonts w:ascii="Calibri" w:hAnsi="Calibri" w:cs="Calibri"/>
          <w:color w:val="000000" w:themeColor="text1"/>
        </w:rPr>
        <w:t xml:space="preserve"> </w:t>
      </w:r>
      <w:ins w:id="31" w:author="Christopher Hempel" w:date="2021-01-25T15:22:00Z">
        <w:r w:rsidR="00E6242F">
          <w:rPr>
            <w:rFonts w:ascii="Calibri" w:hAnsi="Calibri" w:cs="Calibri"/>
            <w:color w:val="000000" w:themeColor="text1"/>
          </w:rPr>
          <w:t xml:space="preserve">a </w:t>
        </w:r>
      </w:ins>
      <w:r w:rsidR="00705467">
        <w:rPr>
          <w:rFonts w:ascii="Calibri" w:hAnsi="Calibri" w:cs="Calibri"/>
          <w:color w:val="000000" w:themeColor="text1"/>
        </w:rPr>
        <w:t>controlled</w:t>
      </w:r>
      <w:ins w:id="32" w:author="Christopher Hempel" w:date="2021-01-25T15:22:00Z">
        <w:r w:rsidR="00E6242F">
          <w:rPr>
            <w:rFonts w:ascii="Calibri" w:hAnsi="Calibri" w:cs="Calibri"/>
            <w:color w:val="000000" w:themeColor="text1"/>
          </w:rPr>
          <w:t>, mock community-based</w:t>
        </w:r>
      </w:ins>
      <w:r w:rsidR="00705467">
        <w:rPr>
          <w:rFonts w:ascii="Calibri" w:hAnsi="Calibri" w:cs="Calibri"/>
          <w:color w:val="000000" w:themeColor="text1"/>
        </w:rPr>
        <w:t xml:space="preserve"> comparison of </w:t>
      </w:r>
      <w:r w:rsidR="00166881">
        <w:rPr>
          <w:rFonts w:ascii="Calibri" w:hAnsi="Calibri" w:cs="Calibri"/>
          <w:color w:val="000000" w:themeColor="text1"/>
        </w:rPr>
        <w:t xml:space="preserve">total RNA-Seq and metagenomics for </w:t>
      </w:r>
      <w:r w:rsidR="007077D7">
        <w:rPr>
          <w:rFonts w:ascii="Calibri" w:hAnsi="Calibri" w:cs="Calibri"/>
          <w:color w:val="000000" w:themeColor="text1"/>
        </w:rPr>
        <w:t xml:space="preserve">taxonomic profiling of </w:t>
      </w:r>
      <w:r w:rsidR="00166881">
        <w:rPr>
          <w:rFonts w:ascii="Calibri" w:hAnsi="Calibri" w:cs="Calibri"/>
          <w:color w:val="000000" w:themeColor="text1"/>
        </w:rPr>
        <w:t>microbial communiti</w:t>
      </w:r>
      <w:r w:rsidR="007077D7">
        <w:rPr>
          <w:rFonts w:ascii="Calibri" w:hAnsi="Calibri" w:cs="Calibri"/>
          <w:color w:val="000000" w:themeColor="text1"/>
        </w:rPr>
        <w:t>es</w:t>
      </w:r>
      <w:r w:rsidR="00166881">
        <w:rPr>
          <w:rFonts w:ascii="Calibri" w:hAnsi="Calibri" w:cs="Calibri"/>
          <w:color w:val="000000" w:themeColor="text1"/>
        </w:rPr>
        <w:t xml:space="preserve"> is lacking</w:t>
      </w:r>
      <w:ins w:id="33" w:author="Christopher Hempel" w:date="2021-01-14T17:37:00Z">
        <w:r w:rsidR="002E3B8F">
          <w:rPr>
            <w:rFonts w:ascii="Calibri" w:hAnsi="Calibri" w:cs="Calibri"/>
            <w:color w:val="000000" w:themeColor="text1"/>
          </w:rPr>
          <w:t>. This incl</w:t>
        </w:r>
      </w:ins>
      <w:ins w:id="34" w:author="Christopher Hempel" w:date="2021-01-14T17:38:00Z">
        <w:r w:rsidR="002E3B8F">
          <w:rPr>
            <w:rFonts w:ascii="Calibri" w:hAnsi="Calibri" w:cs="Calibri"/>
            <w:color w:val="000000" w:themeColor="text1"/>
          </w:rPr>
          <w:t xml:space="preserve">udes </w:t>
        </w:r>
      </w:ins>
      <w:del w:id="35" w:author="Christopher Hempel" w:date="2021-01-14T17:38:00Z">
        <w:r w:rsidR="007077D7" w:rsidDel="002E3B8F">
          <w:rPr>
            <w:rFonts w:ascii="Calibri" w:hAnsi="Calibri" w:cs="Calibri"/>
            <w:color w:val="000000" w:themeColor="text1"/>
          </w:rPr>
          <w:delText xml:space="preserve">, </w:delText>
        </w:r>
        <w:r w:rsidR="00ED5741" w:rsidDel="002E3B8F">
          <w:rPr>
            <w:rFonts w:ascii="Calibri" w:hAnsi="Calibri" w:cs="Calibri"/>
            <w:color w:val="000000" w:themeColor="text1"/>
          </w:rPr>
          <w:delText>including</w:delText>
        </w:r>
      </w:del>
      <w:r w:rsidR="00ED5741">
        <w:rPr>
          <w:rFonts w:ascii="Calibri" w:hAnsi="Calibri" w:cs="Calibri"/>
          <w:color w:val="000000" w:themeColor="text1"/>
        </w:rPr>
        <w:t xml:space="preserve"> </w:t>
      </w:r>
      <w:ins w:id="36" w:author="Christopher Hempel" w:date="2021-01-18T12:26:00Z">
        <w:r w:rsidR="0010011E">
          <w:rPr>
            <w:rFonts w:ascii="Calibri" w:hAnsi="Calibri" w:cs="Calibri"/>
            <w:color w:val="000000" w:themeColor="text1"/>
          </w:rPr>
          <w:t xml:space="preserve">extensive testing of </w:t>
        </w:r>
      </w:ins>
      <w:r w:rsidR="00B15E8D">
        <w:rPr>
          <w:rFonts w:ascii="Calibri" w:hAnsi="Calibri" w:cs="Calibri"/>
          <w:color w:val="000000" w:themeColor="text1"/>
        </w:rPr>
        <w:t>data processing</w:t>
      </w:r>
      <w:ins w:id="37" w:author="Christopher Hempel" w:date="2021-01-18T12:26:00Z">
        <w:r w:rsidR="0010011E">
          <w:rPr>
            <w:rFonts w:ascii="Calibri" w:hAnsi="Calibri" w:cs="Calibri"/>
            <w:color w:val="000000" w:themeColor="text1"/>
          </w:rPr>
          <w:t xml:space="preserve"> pipelines</w:t>
        </w:r>
      </w:ins>
      <w:ins w:id="38" w:author="Christopher Hempel" w:date="2021-01-14T17:38:00Z">
        <w:r w:rsidR="002E3B8F">
          <w:rPr>
            <w:rFonts w:ascii="Calibri" w:hAnsi="Calibri" w:cs="Calibri"/>
            <w:color w:val="000000" w:themeColor="text1"/>
          </w:rPr>
          <w:t xml:space="preserve">, </w:t>
        </w:r>
      </w:ins>
      <w:ins w:id="39" w:author="Christopher Hempel" w:date="2021-01-14T17:39:00Z">
        <w:r w:rsidR="002E3B8F">
          <w:rPr>
            <w:rFonts w:ascii="Calibri" w:hAnsi="Calibri" w:cs="Calibri"/>
            <w:color w:val="000000" w:themeColor="text1"/>
          </w:rPr>
          <w:t xml:space="preserve">which is essential since results from sequencing data are heavily dependent on the bioinformatics tools that are used for their processing </w:t>
        </w:r>
      </w:ins>
      <w:ins w:id="40" w:author="Christopher Hempel" w:date="2021-01-25T15:14:00Z">
        <w:r w:rsidR="00711B9E">
          <w:fldChar w:fldCharType="begin" w:fldLock="1"/>
        </w:r>
      </w:ins>
      <w:r w:rsidR="00711B9E">
        <w:instrText>ADDIN CSL_CITATION {"citationItems":[{"id":"ITEM-1","itemData":{"DOI":"10.1038/s41579-018-0029-9","ISBN":"4157901800","ISSN":"1740-1534","author":[{"dropping-particle":"","family":"Knight","given":"Rob","non-dropping-particle":"","parse-names":false,"suffix":""},{"dropping-particle":"","family":"Navas","given":"Jose","non-dropping-particle":"","parse-names":false,"suffix":""},{"dropping-particle":"","family":"Quinn","given":"Robert A","non-dropping-particle":"","parse-names":false,"suffix":""},{"dropping-particle":"","family":"Sanders","given":"Jon G","non-dropping-particle":"","parse-names":false,"suffix":""},{"dropping-particle":"","family":"Zhu","given":"Qiyun","non-dropping-particle":"","parse-names":false,"suffix":""}],"container-title":"Nature Reviews Microbiology","id":"ITEM-1","issued":{"date-parts":[["2018"]]},"publisher":"Springer US","title":"Best practices for analysing microbiomes","type":"article-journal"},"uris":["http://www.mendeley.com/documents/?uuid=b3fc8cae-d730-44df-a2f6-7d9f85cba60a"]},{"id":"ITEM-2","itemData":{"DOI":"10.1038/nbt.3935","ISSN":"15461696","PMID":"28898207","abstract":"Diverse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Biotechnology","id":"ITEM-2","issue":"9","issued":{"date-parts":[["2017"]]},"page":"833-844","title":"Shotgun metagenomics, from sampling to analysis","type":"article-journal","volume":"35"},"uris":["http://www.mendeley.com/documents/?uuid=129e7328-0ff5-4a4a-883f-e12061863c72"]},{"id":"ITEM-3","itemData":{"DOI":"10.4137/BBI.S34610","ISSN":"11779322","abstract":"The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author":[{"dropping-particle":"","family":"Bashiardes","given":"Stavros","non-dropping-particle":"","parse-names":false,"suffix":""},{"dropping-particle":"","family":"Zilberman-Schapira","given":"Gili","non-dropping-particle":"","parse-names":false,"suffix":""},{"dropping-particle":"","family":"Elinav","given":"Eran","non-dropping-particle":"","parse-names":false,"suffix":""}],"container-title":"Bioinformatics and Biology Insights","id":"ITEM-3","issued":{"date-parts":[["2016"]]},"page":"19-25","title":"Use of metatranscriptomics in microbiome research","type":"article-journal","volume":"10"},"uris":["http://www.mendeley.com/documents/?uuid=97008a7a-83af-4b18-872b-4063fd6a5c8b"]},{"id":"ITEM-4","itemData":{"DOI":"10.3389/fgene.2019.00904","ISSN":"16648021","abstract":"Sequencing-based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Genetics","id":"ITEM-4","issue":"SEP","issued":{"date-parts":[["2019"]]},"page":"1-10","title":"Advances and challenges in metatranscriptomic analysis","type":"article-journal","volume":"10"},"uris":["http://www.mendeley.com/documents/?uuid=63126242-9845-41c2-a81d-a069771ab36b"]},{"id":"ITEM-5","itemData":{"DOI":"10.1186/s13059-017-1299-7","ISSN":"1474760X","abstract":"Background: One of the main challenges in metagenomics is the identification of microorganisms in clinical and environmental samples. While an extensive and heterogeneous set of computational tools is available to classify microorganisms using whole-genome shotgun sequencing data, comprehensive comparisons of these methods are limited. Results: In this study, we use the largest-to-date set of laboratory-generated and simulated controls across 846 species to evaluate the performance of 11 metagenomic classifiers. Tools were characterized on the basis of their ability to identify taxa at the genus, species, and strain levels, quantify relative abundances of taxa, and classify individual reads to the species level. Strikingly, the number of species identified by the 11 tools can differ by over three orders of magnitude on the same datasets. Various strategies can ameliorate taxonomic misclassification, including abundance filtering, ensemble approaches, and tool intersection. Nevertheless, these strategies were often insufficient to completely eliminate false positives from environmental samples, which are especially important where they concern medically relevant species. Overall, pairing tools with different classification strategies (k-mer, alignment, marker) can combine their respective advantages. Conclusions: This study provides positive and negative controls, titrated standards, and a guide for selecting tools for metagenomic analyses by comparing ranges of precision, accuracy, and recall. We show that proper experimental design and analysis parameters can reduce false positives, provide greater resolution of species in complex metagenomic samples, and improve the interpretation of results.","author":[{"dropping-particle":"","family":"McIntyre","given":"Alexa B.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dropping-particle":"","family":"Tighe","given":"Scott","non-dropping-particle":"","parse-names":false,"suffix":""},{"dropping-particle":"","family":"Hasan","given":"Nur A.","non-dropping-particle":"","parse-names":false,"suffix":""},{"dropping-particle":"","family":"Subramanian","given":"Poorani","non-dropping-particle":"","parse-names":false,"suffix":""},{"dropping-particle":"","family":"Moffat","given":"Kelly","non-dropping-particle":"","parse-names":false,"suffix":""},{"dropping-particle":"","family":"Levy","given":"Shawn","non-dropping-particle":"","parse-names":false,"suffix":""},{"dropping-particle":"","family":"Lonardi","given":"Stefano","non-dropping-particle":"","parse-names":false,"suffix":""},{"dropping-particle":"","family":"Greenfield","given":"Nick","non-dropping-particle":"","parse-names":false,"suffix":""},{"dropping-particle":"","family":"Colwell","given":"Rita R.","non-dropping-particle":"","parse-names":false,"suffix":""},{"dropping-particle":"","family":"Rosen","given":"Gail L.","non-dropping-particle":"","parse-names":false,"suffix":""},{"dropping-particle":"","family":"Mason","given":"Christopher E.","non-dropping-particle":"","parse-names":false,"suffix":""}],"container-title":"Genome Biology","id":"ITEM-5","issue":"1","issued":{"date-parts":[["2017"]]},"page":"1-19","publisher":"Genome Biology","title":"Comprehensive benchmarking and ensemble approaches for metagenomic classifiers","type":"article-journal","volume":"18"},"uris":["http://www.mendeley.com/documents/?uuid=a50ad12a-e52b-475a-b9af-9f8ceb3b5261"]},{"id":"ITEM-6","itemData":{"DOI":"10.1371/journal.pone.0169662","ISBN":"1111111111","ISSN":"19326203","PMID":"21641636","abstract":"With the constant improvement in cost-efficiency and quality of Next Generation Sequencing technologies, shotgun-sequencing approaches -such as metagenomics- have nowadays become the methods of choice for studying and classifying microorganisms from various habitats. The production of data has dramatically increased over the past years and processing and analysis steps are becoming more and more of a bottleneck. Limiting factors are partly the availability of computational resources, but mainly the bioinformatics expertise in establishing and applying appropriate processing and analysis pipelines. Fortunately, a large diversity of specialized software tools is nowadays available. Nevertheless, choosing the most appropriate methods for answering specific biological questions can be rather challenging, especially for non-bioinformaticians. In order to provide a comprehensive overview and guide for the microbiological scientific community, we assessed the most common and freely available metagenome assembly tools with respect to their output statistics, their sensitivity for low abundant community members and variability in resulting community profiles as well as their ease-of-use. In contrast to the highly anticipated \"Critical Assessment of Metagenomic Interpretation\" (CAMI) challenge, which uses general mock community-based assembler comparison we here tested assemblers on real Illumina metagenome sequencing data from natural communities of varying complexity sampled from forest soil and algal biofilms. Our observations clearly demonstrate that different assembly tools can prove optimal, depending on the sample type, available computational resources and, most importantly, the specific research goal. In addition, we present detailed descriptions of the underlying principles and pitfalls of publically available assembly tools from a microbiologist’s perspective, and provide guidance regarding the user-friendliness, sensitivity and reliability of the resulting phylogenetic profiles.","author":[{"dropping-particle":"","family":"Vollmers","given":"John","non-dropping-particle":"","parse-names":false,"suffix":""},{"dropping-particle":"","family":"Wiegand","given":"Sandra","non-dropping-particle":"","parse-names":false,"suffix":""},{"dropping-particle":"","family":"Kaster","given":"Anne Kristin","non-dropping-particle":"","parse-names":false,"suffix":""}],"container-title":"PLoS ONE","id":"ITEM-6","issue":"1","issued":{"date-parts":[["2017"]]},"page":"1-31","title":"Comparing and evaluating metagenome assembly tools from a microbiologist's perspective - Not only size matters!","type":"article-journal","volume":"12"},"uris":["http://www.mendeley.com/documents/?uuid=3fd09448-547f-4b29-ab70-607263be5e1f"]}],"mendeley":{"formattedCitation":"(Bashiardes et al., 2016; Knight et al., 2018; McIntyre et al., 2017; Quince et al., 2017; Shakya et al., 2019; Vollmers et al., 2017)","plainTextFormattedCitation":"(Bashiardes et al., 2016; Knight et al., 2018; McIntyre et al., 2017; Quince et al., 2017; Shakya et al., 2019; Vollmers et al., 2017)","previouslyFormattedCitation":"(Bashiardes et al., 2016; Knight et al., 2018; McIntyre et al., 2017; Quince et al., 2017; Shakya et al., 2019; Vollmers et al., 2017)"},"properties":{"noteIndex":0},"schema":"https://github.com/citation-style-language/schema/raw/master/csl-citation.json"}</w:instrText>
      </w:r>
      <w:ins w:id="41" w:author="Christopher Hempel" w:date="2021-01-25T15:14:00Z">
        <w:r w:rsidR="00711B9E">
          <w:fldChar w:fldCharType="separate"/>
        </w:r>
        <w:r w:rsidR="00711B9E" w:rsidRPr="00AA01B4">
          <w:rPr>
            <w:noProof/>
          </w:rPr>
          <w:t>(Bashiardes et al., 2016; Knight et al., 2018; McIntyre et al., 2017; Quince et al., 2017; Shakya et al., 2019; Vollmers et al., 2017)</w:t>
        </w:r>
        <w:r w:rsidR="00711B9E">
          <w:fldChar w:fldCharType="end"/>
        </w:r>
      </w:ins>
      <w:r w:rsidR="002E3B8F">
        <w:rPr>
          <w:rFonts w:ascii="Calibri" w:hAnsi="Calibri" w:cs="Calibri"/>
          <w:color w:val="000000" w:themeColor="text1"/>
        </w:rPr>
        <w:t>*</w:t>
      </w:r>
      <w:r w:rsidR="00530671">
        <w:rPr>
          <w:rFonts w:ascii="Calibri" w:hAnsi="Calibri" w:cs="Calibri"/>
          <w:color w:val="000000" w:themeColor="text1"/>
        </w:rPr>
        <w:t>. Such a comparison</w:t>
      </w:r>
      <w:r w:rsidR="00705467">
        <w:rPr>
          <w:rFonts w:ascii="Calibri" w:hAnsi="Calibri" w:cs="Calibri"/>
          <w:color w:val="000000" w:themeColor="text1"/>
        </w:rPr>
        <w:t xml:space="preserve"> could</w:t>
      </w:r>
      <w:r w:rsidR="007077D7">
        <w:rPr>
          <w:rFonts w:ascii="Calibri" w:hAnsi="Calibri" w:cs="Calibri"/>
          <w:color w:val="000000" w:themeColor="text1"/>
        </w:rPr>
        <w:t>, however,</w:t>
      </w:r>
      <w:r w:rsidR="00705467">
        <w:rPr>
          <w:rFonts w:ascii="Calibri" w:hAnsi="Calibri" w:cs="Calibri"/>
          <w:color w:val="000000" w:themeColor="text1"/>
        </w:rPr>
        <w:t xml:space="preserve"> have important implications for ecological </w:t>
      </w:r>
      <w:r w:rsidR="00150F96">
        <w:rPr>
          <w:rFonts w:ascii="Calibri" w:hAnsi="Calibri" w:cs="Calibri"/>
          <w:color w:val="000000" w:themeColor="text1"/>
        </w:rPr>
        <w:t>assessments of freshwaters and other ecosystems</w:t>
      </w:r>
      <w:r w:rsidR="00530671">
        <w:rPr>
          <w:rFonts w:ascii="Calibri" w:hAnsi="Calibri" w:cs="Calibri"/>
          <w:color w:val="000000" w:themeColor="text1"/>
        </w:rPr>
        <w:t>,</w:t>
      </w:r>
      <w:r w:rsidR="00A76893">
        <w:rPr>
          <w:rFonts w:ascii="Calibri" w:hAnsi="Calibri" w:cs="Calibri"/>
          <w:color w:val="000000" w:themeColor="text1"/>
        </w:rPr>
        <w:t xml:space="preserve"> given the </w:t>
      </w:r>
      <w:r w:rsidR="00900C66">
        <w:rPr>
          <w:rFonts w:ascii="Calibri" w:hAnsi="Calibri" w:cs="Calibri"/>
          <w:color w:val="000000" w:themeColor="text1"/>
        </w:rPr>
        <w:t>above-mentioned</w:t>
      </w:r>
      <w:r w:rsidR="00A76893">
        <w:rPr>
          <w:rFonts w:ascii="Calibri" w:hAnsi="Calibri" w:cs="Calibri"/>
          <w:color w:val="000000" w:themeColor="text1"/>
        </w:rPr>
        <w:t xml:space="preserve"> bioindication potential of microbes. Therefore</w:t>
      </w:r>
      <w:r w:rsidR="00A819B8">
        <w:t>, w</w:t>
      </w:r>
      <w:r w:rsidR="0049163C">
        <w:t xml:space="preserve">e applied </w:t>
      </w:r>
      <w:r w:rsidR="00A76893">
        <w:rPr>
          <w:rFonts w:ascii="Calibri" w:hAnsi="Calibri" w:cs="Calibri"/>
          <w:color w:val="000000" w:themeColor="text1"/>
        </w:rPr>
        <w:t xml:space="preserve">total RNA-Seq and metagenomics </w:t>
      </w:r>
      <w:r w:rsidR="00905D51">
        <w:t xml:space="preserve">on </w:t>
      </w:r>
      <w:r w:rsidR="00111265">
        <w:t xml:space="preserve">two </w:t>
      </w:r>
      <w:r w:rsidR="005F4FAF">
        <w:t>sample sets</w:t>
      </w:r>
      <w:r w:rsidR="00111265">
        <w:t xml:space="preserve">: 1) </w:t>
      </w:r>
      <w:r w:rsidR="0049163C">
        <w:t>a commercially available microbial mock community</w:t>
      </w:r>
      <w:r w:rsidR="00187B29">
        <w:t xml:space="preserve"> consisting of </w:t>
      </w:r>
      <w:r w:rsidR="00187B29" w:rsidRPr="00EC6348">
        <w:t>eight bacteria</w:t>
      </w:r>
      <w:r w:rsidR="00187B29">
        <w:t>l</w:t>
      </w:r>
      <w:r w:rsidR="00187B29" w:rsidRPr="00EC6348">
        <w:t xml:space="preserve"> and </w:t>
      </w:r>
      <w:r w:rsidR="00187B29">
        <w:t>two</w:t>
      </w:r>
      <w:r w:rsidR="00187B29" w:rsidRPr="00EC6348">
        <w:t xml:space="preserve"> yeast</w:t>
      </w:r>
      <w:r w:rsidR="00187B29">
        <w:t xml:space="preserve"> species at log-distributed abundances</w:t>
      </w:r>
      <w:r w:rsidR="007241CF">
        <w:t>,</w:t>
      </w:r>
      <w:r w:rsidR="0049163C">
        <w:t xml:space="preserve"> </w:t>
      </w:r>
      <w:r w:rsidR="00A819B8">
        <w:t xml:space="preserve">and </w:t>
      </w:r>
      <w:r w:rsidR="00111265">
        <w:t>2)</w:t>
      </w:r>
      <w:r w:rsidR="005D766B">
        <w:t xml:space="preserve"> </w:t>
      </w:r>
      <w:r w:rsidR="00187B29">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applied </w:t>
      </w:r>
      <w:r w:rsidR="00187B29">
        <w:t xml:space="preserve">and compared </w:t>
      </w:r>
      <w:r w:rsidR="00846409">
        <w:t xml:space="preserve">a </w:t>
      </w:r>
      <w:r w:rsidR="005D766B">
        <w:t xml:space="preserve">broad </w:t>
      </w:r>
      <w:r w:rsidR="00846409">
        <w:t xml:space="preserve">variety of </w:t>
      </w:r>
      <w:r w:rsidR="005D766B">
        <w:t xml:space="preserve">common </w:t>
      </w:r>
      <w:r w:rsidR="00846409">
        <w:t xml:space="preserve">bioinformatic processing </w:t>
      </w:r>
      <w:r w:rsidR="00BC3432">
        <w:t xml:space="preserve">and analysis </w:t>
      </w:r>
      <w:r w:rsidR="00527311">
        <w:t>programs</w:t>
      </w:r>
      <w:r w:rsidR="00846409">
        <w:t xml:space="preserve"> </w:t>
      </w:r>
      <w:r w:rsidR="00A819B8">
        <w:t xml:space="preserve">to both metagenomics and total </w:t>
      </w:r>
      <w:r w:rsidR="00D62ED7">
        <w:t>RNA-Seq</w:t>
      </w:r>
      <w:r w:rsidR="00A819B8">
        <w:t xml:space="preserve"> data</w:t>
      </w:r>
      <w:r w:rsidR="00111265">
        <w:t xml:space="preserve"> of both sample sets</w:t>
      </w:r>
      <w:r w:rsidR="00BC3432">
        <w:t xml:space="preserve"> to test </w:t>
      </w:r>
      <w:r w:rsidR="005F7CE5">
        <w:t xml:space="preserve">the </w:t>
      </w:r>
      <w:r w:rsidR="00BC3432">
        <w:t xml:space="preserve">impact </w:t>
      </w:r>
      <w:r w:rsidR="005D766B">
        <w:t xml:space="preserve">of these </w:t>
      </w:r>
      <w:r w:rsidR="00527311">
        <w:t>programs</w:t>
      </w:r>
      <w:r w:rsidR="005D766B">
        <w:t xml:space="preserve"> </w:t>
      </w:r>
      <w:r w:rsidR="00BC3432">
        <w:t xml:space="preserve">on taxonomic profiling </w:t>
      </w:r>
      <w:r w:rsidR="00166881">
        <w:t>performance</w:t>
      </w:r>
      <w:r w:rsidR="009F6CC0">
        <w:t>.</w:t>
      </w:r>
      <w:r w:rsidR="005F4FAF">
        <w:t xml:space="preserve"> We generated a pipeline for each combination of </w:t>
      </w:r>
      <w:r w:rsidR="00527311">
        <w:t>programs</w:t>
      </w:r>
      <w:r w:rsidR="00187B29">
        <w:t xml:space="preserve"> (1</w:t>
      </w:r>
      <w:r w:rsidR="00F02724">
        <w:t>,</w:t>
      </w:r>
      <w:r w:rsidR="00187B29">
        <w:t>536 pipelines in total)</w:t>
      </w:r>
      <w:r w:rsidR="005F4FAF">
        <w:t xml:space="preserve">, and we refer to </w:t>
      </w:r>
      <w:r w:rsidR="00187B29">
        <w:t>each</w:t>
      </w:r>
      <w:r w:rsidR="005F4FAF">
        <w:t xml:space="preserve"> combination of pipeline and sample type (metagenomics or total RNA-Seq) as </w:t>
      </w:r>
      <w:r w:rsidR="00187B29">
        <w:t xml:space="preserve">a </w:t>
      </w:r>
      <w:r w:rsidR="005F4FAF">
        <w:t>workflow.</w:t>
      </w:r>
      <w:r w:rsidR="0099336C">
        <w:t xml:space="preserve"> Ultimately, we tested 1,536 pipelines on </w:t>
      </w:r>
      <w:r w:rsidR="00F02724">
        <w:t xml:space="preserve">each sample </w:t>
      </w:r>
      <w:r w:rsidR="0099336C">
        <w:t>type, leading to 3,072 workflows</w:t>
      </w:r>
      <w:r w:rsidR="00F02724">
        <w:t xml:space="preserve"> that were applied to each sample set (mock community and display tank)</w:t>
      </w:r>
      <w:r w:rsidR="0099336C">
        <w:t>.</w:t>
      </w:r>
    </w:p>
    <w:p w14:paraId="4CB62AC7" w14:textId="3E2DF3C6" w:rsidR="00A30EC5" w:rsidRDefault="00905D51" w:rsidP="00A30EC5">
      <w:pPr>
        <w:spacing w:line="360" w:lineRule="auto"/>
        <w:ind w:firstLine="576"/>
        <w:jc w:val="both"/>
      </w:pPr>
      <w:r>
        <w:t>Our study had</w:t>
      </w:r>
      <w:r w:rsidR="00B64D5B">
        <w:t xml:space="preserve"> two objectives: </w:t>
      </w:r>
      <w:r w:rsidR="00AB321C">
        <w:t>1</w:t>
      </w:r>
      <w:r w:rsidR="00B64D5B">
        <w:t xml:space="preserve">) </w:t>
      </w:r>
      <w:r w:rsidR="00A30EC5">
        <w:t>statistically evaluat</w:t>
      </w:r>
      <w:r w:rsidR="005C6BE4">
        <w:t>ing</w:t>
      </w:r>
      <w:r w:rsidR="00A30EC5">
        <w:t xml:space="preserve"> the </w:t>
      </w:r>
      <w:r w:rsidR="00272007">
        <w:t xml:space="preserve">taxonomic profiling </w:t>
      </w:r>
      <w:r w:rsidR="00A30EC5">
        <w:t>performance</w:t>
      </w:r>
      <w:r w:rsidR="00ED5741">
        <w:t xml:space="preserve">, as in accuracy and precision, </w:t>
      </w:r>
      <w:r w:rsidR="00A30EC5">
        <w:t xml:space="preserve">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2C6EB8">
        <w:t xml:space="preserve">, and </w:t>
      </w:r>
      <w:r w:rsidR="00AB321C">
        <w:t>2</w:t>
      </w:r>
      <w:r w:rsidR="002C6EB8">
        <w:t>) compar</w:t>
      </w:r>
      <w:r w:rsidR="005C6BE4">
        <w:t>ing</w:t>
      </w:r>
      <w:r w:rsidR="002C6EB8">
        <w:t xml:space="preserve"> the </w:t>
      </w:r>
      <w:r w:rsidR="00ED5741">
        <w:t xml:space="preserve">taxonomic profiling </w:t>
      </w:r>
      <w:r w:rsidR="002C6EB8">
        <w:t>performanc</w:t>
      </w:r>
      <w:r w:rsidR="00CE5E45">
        <w:t>e</w:t>
      </w:r>
      <w:r w:rsidR="00ED5741">
        <w:t xml:space="preserve"> </w:t>
      </w:r>
      <w:r w:rsidR="00527311">
        <w:t xml:space="preserve">of workflows </w:t>
      </w:r>
      <w:r w:rsidR="002C6EB8">
        <w:t xml:space="preserve">between the two sample sets </w:t>
      </w:r>
      <w:r w:rsidR="002C6EB8">
        <w:lastRenderedPageBreak/>
        <w:t xml:space="preserve">(mock community and </w:t>
      </w:r>
      <w:r w:rsidR="00414D8B">
        <w:t>display</w:t>
      </w:r>
      <w:r w:rsidR="002C6EB8">
        <w:t xml:space="preserve"> tank)</w:t>
      </w:r>
      <w:r w:rsidR="00272007">
        <w:t xml:space="preserve"> by </w:t>
      </w:r>
      <w:r w:rsidR="004A70C5">
        <w:t>evaluating</w:t>
      </w:r>
      <w:r w:rsidR="00272007">
        <w:t xml:space="preserve"> the precision conservation between </w:t>
      </w:r>
      <w:r w:rsidR="00ED5741">
        <w:t>identical</w:t>
      </w:r>
      <w:r w:rsidR="00F432C0">
        <w:t xml:space="preserve"> </w:t>
      </w:r>
      <w:r w:rsidR="00272007">
        <w:t>workflows applied to both sample sets</w:t>
      </w:r>
      <w:r w:rsidR="002C6EB8">
        <w:t>.</w:t>
      </w:r>
    </w:p>
    <w:p w14:paraId="6C0F552B" w14:textId="0A03803C" w:rsidR="005D766B" w:rsidRDefault="00905D51" w:rsidP="00CE5E45">
      <w:pPr>
        <w:spacing w:line="360" w:lineRule="auto"/>
        <w:ind w:firstLine="576"/>
        <w:jc w:val="both"/>
      </w:pPr>
      <w:r>
        <w:t>This enabled us</w:t>
      </w:r>
      <w:r w:rsidR="005C6BE4">
        <w:t xml:space="preserve"> to determine if metagenomics or total RNA-Seq performed better </w:t>
      </w:r>
      <w:r w:rsidR="001F17DD">
        <w:t xml:space="preserve">for our sample sets </w:t>
      </w:r>
      <w:r w:rsidR="005C6BE4">
        <w:t xml:space="preserve">in terms of taxonomic profiling. Furthermore, we </w:t>
      </w:r>
      <w:r>
        <w:t xml:space="preserve">were able to </w:t>
      </w:r>
      <w:r w:rsidR="005C6BE4">
        <w:t xml:space="preserve">identify </w:t>
      </w:r>
      <w:r w:rsidR="003D0719">
        <w:t xml:space="preserve">both accurate and biased 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in different sample sets.</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42"/>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42"/>
      <w:r w:rsidR="003E4165">
        <w:rPr>
          <w:rStyle w:val="CommentReference"/>
        </w:rPr>
        <w:commentReference w:id="42"/>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42E9769A" w:rsidR="007F3E17" w:rsidRDefault="00AB0188" w:rsidP="007F3E17">
      <w:pPr>
        <w:keepNext/>
        <w:spacing w:line="360" w:lineRule="auto"/>
      </w:pPr>
      <w:r>
        <w:rPr>
          <w:noProof/>
        </w:rPr>
        <w:drawing>
          <wp:inline distT="0" distB="0" distL="0" distR="0" wp14:anchorId="1177BCCD" wp14:editId="12AABB08">
            <wp:extent cx="3908938" cy="5537200"/>
            <wp:effectExtent l="0" t="0" r="3175" b="0"/>
            <wp:docPr id="2" name="Picture 2" descr="A picture containing text, toiletry, skin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oiletry, skin cre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893" cy="5539970"/>
                    </a:xfrm>
                    <a:prstGeom prst="rect">
                      <a:avLst/>
                    </a:prstGeom>
                  </pic:spPr>
                </pic:pic>
              </a:graphicData>
            </a:graphic>
          </wp:inline>
        </w:drawing>
      </w:r>
    </w:p>
    <w:p w14:paraId="558708F7" w14:textId="0C2726C9" w:rsidR="00B35292" w:rsidRDefault="007F3E17" w:rsidP="00B35292">
      <w:pPr>
        <w:pStyle w:val="Caption"/>
      </w:pPr>
      <w:r>
        <w:t xml:space="preserve">Figure </w:t>
      </w:r>
      <w:r w:rsidR="00733B53">
        <w:fldChar w:fldCharType="begin"/>
      </w:r>
      <w:r w:rsidR="00733B53">
        <w:instrText xml:space="preserve"> SEQ Figure \* ARABIC </w:instrText>
      </w:r>
      <w:r w:rsidR="00733B53">
        <w:fldChar w:fldCharType="separate"/>
      </w:r>
      <w:r w:rsidR="000813BC">
        <w:rPr>
          <w:noProof/>
        </w:rPr>
        <w:t>1</w:t>
      </w:r>
      <w:r w:rsidR="00733B53">
        <w:rPr>
          <w:noProof/>
        </w:rPr>
        <w:fldChar w:fldCharType="end"/>
      </w:r>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and an established microbial community. Three replicates per sample set were generated and filtered through 0.2 µm filter</w:t>
      </w:r>
      <w:r w:rsidR="00EF0141">
        <w:t>s</w:t>
      </w:r>
      <w:r w:rsidR="00F607FF">
        <w:t xml:space="preserve">. DNA and RNA were extracted in parallel and shotgun sequenced on the same </w:t>
      </w:r>
      <w:proofErr w:type="spellStart"/>
      <w:r w:rsidR="00F607FF">
        <w:t>MiSeq</w:t>
      </w:r>
      <w:proofErr w:type="spellEnd"/>
      <w:r w:rsidR="00F607FF">
        <w:t xml:space="preserve"> run</w:t>
      </w:r>
      <w:r w:rsidR="00F02724">
        <w:t>, representing two sample types (metagenomics</w:t>
      </w:r>
      <w:r w:rsidR="00EF0141">
        <w:t xml:space="preserve"> and</w:t>
      </w:r>
      <w:r w:rsidR="00F02724">
        <w:t xml:space="preserve"> total RNA-Seq)</w:t>
      </w:r>
      <w:r w:rsidR="00F607FF">
        <w:t>. The sequencing data</w:t>
      </w:r>
      <w:r w:rsidR="00F02724">
        <w:t xml:space="preserve"> </w:t>
      </w:r>
      <w:r w:rsidR="00900C66">
        <w:t>were</w:t>
      </w:r>
      <w:r w:rsidR="00F607FF">
        <w:t xml:space="preserve"> processed </w:t>
      </w:r>
      <w:r w:rsidR="00F02724">
        <w:t xml:space="preserve">using 1,536 pipelines </w:t>
      </w:r>
      <w:r w:rsidR="00F607FF">
        <w:t>as shown in Fig. 2</w:t>
      </w:r>
      <w:r w:rsidR="00F02724">
        <w:t xml:space="preserve">. Each combination of pipeline and sample type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 xml:space="preserve">sample </w:t>
      </w:r>
      <w:r w:rsidR="00F607FF">
        <w:lastRenderedPageBreak/>
        <w:t>set</w:t>
      </w:r>
      <w:r w:rsidR="00F02724">
        <w:t>s</w:t>
      </w:r>
      <w:r w:rsidR="00F607FF">
        <w:t>. These were statistically evaluated by</w:t>
      </w:r>
      <w:r w:rsidR="00E80077">
        <w:t xml:space="preserve"> 1)</w:t>
      </w:r>
      <w:r w:rsidR="00F607FF">
        <w:t xml:space="preserve"> </w:t>
      </w:r>
      <w:r w:rsidR="00E80077">
        <w:t>estimating</w:t>
      </w:r>
      <w:r w:rsidR="00F607FF">
        <w:t xml:space="preserve"> the accuracy and precision for the mock community </w:t>
      </w:r>
      <w:r w:rsidR="00E80077">
        <w:t xml:space="preserve">sample set and heuristically determining the workflows that were closest to the optimal performance, </w:t>
      </w:r>
      <w:r w:rsidR="00F607FF">
        <w:t xml:space="preserve">and </w:t>
      </w:r>
      <w:r w:rsidR="00E80077">
        <w:t xml:space="preserve">2) estimating </w:t>
      </w:r>
      <w:r w:rsidR="00F607FF">
        <w:t>the</w:t>
      </w:r>
      <w:r w:rsidR="00F607FF" w:rsidRPr="00F607FF">
        <w:t xml:space="preserve"> </w:t>
      </w:r>
      <w:r w:rsidR="00F607FF">
        <w:t>precision conservation between</w:t>
      </w:r>
      <w:r w:rsidR="00E80077">
        <w:t xml:space="preserve"> both sample sets</w:t>
      </w:r>
      <w:r w:rsidR="00F607FF">
        <w:t xml:space="preserve"> </w:t>
      </w:r>
      <w:r w:rsidR="00E80077">
        <w:t xml:space="preserve">for these optimal performing </w:t>
      </w:r>
      <w:r w:rsidR="00F607FF">
        <w:t>workflows.</w:t>
      </w:r>
    </w:p>
    <w:p w14:paraId="661EBD3D" w14:textId="386FD3A8" w:rsidR="007F3E17" w:rsidRDefault="007F3E17" w:rsidP="007F3E17">
      <w:pPr>
        <w:pStyle w:val="Caption"/>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071B2D62" w:rsidR="00EC6348" w:rsidRPr="00EC6348" w:rsidRDefault="00D71A65" w:rsidP="00205CCC">
      <w:pPr>
        <w:spacing w:line="360" w:lineRule="auto"/>
        <w:ind w:firstLine="720"/>
        <w:jc w:val="both"/>
      </w:pPr>
      <w:r>
        <w:t>For this study</w:t>
      </w:r>
      <w:r w:rsidR="00900C66">
        <w:t>,</w:t>
      </w:r>
      <w:r>
        <w:t xml:space="preserve">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900C66">
        <w:t>three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They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974577">
        <w:t>.</w:t>
      </w:r>
    </w:p>
    <w:p w14:paraId="4E6DB16E" w14:textId="613C9A68" w:rsidR="00EC6348" w:rsidRDefault="00EC6348" w:rsidP="00E05CD2">
      <w:pPr>
        <w:spacing w:line="360" w:lineRule="auto"/>
      </w:pPr>
    </w:p>
    <w:p w14:paraId="3D2E471C" w14:textId="09A7FD28" w:rsidR="00EC6348" w:rsidRDefault="00EC6348" w:rsidP="00205CCC">
      <w:pPr>
        <w:pStyle w:val="Caption"/>
        <w:keepNext/>
        <w:spacing w:line="360" w:lineRule="auto"/>
        <w:jc w:val="both"/>
      </w:pPr>
      <w:r>
        <w:t xml:space="preserve">Table </w:t>
      </w:r>
      <w:r w:rsidR="00733B53">
        <w:fldChar w:fldCharType="begin"/>
      </w:r>
      <w:r w:rsidR="00733B53">
        <w:instrText xml:space="preserve"> SEQ Table \* ARABIC </w:instrText>
      </w:r>
      <w:r w:rsidR="00733B53">
        <w:fldChar w:fldCharType="separate"/>
      </w:r>
      <w:r>
        <w:rPr>
          <w:noProof/>
        </w:rPr>
        <w:t>1</w:t>
      </w:r>
      <w:r w:rsidR="00733B53">
        <w:rPr>
          <w:noProof/>
        </w:rPr>
        <w:fldChar w:fldCharType="end"/>
      </w:r>
      <w:r>
        <w:t>: Microbial composition of the mock community (</w:t>
      </w:r>
      <w:r w:rsidR="00E21105">
        <w:t>modified</w:t>
      </w:r>
      <w:r w:rsidR="001C3106">
        <w:t xml:space="preserve">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70E65223" w:rsidR="001C3106" w:rsidRDefault="001C3106" w:rsidP="001C3106">
            <w:pPr>
              <w:jc w:val="center"/>
            </w:pPr>
            <w:r>
              <w:t>16S</w:t>
            </w:r>
            <w:r w:rsidR="00E21105">
              <w:t xml:space="preserve"> SSU</w:t>
            </w:r>
            <w:r>
              <w:t xml:space="preserve"> Only</w:t>
            </w:r>
            <w:r w:rsidRPr="00EC6348">
              <w:rPr>
                <w:vertAlign w:val="superscript"/>
              </w:rPr>
              <w:t>1</w:t>
            </w:r>
          </w:p>
        </w:tc>
        <w:tc>
          <w:tcPr>
            <w:tcW w:w="699" w:type="pct"/>
            <w:vAlign w:val="center"/>
          </w:tcPr>
          <w:p w14:paraId="602BEBA5" w14:textId="74D17B31" w:rsidR="001C3106" w:rsidRDefault="001C3106" w:rsidP="001C3106">
            <w:pPr>
              <w:jc w:val="center"/>
            </w:pPr>
            <w:r>
              <w:t>16S &amp; 18S</w:t>
            </w:r>
            <w:r w:rsidR="00E21105">
              <w:t xml:space="preserve"> SSU</w:t>
            </w:r>
            <w:r w:rsidRPr="00EC6348">
              <w:rPr>
                <w:vertAlign w:val="superscript"/>
              </w:rPr>
              <w:t>1</w:t>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020B0516" w:rsidR="00EC6348" w:rsidRPr="00EC6348" w:rsidRDefault="00EC6348" w:rsidP="00205CCC">
      <w:pPr>
        <w:pStyle w:val="Caption"/>
        <w:keepNext/>
        <w:spacing w:line="360" w:lineRule="auto"/>
        <w:jc w:val="both"/>
      </w:pPr>
      <w:r w:rsidRPr="00EC6348">
        <w:rPr>
          <w:vertAlign w:val="superscript"/>
        </w:rPr>
        <w:t>1</w:t>
      </w:r>
      <w:r w:rsidRPr="00EC6348">
        <w:t xml:space="preserve"> The theoretical composition in terms of 16S (or 16S &amp; 18S)</w:t>
      </w:r>
      <w:r w:rsidR="00E21105">
        <w:t xml:space="preserve"> SSU</w:t>
      </w:r>
      <w:r w:rsidRPr="00EC6348">
        <w:t xml:space="preserve"> rRNA gene abundance was calculated from theoretical genomic DNA composition with the following formula: 16S/18S copy number = total genomic DNA (g) × unit conversion constant (bp/g) / genome size (bp) × 16S/18S </w:t>
      </w:r>
      <w:r w:rsidRPr="00EC6348">
        <w:lastRenderedPageBreak/>
        <w:t>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41FBF654" w:rsidR="00EC6348" w:rsidRDefault="008F49B7" w:rsidP="00D71A65">
      <w:pPr>
        <w:spacing w:line="360" w:lineRule="auto"/>
        <w:ind w:firstLine="720"/>
        <w:jc w:val="both"/>
      </w:pPr>
      <w:r>
        <w:t xml:space="preserve">We </w:t>
      </w:r>
      <w:r w:rsidR="001B2FBE">
        <w:t xml:space="preserve">also took </w:t>
      </w:r>
      <w:r w:rsidR="00D71A65">
        <w:t xml:space="preserve">three </w:t>
      </w:r>
      <w:r w:rsidR="002C6F6F">
        <w:t xml:space="preserve">one-liter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containing various fish, mollusk</w:t>
      </w:r>
      <w:r w:rsidR="009D5A3F">
        <w:t>s</w:t>
      </w:r>
      <w:r w:rsidR="001C3106">
        <w:t xml:space="preserve">, </w:t>
      </w:r>
      <w:r w:rsidR="00D71A65">
        <w:t>crustacean</w:t>
      </w:r>
      <w:r w:rsidR="001C3106">
        <w:t>, and macrophyte</w:t>
      </w:r>
      <w:r w:rsidR="00D71A65">
        <w:t xml:space="preserve"> species </w:t>
      </w:r>
      <w:r w:rsidR="0020364F">
        <w:t>(Sup</w:t>
      </w:r>
      <w:r w:rsidR="009D5A3F">
        <w:t>.</w:t>
      </w:r>
      <w:r w:rsidR="0020364F">
        <w:t xml:space="preserve"> Tab. </w:t>
      </w:r>
      <w:r w:rsidR="009D5A3F">
        <w:t>1</w:t>
      </w:r>
      <w:r w:rsidR="0020364F">
        <w:t xml:space="preserve">) </w:t>
      </w:r>
      <w:r w:rsidR="00D71A65">
        <w:t xml:space="preserve">as well as </w:t>
      </w:r>
      <w:r w:rsidR="001C3106">
        <w:t>an established microbial community</w:t>
      </w:r>
      <w:r w:rsidR="00D71A65">
        <w:t xml:space="preserve"> </w:t>
      </w:r>
      <w:r w:rsidR="00EC6348">
        <w:t xml:space="preserve">to simulate </w:t>
      </w:r>
      <w:r w:rsidR="00EC6348" w:rsidRPr="00EC6348">
        <w:t>environmental freshwater sampling</w:t>
      </w:r>
      <w:r w:rsidR="00EC6348">
        <w:t xml:space="preserve"> (Sup</w:t>
      </w:r>
      <w:r w:rsidR="009D5A3F">
        <w:t>.</w:t>
      </w:r>
      <w:r w:rsidR="00EC6348">
        <w:t xml:space="preserve"> Fig. 1)</w:t>
      </w:r>
      <w:r w:rsidR="001B2FBE">
        <w:t xml:space="preserve"> using a bleach-sterilized jug</w:t>
      </w:r>
      <w:r w:rsidR="00EC6348">
        <w:t>.</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314FEA52"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(for details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1B2FBE">
        <w:t xml:space="preserve">three times 1 L of </w:t>
      </w:r>
      <w:r>
        <w:t xml:space="preserve">the </w:t>
      </w:r>
      <w:r w:rsidR="00414D8B">
        <w:t>display</w:t>
      </w:r>
      <w:r>
        <w:t xml:space="preserve"> tank water </w:t>
      </w:r>
      <w:r w:rsidR="00EC6348">
        <w:t>an</w:t>
      </w:r>
      <w:r w:rsidR="00F84A8F">
        <w:t>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E21105">
        <w:t xml:space="preserve">. </w:t>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Research; Irvine; CA U.S.A.) which were prepared with 1 mL of DNA/RNA Shield </w:t>
      </w:r>
      <w:r w:rsidR="00205CCC">
        <w:t xml:space="preserve">under a clean hood in a low DNA-concentration laboratory </w:t>
      </w:r>
      <w:r w:rsidR="00900C66">
        <w:t>before</w:t>
      </w:r>
      <w:r w:rsidR="00205CCC">
        <w:t xml:space="preserve"> filtration.</w:t>
      </w:r>
    </w:p>
    <w:p w14:paraId="1DE167B0" w14:textId="37626E27"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t>Burlington; NY U.S.A.) for 40 min at maximum rpm to break up cells</w:t>
      </w:r>
      <w:r w:rsidR="00F84A8F">
        <w:t xml:space="preserve"> following manufacture</w:t>
      </w:r>
      <w:r w:rsidR="00180EE5">
        <w:t>r’</w:t>
      </w:r>
      <w:r w:rsidR="00F84A8F">
        <w:t>s instructions for optimal</w:t>
      </w:r>
      <w:r w:rsidR="00776123">
        <w:t xml:space="preserve"> </w:t>
      </w:r>
      <w:r w:rsidR="00205CCC">
        <w:t>cell breakup</w:t>
      </w:r>
      <w:r w:rsidR="00776123">
        <w:t xml:space="preserve"> </w:t>
      </w:r>
      <w:r w:rsidR="00205CCC">
        <w:t>of</w:t>
      </w:r>
      <w:r w:rsidR="00776123">
        <w:t xml:space="preserve"> the purchased mock</w:t>
      </w:r>
      <w:r w:rsidR="00180EE5">
        <w:t xml:space="preserve"> community</w:t>
      </w:r>
      <w:r w:rsidR="00205CCC">
        <w:t>.</w:t>
      </w:r>
    </w:p>
    <w:p w14:paraId="55B9B18C" w14:textId="298129D7" w:rsidR="008F49B7" w:rsidRDefault="008F49B7" w:rsidP="00205CCC">
      <w:pPr>
        <w:spacing w:line="360" w:lineRule="auto"/>
        <w:ind w:firstLine="720"/>
        <w:jc w:val="both"/>
      </w:pPr>
      <w:r>
        <w:lastRenderedPageBreak/>
        <w:t>For parallel DNA/RNA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sample volume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 xml:space="preserve">and added </w:t>
      </w:r>
      <w:r w:rsidR="00900C66">
        <w:t xml:space="preserve">a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3A7056C1" w:rsidR="00F42F23" w:rsidRPr="006E2813" w:rsidRDefault="002F3370" w:rsidP="00250B08">
      <w:pPr>
        <w:spacing w:line="360" w:lineRule="auto"/>
        <w:ind w:firstLine="720"/>
        <w:jc w:val="both"/>
      </w:pPr>
      <w:commentRangeStart w:id="43"/>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w:t>
      </w:r>
      <w:r w:rsidR="009D5A3F">
        <w:t>2</w:t>
      </w:r>
      <w:r w:rsidR="006E2813">
        <w:t xml:space="preserve">) </w:t>
      </w:r>
      <w:r w:rsidR="00F42F23" w:rsidRPr="00F42F23">
        <w:t>and its integrity was assessed on a 2100 Bioanalyzer (Agilent T</w:t>
      </w:r>
      <w:r w:rsidR="00F42F23" w:rsidRPr="006E2813">
        <w:t>echnologies) (Sup. Tab</w:t>
      </w:r>
      <w:r w:rsidRPr="006E2813">
        <w:t xml:space="preserve">. </w:t>
      </w:r>
      <w:r w:rsidR="009D5A3F">
        <w:t>3</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27958197" w:rsidR="00F42F23" w:rsidRDefault="002F3370" w:rsidP="00AC0270">
      <w:pPr>
        <w:spacing w:line="360" w:lineRule="auto"/>
        <w:ind w:firstLine="720"/>
        <w:jc w:val="both"/>
      </w:pPr>
      <w:r w:rsidRPr="006E2813">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9D5A3F">
        <w:t>4</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w:t>
      </w:r>
      <w:r w:rsidRPr="002F3370">
        <w:lastRenderedPageBreak/>
        <w:t xml:space="preserve">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43"/>
      <w:r w:rsidR="00CC5E77">
        <w:rPr>
          <w:rStyle w:val="CommentReference"/>
        </w:rPr>
        <w:commentReference w:id="43"/>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r w:rsidR="001A39C7" w:rsidRPr="006E2813">
        <w:t xml:space="preserve">equal relative sequencing depth </w:t>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44"/>
      <w:commentRangeStart w:id="45"/>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44"/>
      <w:r w:rsidR="00AC0270">
        <w:rPr>
          <w:rStyle w:val="CommentReference"/>
        </w:rPr>
        <w:commentReference w:id="44"/>
      </w:r>
      <w:commentRangeEnd w:id="45"/>
      <w:r w:rsidR="001A39C7">
        <w:rPr>
          <w:rStyle w:val="CommentReference"/>
        </w:rPr>
        <w:commentReference w:id="45"/>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7DF81077"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46"/>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46"/>
      <w:r w:rsidR="00CC5E77">
        <w:rPr>
          <w:rStyle w:val="CommentReference"/>
        </w:rPr>
        <w:commentReference w:id="46"/>
      </w:r>
      <w:r w:rsidR="00F42F23" w:rsidRPr="00215C89">
        <w:t>(S</w:t>
      </w:r>
      <w:r w:rsidR="00F42F23" w:rsidRPr="006E2813">
        <w:t xml:space="preserve">up. Tab. </w:t>
      </w:r>
      <w:r w:rsidR="009D5A3F">
        <w:t>5</w:t>
      </w:r>
      <w:r w:rsidR="006E2813" w:rsidRPr="006E2813">
        <w:t>+</w:t>
      </w:r>
      <w:r w:rsidR="009D5A3F">
        <w:t>6</w:t>
      </w:r>
      <w:r w:rsidR="006E2813" w:rsidRPr="006E2813">
        <w:t xml:space="preserve"> – 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7988C699" w14:textId="45C2E8BA" w:rsidR="004B4023" w:rsidRDefault="00136C7D" w:rsidP="00FA742B">
      <w:pPr>
        <w:spacing w:line="360" w:lineRule="auto"/>
        <w:ind w:firstLine="709"/>
        <w:jc w:val="both"/>
      </w:pPr>
      <w:ins w:id="47" w:author="Christopher Hempel" w:date="2021-01-26T15:32:00Z">
        <w:r>
          <w:t>Applied</w:t>
        </w:r>
      </w:ins>
      <w:ins w:id="48" w:author="Christopher Hempel" w:date="2021-01-26T14:39:00Z">
        <w:r w:rsidR="00E52204">
          <w:t xml:space="preserve"> PHRED score cut-offs</w:t>
        </w:r>
      </w:ins>
      <w:ins w:id="49" w:author="Christopher Hempel" w:date="2021-01-26T15:07:00Z">
        <w:r w:rsidR="00D3651C">
          <w:t xml:space="preserve"> for trimming and quality filtering </w:t>
        </w:r>
      </w:ins>
      <w:ins w:id="50" w:author="Christopher Hempel" w:date="2021-01-26T15:20:00Z">
        <w:r w:rsidR="00FA742B">
          <w:t xml:space="preserve">of High-Throughput Sequencing data </w:t>
        </w:r>
      </w:ins>
      <w:ins w:id="51" w:author="Christopher Hempel" w:date="2021-01-26T15:07:00Z">
        <w:r w:rsidR="00D3651C">
          <w:t>vary across the</w:t>
        </w:r>
      </w:ins>
      <w:ins w:id="52" w:author="Christopher Hempel" w:date="2021-01-26T15:21:00Z">
        <w:r w:rsidR="00FA742B">
          <w:t xml:space="preserve"> lit</w:t>
        </w:r>
      </w:ins>
      <w:ins w:id="53" w:author="Christopher Hempel" w:date="2021-01-26T15:22:00Z">
        <w:r w:rsidR="00FA742B">
          <w:t>erature</w:t>
        </w:r>
      </w:ins>
      <w:ins w:id="54" w:author="Christopher Hempel" w:date="2021-01-26T15:08:00Z">
        <w:r w:rsidR="00D3651C">
          <w:t>.</w:t>
        </w:r>
      </w:ins>
      <w:ins w:id="55" w:author="Christopher Hempel" w:date="2021-01-26T15:16:00Z">
        <w:r w:rsidR="00FA742B">
          <w:t xml:space="preserve"> </w:t>
        </w:r>
      </w:ins>
      <w:ins w:id="56" w:author="Christopher Hempel" w:date="2021-01-26T16:13:00Z">
        <w:r w:rsidR="00314971">
          <w:t xml:space="preserve">While </w:t>
        </w:r>
      </w:ins>
      <w:ins w:id="57" w:author="Christopher Hempel" w:date="2021-01-26T15:15:00Z">
        <w:r w:rsidR="00FA742B">
          <w:t>strict</w:t>
        </w:r>
      </w:ins>
      <w:ins w:id="58" w:author="Christopher Hempel" w:date="2021-01-26T15:12:00Z">
        <w:r w:rsidR="00FA742B">
          <w:t xml:space="preserve"> </w:t>
        </w:r>
      </w:ins>
      <w:ins w:id="59" w:author="Christopher Hempel" w:date="2021-01-26T15:15:00Z">
        <w:r w:rsidR="00FA742B">
          <w:t xml:space="preserve">quality </w:t>
        </w:r>
      </w:ins>
      <w:ins w:id="60" w:author="Christopher Hempel" w:date="2021-01-26T15:12:00Z">
        <w:r w:rsidR="00FA742B">
          <w:t>trimming</w:t>
        </w:r>
      </w:ins>
      <w:ins w:id="61" w:author="Christopher Hempel" w:date="2021-01-26T15:13:00Z">
        <w:r w:rsidR="00FA742B">
          <w:t>, i.e., trimming at high PHRED score</w:t>
        </w:r>
      </w:ins>
      <w:ins w:id="62" w:author="Christopher Hempel" w:date="2021-01-26T16:14:00Z">
        <w:r w:rsidR="00314971">
          <w:t xml:space="preserve"> cut-offs</w:t>
        </w:r>
      </w:ins>
      <w:ins w:id="63" w:author="Christopher Hempel" w:date="2021-01-26T15:15:00Z">
        <w:r w:rsidR="00FA742B">
          <w:t xml:space="preserve"> of 20-30</w:t>
        </w:r>
      </w:ins>
      <w:ins w:id="64" w:author="Christopher Hempel" w:date="2021-01-26T15:12:00Z">
        <w:r w:rsidR="00FA742B">
          <w:t xml:space="preserve">, </w:t>
        </w:r>
      </w:ins>
      <w:ins w:id="65" w:author="Christopher Hempel" w:date="2021-01-26T15:13:00Z">
        <w:r w:rsidR="00FA742B">
          <w:t xml:space="preserve">is common </w:t>
        </w:r>
      </w:ins>
      <w:ins w:id="66" w:author="Christopher Hempel" w:date="2021-01-26T15:14:00Z">
        <w:r w:rsidR="00FA742B">
          <w:fldChar w:fldCharType="begin" w:fldLock="1"/>
        </w:r>
      </w:ins>
      <w:r w:rsidR="00314971">
        <w:instrText>ADDIN CSL_CITATION {"citationItems":[{"id":"ITEM-1","itemData":{"DOI":"10.1111/mec.14350","ISSN":"1365294X","PMID":"28921802","abstract":"The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communities","type":"article-journal","volume":"26"},"uris":["http://www.mendeley.com/documents/?uuid=8fadd80e-e187-409b-a424-8760e9e9b250"]},{"id":"ITEM-2","itemData":{"DOI":"10.3389/fgene.2014.00013","ISSN":"16648021","abstract":"The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Genetics","id":"ITEM-2","issue":"JAN","issued":{"date-parts":[["2014"]]},"page":"1-7","title":"On the optimal trimming of high-throughput mRNA sequence data","type":"article-journal","volume":"5"},"uris":["http://www.mendeley.com/documents/?uuid=2a9f08cb-5171-442e-9b89-3c244ea57f92"]}],"mendeley":{"formattedCitation":"(Deiner et al., 2017; MacManes, 2014)","plainTextFormattedCitation":"(Deiner et al., 2017; MacManes, 2014)","previouslyFormattedCitation":"(Deiner et al., 2017; MacManes, 2014)"},"properties":{"noteIndex":0},"schema":"https://github.com/citation-style-language/schema/raw/master/csl-citation.json"}</w:instrText>
      </w:r>
      <w:ins w:id="67" w:author="Christopher Hempel" w:date="2021-01-26T15:14:00Z">
        <w:r w:rsidR="00FA742B">
          <w:fldChar w:fldCharType="separate"/>
        </w:r>
      </w:ins>
      <w:r w:rsidR="00FA742B" w:rsidRPr="00FA742B">
        <w:rPr>
          <w:noProof/>
        </w:rPr>
        <w:t>(Deiner et al., 2017; MacManes, 2014)</w:t>
      </w:r>
      <w:ins w:id="68" w:author="Christopher Hempel" w:date="2021-01-26T15:14:00Z">
        <w:r w:rsidR="00FA742B">
          <w:fldChar w:fldCharType="end"/>
        </w:r>
      </w:ins>
      <w:ins w:id="69" w:author="Christopher Hempel" w:date="2021-01-26T15:32:00Z">
        <w:r w:rsidR="00EA28A1">
          <w:t>,</w:t>
        </w:r>
      </w:ins>
      <w:ins w:id="70" w:author="Christopher Hempel" w:date="2021-01-26T15:14:00Z">
        <w:r w:rsidR="00FA742B">
          <w:t xml:space="preserve"> gentle quality tr</w:t>
        </w:r>
      </w:ins>
      <w:ins w:id="71" w:author="Christopher Hempel" w:date="2021-01-26T15:15:00Z">
        <w:r w:rsidR="00FA742B">
          <w:t xml:space="preserve">imming </w:t>
        </w:r>
      </w:ins>
      <w:ins w:id="72" w:author="Christopher Hempel" w:date="2021-01-26T15:16:00Z">
        <w:r w:rsidR="00FA742B">
          <w:t>at PHRED score</w:t>
        </w:r>
      </w:ins>
      <w:ins w:id="73" w:author="Christopher Hempel" w:date="2021-01-26T16:14:00Z">
        <w:r w:rsidR="00314971">
          <w:t xml:space="preserve"> cut-offs </w:t>
        </w:r>
      </w:ins>
      <w:ins w:id="74" w:author="Christopher Hempel" w:date="2021-01-26T15:16:00Z">
        <w:r w:rsidR="00FA742B">
          <w:t xml:space="preserve">of </w:t>
        </w:r>
        <w:r w:rsidR="00FA742B" w:rsidRPr="00E52204">
          <w:t>﻿</w:t>
        </w:r>
        <w:r w:rsidR="00FA742B">
          <w:t>2-</w:t>
        </w:r>
        <w:r w:rsidR="00FA742B" w:rsidRPr="00E52204">
          <w:t>﻿</w:t>
        </w:r>
        <w:r w:rsidR="00FA742B">
          <w:t>5</w:t>
        </w:r>
      </w:ins>
      <w:ins w:id="75" w:author="Christopher Hempel" w:date="2021-01-26T15:32:00Z">
        <w:r w:rsidR="00EA28A1">
          <w:t xml:space="preserve"> </w:t>
        </w:r>
      </w:ins>
      <w:ins w:id="76" w:author="Christopher Hempel" w:date="2021-01-26T16:13:00Z">
        <w:r w:rsidR="00314971">
          <w:t xml:space="preserve">can </w:t>
        </w:r>
      </w:ins>
      <w:ins w:id="77" w:author="Christopher Hempel" w:date="2021-01-26T15:32:00Z">
        <w:r w:rsidR="00EA28A1">
          <w:t>improve transcriptome assembly</w:t>
        </w:r>
      </w:ins>
      <w:ins w:id="78" w:author="Christopher Hempel" w:date="2021-01-26T16:15:00Z">
        <w:r w:rsidR="00314971">
          <w:t xml:space="preserve"> </w:t>
        </w:r>
        <w:r w:rsidR="00314971">
          <w:fldChar w:fldCharType="begin" w:fldLock="1"/>
        </w:r>
        <w:r w:rsidR="00314971">
          <w:instrText>ADDIN CSL_CITATION {"citationItems":[{"id":"ITEM-1","itemData":{"DOI":"10.3389/fgene.2014.00013","ISSN":"16648021","abstract":"The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Genetics","id":"ITEM-1","issue":"JAN","issued":{"date-parts":[["2014"]]},"page":"1-7","title":"On the optimal trimming of high-throughput mRNA sequence data","type":"article-journal","volume":"5"},"uris":["http://www.mendeley.com/documents/?uuid=2a9f08cb-5171-442e-9b89-3c244ea57f92"]}],"mendeley":{"formattedCitation":"(MacManes, 2014)","plainTextFormattedCitation":"(MacManes, 2014)","previouslyFormattedCitation":"(MacManes, 2014)"},"properties":{"noteIndex":0},"schema":"https://github.com/citation-style-language/schema/raw/master/csl-citation.json"}</w:instrText>
        </w:r>
        <w:r w:rsidR="00314971">
          <w:fldChar w:fldCharType="separate"/>
        </w:r>
        <w:r w:rsidR="00314971" w:rsidRPr="00E52204">
          <w:rPr>
            <w:noProof/>
          </w:rPr>
          <w:t>(MacManes, 2014)</w:t>
        </w:r>
        <w:r w:rsidR="00314971">
          <w:fldChar w:fldCharType="end"/>
        </w:r>
      </w:ins>
      <w:ins w:id="79" w:author="Christopher Hempel" w:date="2021-01-26T15:13:00Z">
        <w:r w:rsidR="00FA742B">
          <w:t>.</w:t>
        </w:r>
      </w:ins>
      <w:ins w:id="80" w:author="Christopher Hempel" w:date="2021-01-26T15:10:00Z">
        <w:r w:rsidR="00D3651C">
          <w:t xml:space="preserve"> </w:t>
        </w:r>
      </w:ins>
      <w:ins w:id="81" w:author="Christopher Hempel" w:date="2021-01-26T15:17:00Z">
        <w:r w:rsidR="00FA742B">
          <w:t>To explore the effect of different PHRED score cut-offs</w:t>
        </w:r>
      </w:ins>
      <w:ins w:id="82" w:author="Christopher Hempel" w:date="2021-01-26T15:18:00Z">
        <w:r w:rsidR="00FA742B">
          <w:t xml:space="preserve"> on both metagenomics and total RNA-Seq taxonomic profiling performance</w:t>
        </w:r>
      </w:ins>
      <w:ins w:id="83" w:author="Christopher Hempel" w:date="2021-01-26T15:17:00Z">
        <w:r w:rsidR="00FA742B">
          <w:t xml:space="preserve">, </w:t>
        </w:r>
      </w:ins>
      <w:del w:id="84" w:author="Christopher Hempel" w:date="2021-01-26T15:18:00Z">
        <w:r w:rsidR="00F356FA" w:rsidDel="00FA742B">
          <w:delText>W</w:delText>
        </w:r>
      </w:del>
      <w:ins w:id="85" w:author="Christopher Hempel" w:date="2021-01-26T15:18:00Z">
        <w:r w:rsidR="00FA742B">
          <w:t>w</w:t>
        </w:r>
      </w:ins>
      <w:r w:rsidR="008D510C">
        <w:t>e used</w:t>
      </w:r>
      <w:r w:rsidR="002E3D51">
        <w:t xml:space="preserve"> </w:t>
      </w:r>
      <w:proofErr w:type="spellStart"/>
      <w:r w:rsidR="00E05CD2">
        <w:t>Trimmomatic</w:t>
      </w:r>
      <w:proofErr w:type="spellEnd"/>
      <w:r w:rsidR="0092337B">
        <w:t xml:space="preserve"> v0.39</w:t>
      </w:r>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w:t>
      </w:r>
      <w:r w:rsidR="00A72407" w:rsidRPr="00205CCC">
        <w:lastRenderedPageBreak/>
        <w:t xml:space="preserve">different </w:t>
      </w:r>
      <w:r w:rsidR="009900C8">
        <w:t>PHRED score</w:t>
      </w:r>
      <w:ins w:id="86" w:author="Christopher Hempel" w:date="2021-01-26T15:18:00Z">
        <w:r w:rsidR="00FA742B">
          <w:t xml:space="preserve"> cut-offs</w:t>
        </w:r>
      </w:ins>
      <w:del w:id="87" w:author="Christopher Hempel" w:date="2021-01-26T15:18:00Z">
        <w:r w:rsidR="009900C8" w:rsidDel="00FA742B">
          <w:delText>s</w:delText>
        </w:r>
      </w:del>
      <w:r w:rsidR="00A72407" w:rsidRPr="00205CCC">
        <w:t xml:space="preserve"> (﻿</w:t>
      </w:r>
      <w:r w:rsidR="00205CCC" w:rsidRPr="00205CCC">
        <w:t xml:space="preserve">PHRED </w:t>
      </w:r>
      <w:r w:rsidR="008945AA" w:rsidRPr="00205CCC">
        <w:t>≤</w:t>
      </w:r>
      <w:r w:rsidR="008945AA">
        <w:t>5</w:t>
      </w:r>
      <w:r w:rsidR="008945AA" w:rsidRPr="00205CCC">
        <w:t xml:space="preserve">, ≤10, </w:t>
      </w:r>
      <w:r w:rsidR="00205CCC" w:rsidRPr="00205CCC">
        <w:t>≤1</w:t>
      </w:r>
      <w:r w:rsidR="00A72407">
        <w:t>5</w:t>
      </w:r>
      <w:r w:rsidR="00205CCC" w:rsidRPr="00205CCC">
        <w:t>, and ≤20</w:t>
      </w:r>
      <w:r w:rsidR="00E05CD2" w:rsidRPr="00205CCC">
        <w:t>)</w:t>
      </w:r>
      <w:ins w:id="88" w:author="Christopher Hempel" w:date="2021-01-26T15:18:00Z">
        <w:r w:rsidR="00FA742B">
          <w:t>.</w:t>
        </w:r>
      </w:ins>
      <w:r w:rsidR="007F3E17">
        <w:t xml:space="preserve"> </w:t>
      </w:r>
      <w:ins w:id="89" w:author="Christopher Hempel" w:date="2021-01-26T15:19:00Z">
        <w:r w:rsidR="00FA742B">
          <w:t>We</w:t>
        </w:r>
      </w:ins>
      <w:del w:id="90" w:author="Christopher Hempel" w:date="2021-01-26T15:19:00Z">
        <w:r w:rsidR="008945AA" w:rsidDel="00FA742B">
          <w:delText>to</w:delText>
        </w:r>
      </w:del>
      <w:r w:rsidR="008945AA">
        <w:t xml:space="preserve"> trim</w:t>
      </w:r>
      <w:ins w:id="91" w:author="Christopher Hempel" w:date="2021-01-26T15:19:00Z">
        <w:r w:rsidR="00FA742B">
          <w:t>med</w:t>
        </w:r>
      </w:ins>
      <w:r w:rsidR="008945AA">
        <w:t xml:space="preserve"> the leading and trailing low-quality nucleotides of each read </w:t>
      </w:r>
      <w:r w:rsidR="009900C8">
        <w:t xml:space="preserve">and </w:t>
      </w:r>
      <w:del w:id="92" w:author="Christopher Hempel" w:date="2021-01-26T15:19:00Z">
        <w:r w:rsidR="009900C8" w:rsidDel="00FA742B">
          <w:delText>to run</w:delText>
        </w:r>
      </w:del>
      <w:ins w:id="93" w:author="Christopher Hempel" w:date="2021-01-26T15:19:00Z">
        <w:r w:rsidR="00FA742B">
          <w:t>ran</w:t>
        </w:r>
      </w:ins>
      <w:r w:rsidR="009900C8">
        <w:t xml:space="preserve"> a sliding window of size 4 over each read, cutting it if the average quality of nucleotides in the sliding window was below the respective PHRED score</w:t>
      </w:r>
      <w:ins w:id="94" w:author="Christopher Hempel" w:date="2021-01-26T15:21:00Z">
        <w:r w:rsidR="00FA742B">
          <w:t xml:space="preserve"> cut-offs</w:t>
        </w:r>
      </w:ins>
      <w:del w:id="95" w:author="Christopher Hempel" w:date="2021-01-26T15:21:00Z">
        <w:r w:rsidR="009900C8" w:rsidDel="00FA742B">
          <w:delText>s</w:delText>
        </w:r>
      </w:del>
      <w:r w:rsidR="009900C8">
        <w:t xml:space="preserve">. </w:t>
      </w:r>
      <w:r w:rsidR="00EA489F">
        <w:t>Additionally, w</w:t>
      </w:r>
      <w:r w:rsidR="009900C8">
        <w:t xml:space="preserve">e excluded reads shorter than 25 nucleotides </w:t>
      </w:r>
      <w:r w:rsidR="00EA489F">
        <w:t xml:space="preserve">after trimming. </w:t>
      </w:r>
      <w:r w:rsidR="009900C8">
        <w:t xml:space="preserve">The exact command was the following, </w:t>
      </w:r>
      <w:r w:rsidR="007F3E17">
        <w:t xml:space="preserve">where X represents the respective PHRED score cut-off: </w:t>
      </w:r>
      <w:r w:rsidR="007F3E17" w:rsidRPr="007F3E17">
        <w:rPr>
          <w:rFonts w:ascii="Courier New" w:eastAsia="MS Mincho" w:hAnsi="Courier New" w:cs="Courier New"/>
        </w:rPr>
        <w:t>ILLUMINACLIP:TruSeq3-PE.fa:2:30:10, LEADING:X TRAILING:X, SLIDINGWINDOW:4:X MINLEN:25</w:t>
      </w:r>
      <w:r w:rsidR="008D510C" w:rsidRPr="00205CCC">
        <w:t>.</w:t>
      </w:r>
      <w:r w:rsidR="00EA4471">
        <w:t xml:space="preserve"> After trimming, we error-corrected all reads using </w:t>
      </w:r>
      <w:r w:rsidR="004B4023">
        <w:t xml:space="preserve">the error-correction module of the assembler </w:t>
      </w:r>
      <w:proofErr w:type="spellStart"/>
      <w:r w:rsidR="004B4023">
        <w:t>SPAdes</w:t>
      </w:r>
      <w:proofErr w:type="spellEnd"/>
      <w:r w:rsidR="004B4023">
        <w:t xml:space="preserve"> </w:t>
      </w:r>
      <w:r w:rsidR="0092337B">
        <w:t xml:space="preserve">v 3.14.1 </w:t>
      </w:r>
      <w:r w:rsidR="004B4023">
        <w:fldChar w:fldCharType="begin" w:fldLock="1"/>
      </w:r>
      <w:r w:rsidR="004B4023">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4B4023">
        <w:fldChar w:fldCharType="separate"/>
      </w:r>
      <w:r w:rsidR="004B4023" w:rsidRPr="002E3D51">
        <w:rPr>
          <w:noProof/>
        </w:rPr>
        <w:t>(Bankevich et al., 2012)</w:t>
      </w:r>
      <w:r w:rsidR="004B4023">
        <w:fldChar w:fldCharType="end"/>
      </w:r>
      <w:r w:rsidR="004B4023">
        <w:t xml:space="preserve"> by running </w:t>
      </w:r>
      <w:proofErr w:type="spellStart"/>
      <w:r w:rsidR="00954DDE">
        <w:t>SPA</w:t>
      </w:r>
      <w:r w:rsidR="004B4023">
        <w:t>des</w:t>
      </w:r>
      <w:proofErr w:type="spellEnd"/>
      <w:r w:rsidR="004B4023">
        <w:t xml:space="preserve"> on forward and reverse reads with the parameter </w:t>
      </w:r>
      <w:r w:rsidR="004B4023">
        <w:rPr>
          <w:rFonts w:ascii="Courier New" w:eastAsia="MS Mincho" w:hAnsi="Courier New" w:cs="Courier New"/>
        </w:rPr>
        <w:t>--only-error-correction</w:t>
      </w:r>
      <w:r w:rsidR="004B4023">
        <w:t>. That way, error-correction between the assemblers was standardized.</w:t>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19B92EF6"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w:t>
      </w:r>
      <w:r w:rsidR="001352FE">
        <w:t>with</w:t>
      </w:r>
      <w:r w:rsidR="002E3D51">
        <w:t xml:space="preserve"> </w:t>
      </w:r>
      <w:proofErr w:type="spellStart"/>
      <w:r w:rsidR="002E3D51">
        <w:t>SortMeRNA</w:t>
      </w:r>
      <w:proofErr w:type="spellEnd"/>
      <w:r w:rsidR="007F3E17">
        <w:t xml:space="preserve"> </w:t>
      </w:r>
      <w:r w:rsidR="0092337B">
        <w:t xml:space="preserve">v4.0.0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1352FE">
        <w:t> </w:t>
      </w:r>
      <w:r w:rsidR="001352FE" w:rsidRPr="001352FE">
        <w:t xml:space="preserve">to generate output files in </w:t>
      </w:r>
      <w:proofErr w:type="spellStart"/>
      <w:r w:rsidR="001352FE" w:rsidRPr="001352FE">
        <w:t>fasta</w:t>
      </w:r>
      <w:proofErr w:type="spellEnd"/>
      <w:r w:rsidR="001352FE" w:rsidRPr="001352FE">
        <w:t xml:space="preserve"> format</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1352FE" w:rsidRPr="00542C31">
        <w:t xml:space="preserve"> </w:t>
      </w:r>
      <w:r w:rsidR="00542C31">
        <w:t xml:space="preserve">to </w:t>
      </w:r>
      <w:r w:rsidR="00542C31" w:rsidRPr="00542C31">
        <w:t>only filter the reads</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542C31" w:rsidRPr="00542C31">
        <w:t xml:space="preserve"> to keep both forward </w:t>
      </w:r>
      <w:r w:rsidR="00900C66">
        <w:t>and</w:t>
      </w:r>
      <w:r w:rsidR="00542C31" w:rsidRPr="00542C31">
        <w:t xml:space="preserve"> reverse reads if only one matches</w:t>
      </w:r>
      <w:r w:rsidR="0013277C">
        <w:t xml:space="preserve">, </w:t>
      </w:r>
      <w:r w:rsidR="00542C31" w:rsidRPr="0013277C">
        <w:rPr>
          <w:rFonts w:ascii="Courier New" w:eastAsia="MS Mincho" w:hAnsi="Courier New" w:cs="Courier New"/>
        </w:rPr>
        <w:t>--</w:t>
      </w:r>
      <w:r w:rsidR="00542C31">
        <w:rPr>
          <w:rFonts w:ascii="Courier New" w:eastAsia="MS Mincho" w:hAnsi="Courier New" w:cs="Courier New"/>
        </w:rPr>
        <w:t>out2</w:t>
      </w:r>
      <w:r w:rsidR="00542C31" w:rsidRPr="00542C31">
        <w:t xml:space="preserve"> </w:t>
      </w:r>
      <w:r w:rsidR="00542C31">
        <w:t xml:space="preserve">to </w:t>
      </w:r>
      <w:r w:rsidR="00BA52E9">
        <w:t xml:space="preserve">save forward and reverse reads in separate files, </w:t>
      </w:r>
      <w:r w:rsidR="007F3E17">
        <w:t xml:space="preserve">and </w:t>
      </w:r>
      <w:r w:rsidR="00AC3A7D">
        <w:t xml:space="preserve">all </w:t>
      </w:r>
      <w:r w:rsidR="007F3E17">
        <w:t>other parameters set to default</w:t>
      </w:r>
      <w:r w:rsidR="00860034" w:rsidRPr="00537F54">
        <w:rPr>
          <w:rFonts w:eastAsia="MS Mincho" w:cstheme="minorHAnsi"/>
        </w:rPr>
        <w:t xml:space="preserve">; </w:t>
      </w:r>
      <w:r w:rsidR="00860034">
        <w:rPr>
          <w:rFonts w:eastAsia="MS Mincho" w:cstheme="minorHAnsi"/>
        </w:rPr>
        <w:t>resulting</w:t>
      </w:r>
      <w:r w:rsidR="00860034" w:rsidRPr="00537F54">
        <w:rPr>
          <w:rFonts w:eastAsia="MS Mincho" w:cstheme="minorHAnsi"/>
        </w:rPr>
        <w:t xml:space="preserve"> read names were concatenated and </w:t>
      </w:r>
      <w:r w:rsidR="00860034">
        <w:rPr>
          <w:rFonts w:eastAsia="MS Mincho" w:cstheme="minorHAnsi"/>
        </w:rPr>
        <w:t>reads</w:t>
      </w:r>
      <w:r w:rsidR="00860034" w:rsidRPr="00537F54">
        <w:rPr>
          <w:rFonts w:eastAsia="MS Mincho" w:cstheme="minorHAnsi"/>
        </w:rPr>
        <w:t xml:space="preserve"> were extracted from the trimmed </w:t>
      </w:r>
      <w:r w:rsidR="00DA39D8">
        <w:rPr>
          <w:rFonts w:eastAsia="MS Mincho" w:cstheme="minorHAnsi"/>
        </w:rPr>
        <w:t>forward</w:t>
      </w:r>
      <w:r w:rsidR="00860034" w:rsidRPr="00537F54">
        <w:rPr>
          <w:rFonts w:eastAsia="MS Mincho" w:cstheme="minorHAnsi"/>
        </w:rPr>
        <w:t xml:space="preserve"> and </w:t>
      </w:r>
      <w:r w:rsidR="00DA39D8">
        <w:rPr>
          <w:rFonts w:eastAsia="MS Mincho" w:cstheme="minorHAnsi"/>
        </w:rPr>
        <w:t>reverse</w:t>
      </w:r>
      <w:r w:rsidR="00860034" w:rsidRPr="00537F54">
        <w:rPr>
          <w:rFonts w:eastAsia="MS Mincho" w:cstheme="minorHAnsi"/>
        </w:rPr>
        <w:t xml:space="preserve"> reads to obtain paired reads</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(HMM-based)</w:t>
      </w:r>
      <w:r w:rsidR="002E3D51">
        <w:t xml:space="preserve"> </w:t>
      </w:r>
      <w:r w:rsidR="00736DAA">
        <w:t xml:space="preserve">with </w:t>
      </w:r>
      <w:proofErr w:type="spellStart"/>
      <w:r w:rsidR="002E3D51">
        <w:t>barrnap</w:t>
      </w:r>
      <w:proofErr w:type="spellEnd"/>
      <w:r w:rsidR="0092337B">
        <w:t xml:space="preserve"> v0.9</w:t>
      </w:r>
      <w:r w:rsidR="002E3D51">
        <w:t xml:space="preserve"> </w:t>
      </w:r>
      <w:r w:rsidR="00537F54">
        <w:t xml:space="preserve"> </w:t>
      </w:r>
      <w:commentRangeStart w:id="96"/>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96"/>
      <w:r w:rsidR="00314971">
        <w:rPr>
          <w:rStyle w:val="CommentReference"/>
        </w:rPr>
        <w:commentReference w:id="96"/>
      </w:r>
      <w:r w:rsidR="009A5B17">
        <w:t xml:space="preserve">, which </w:t>
      </w:r>
      <w:r w:rsidR="009A5B17" w:rsidRPr="009A5B17">
        <w:t xml:space="preserve">predicts the location of rRNA genes in genomes </w:t>
      </w:r>
      <w:r w:rsidR="00946C57">
        <w:t xml:space="preserve">using trained HMMs. However, since </w:t>
      </w:r>
      <w:proofErr w:type="spellStart"/>
      <w:r w:rsidR="00946C57">
        <w:t>barrnap</w:t>
      </w:r>
      <w:proofErr w:type="spellEnd"/>
      <w:r w:rsidR="00946C57">
        <w:t xml:space="preserve"> </w:t>
      </w:r>
      <w:r w:rsidR="00BA52E9">
        <w:t>only keeps reads</w:t>
      </w:r>
      <w:r w:rsidR="00946C57">
        <w:t xml:space="preserve"> that contain rRNA genes, we</w:t>
      </w:r>
      <w:r w:rsidR="009A5B17">
        <w:t xml:space="preserve"> used </w:t>
      </w:r>
      <w:r w:rsidR="00946C57">
        <w:t xml:space="preserve">it </w:t>
      </w:r>
      <w:r w:rsidR="009A5B17">
        <w:t xml:space="preserve">here to identify </w:t>
      </w:r>
      <w:r w:rsidR="00946C57">
        <w:t>rRNA-</w:t>
      </w:r>
      <w:r w:rsidR="009A5B17">
        <w:t>reads</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946C57">
        <w:t xml:space="preserve">were </w:t>
      </w:r>
      <w:r w:rsidR="00900C66">
        <w:t>separately</w:t>
      </w:r>
      <w:r w:rsidR="00736DAA">
        <w:t xml:space="preserve"> </w:t>
      </w:r>
      <w:r w:rsidR="00946C57">
        <w:t xml:space="preserve">run </w:t>
      </w:r>
      <w:r w:rsidR="00537F54">
        <w:t xml:space="preserve">against 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860034">
        <w:t>using</w:t>
      </w:r>
      <w:r w:rsidR="00537F54">
        <w:t xml:space="preserve"> parameters </w:t>
      </w:r>
      <w:r w:rsidR="00DA39D8" w:rsidRPr="00537F54">
        <w:rPr>
          <w:rFonts w:ascii="Courier New" w:eastAsia="MS Mincho" w:hAnsi="Courier New" w:cs="Courier New"/>
        </w:rPr>
        <w:t>--</w:t>
      </w:r>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0.000001</w:t>
      </w:r>
      <w:r w:rsidR="00BA52E9">
        <w:rPr>
          <w:rFonts w:eastAsia="MS Mincho" w:cstheme="minorHAnsi"/>
        </w:rPr>
        <w:t xml:space="preserve"> and</w:t>
      </w:r>
      <w:r w:rsidR="00537F54" w:rsidRPr="0013277C">
        <w:rPr>
          <w:rFonts w:eastAsia="MS Mincho" w:cstheme="minorHAnsi"/>
        </w:rPr>
        <w:t xml:space="preserve"> </w:t>
      </w:r>
      <w:r w:rsidR="00537F54" w:rsidRPr="00537F54">
        <w:rPr>
          <w:rFonts w:ascii="Courier New" w:eastAsia="MS Mincho" w:hAnsi="Courier New" w:cs="Courier New"/>
        </w:rPr>
        <w:t>--reject 0.000001</w:t>
      </w:r>
      <w:r w:rsidR="00736DAA" w:rsidRPr="00736DAA">
        <w:rPr>
          <w:rFonts w:eastAsia="MS Mincho" w:cstheme="minorHAnsi"/>
        </w:rPr>
        <w:t xml:space="preserve"> </w:t>
      </w:r>
      <w:r w:rsidR="00BA52E9">
        <w:rPr>
          <w:rFonts w:eastAsia="MS Mincho" w:cstheme="minorHAnsi"/>
        </w:rPr>
        <w:t xml:space="preserve">to </w:t>
      </w:r>
      <w:r w:rsidR="00736DAA">
        <w:rPr>
          <w:rFonts w:eastAsia="MS Mincho" w:cstheme="minorHAnsi"/>
        </w:rPr>
        <w:t>keep partial matches</w:t>
      </w:r>
      <w:r w:rsidR="00BA52E9">
        <w:rPr>
          <w:rFonts w:eastAsia="MS Mincho" w:cstheme="minorHAnsi"/>
        </w:rPr>
        <w:t>,</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ther parameters set to default</w:t>
      </w:r>
      <w:r w:rsidR="00736DAA">
        <w:rPr>
          <w:rFonts w:eastAsia="MS Mincho" w:cstheme="minorHAnsi"/>
        </w:rPr>
        <w:t>. The</w:t>
      </w:r>
      <w:r w:rsidR="00537F54" w:rsidRPr="00537F54">
        <w:rPr>
          <w:rFonts w:eastAsia="MS Mincho" w:cstheme="minorHAnsi"/>
        </w:rPr>
        <w:t xml:space="preserve"> read names </w:t>
      </w:r>
      <w:r w:rsidR="00736DAA">
        <w:rPr>
          <w:rFonts w:eastAsia="MS Mincho" w:cstheme="minorHAnsi"/>
        </w:rPr>
        <w:t xml:space="preserve">of both filtered read files </w:t>
      </w:r>
      <w:r w:rsidR="00537F54" w:rsidRPr="00537F54">
        <w:rPr>
          <w:rFonts w:eastAsia="MS Mincho" w:cstheme="minorHAnsi"/>
        </w:rPr>
        <w:t xml:space="preserve">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 to obtain paired reads</w:t>
      </w:r>
      <w:r w:rsidR="00537F54" w:rsidRPr="00537F54">
        <w:rPr>
          <w:rFonts w:cstheme="minorHAnsi"/>
        </w:rPr>
        <w:t>,</w:t>
      </w:r>
      <w:r w:rsidR="002E3D51">
        <w:t xml:space="preserve"> </w:t>
      </w:r>
      <w:r w:rsidR="008D5662">
        <w:t xml:space="preserve">and </w:t>
      </w:r>
      <w:r w:rsidR="007F3E17">
        <w:t xml:space="preserve">3) </w:t>
      </w:r>
      <w:proofErr w:type="spellStart"/>
      <w:r w:rsidR="002E3D51">
        <w:t>kmer</w:t>
      </w:r>
      <w:proofErr w:type="spellEnd"/>
      <w:r w:rsidR="002E3D51">
        <w:t xml:space="preserve">-based </w:t>
      </w:r>
      <w:r w:rsidR="00736DAA">
        <w:t>with</w:t>
      </w:r>
      <w:r w:rsidR="002E3D51">
        <w:t xml:space="preserve"> </w:t>
      </w:r>
      <w:proofErr w:type="spellStart"/>
      <w:r w:rsidR="002E3D51">
        <w:t>rRNAFilter</w:t>
      </w:r>
      <w:proofErr w:type="spellEnd"/>
      <w:r w:rsidR="002E3D51">
        <w:t xml:space="preserve"> </w:t>
      </w:r>
      <w:r w:rsidR="0092337B">
        <w:t xml:space="preserve">v1.1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which filters</w:t>
      </w:r>
      <w:r w:rsidR="00946C57" w:rsidRPr="009A5B17">
        <w:t xml:space="preserve"> reads based on the difference of</w:t>
      </w:r>
      <w:r w:rsidR="00946C57">
        <w:t xml:space="preserve"> the k-</w:t>
      </w:r>
      <w:proofErr w:type="spellStart"/>
      <w:r w:rsidR="00946C57">
        <w:t>mer</w:t>
      </w:r>
      <w:proofErr w:type="spellEnd"/>
      <w:r w:rsidR="00946C57">
        <w:t xml:space="preserve"> frequencies of rRNA and non-rRNA reads. Since rRNA reads are much more abundant, their k-</w:t>
      </w:r>
      <w:proofErr w:type="spellStart"/>
      <w:r w:rsidR="00946C57">
        <w:t>mer</w:t>
      </w:r>
      <w:proofErr w:type="spellEnd"/>
      <w:r w:rsidR="00946C57">
        <w:t xml:space="preserve"> frequencies </w:t>
      </w:r>
      <w:r w:rsidR="00DB6B95">
        <w:t>are</w:t>
      </w:r>
      <w:r w:rsidR="00946C57">
        <w:t xml:space="preserve"> </w:t>
      </w:r>
      <w:r w:rsidR="00DB6B95">
        <w:t xml:space="preserve">distinguishable by </w:t>
      </w:r>
      <w:proofErr w:type="spellStart"/>
      <w:r w:rsidR="00DB6B95">
        <w:t>rRNAFilter</w:t>
      </w:r>
      <w:proofErr w:type="spellEnd"/>
      <w:r w:rsidR="00DB6B95">
        <w:t>.</w:t>
      </w:r>
      <w:r w:rsidR="00946C57">
        <w:t xml:space="preserve"> </w:t>
      </w:r>
      <w:r w:rsidR="00736DAA">
        <w:t xml:space="preserve">Both </w:t>
      </w:r>
      <w:r w:rsidR="00736DAA">
        <w:lastRenderedPageBreak/>
        <w:t>t</w:t>
      </w:r>
      <w:r w:rsidR="0013277C">
        <w:t xml:space="preserve">rimmed </w:t>
      </w:r>
      <w:r w:rsidR="00DA39D8">
        <w:t>forward</w:t>
      </w:r>
      <w:r w:rsidR="0013277C">
        <w:t xml:space="preserve"> and </w:t>
      </w:r>
      <w:r w:rsidR="00DA39D8">
        <w:t>reverse</w:t>
      </w:r>
      <w:r w:rsidR="0013277C">
        <w:t xml:space="preserve"> reads </w:t>
      </w:r>
      <w:r w:rsidR="00DB6B95">
        <w:t xml:space="preserve">were </w:t>
      </w:r>
      <w:r w:rsidR="00736DAA">
        <w:t xml:space="preserve">separately </w:t>
      </w:r>
      <w:r w:rsidR="00DB6B95">
        <w:t xml:space="preserve">filtered </w:t>
      </w:r>
      <w:r w:rsidR="007F3E17">
        <w:t>with default parameters</w:t>
      </w:r>
      <w:r w:rsidR="00736DAA">
        <w:t xml:space="preserve"> including k=20.</w:t>
      </w:r>
      <w:r w:rsidR="0013277C" w:rsidRPr="00537F54">
        <w:rPr>
          <w:rFonts w:eastAsia="MS Mincho" w:cstheme="minorHAnsi"/>
        </w:rPr>
        <w:t xml:space="preserve"> </w:t>
      </w:r>
      <w:r w:rsidR="00736DAA">
        <w:rPr>
          <w:rFonts w:eastAsia="MS Mincho" w:cstheme="minorHAnsi"/>
        </w:rPr>
        <w:t>The r</w:t>
      </w:r>
      <w:r w:rsidR="0013277C" w:rsidRPr="00537F54">
        <w:rPr>
          <w:rFonts w:eastAsia="MS Mincho" w:cstheme="minorHAnsi"/>
        </w:rPr>
        <w:t xml:space="preserve">ead names </w:t>
      </w:r>
      <w:r w:rsidR="00736DAA">
        <w:rPr>
          <w:rFonts w:eastAsia="MS Mincho" w:cstheme="minorHAnsi"/>
        </w:rPr>
        <w:t xml:space="preserve">of both filtered read files </w:t>
      </w:r>
      <w:r w:rsidR="0013277C" w:rsidRPr="00537F54">
        <w:rPr>
          <w:rFonts w:eastAsia="MS Mincho" w:cstheme="minorHAnsi"/>
        </w:rPr>
        <w:t xml:space="preserve">were concatenated and </w:t>
      </w:r>
      <w:r w:rsidR="0013277C">
        <w:rPr>
          <w:rFonts w:eastAsia="MS Mincho" w:cstheme="minorHAnsi"/>
        </w:rPr>
        <w:t>reads</w:t>
      </w:r>
      <w:r w:rsidR="0013277C" w:rsidRPr="00537F54">
        <w:rPr>
          <w:rFonts w:eastAsia="MS Mincho" w:cstheme="minorHAnsi"/>
        </w:rPr>
        <w:t xml:space="preserve"> were extracted from the trimmed </w:t>
      </w:r>
      <w:r w:rsidR="00DA39D8">
        <w:rPr>
          <w:rFonts w:eastAsia="MS Mincho" w:cstheme="minorHAnsi"/>
        </w:rPr>
        <w:t>forward</w:t>
      </w:r>
      <w:r w:rsidR="0013277C" w:rsidRPr="00537F54">
        <w:rPr>
          <w:rFonts w:eastAsia="MS Mincho" w:cstheme="minorHAnsi"/>
        </w:rPr>
        <w:t xml:space="preserve"> and </w:t>
      </w:r>
      <w:r w:rsidR="00DA39D8">
        <w:rPr>
          <w:rFonts w:eastAsia="MS Mincho" w:cstheme="minorHAnsi"/>
        </w:rPr>
        <w:t>reverse</w:t>
      </w:r>
      <w:r w:rsidR="0013277C" w:rsidRPr="00537F54">
        <w:rPr>
          <w:rFonts w:eastAsia="MS Mincho" w:cstheme="minorHAnsi"/>
        </w:rPr>
        <w:t xml:space="preserve"> reads to obtain paired reads</w:t>
      </w:r>
      <w:r w:rsidR="00457738">
        <w:t>.</w:t>
      </w:r>
    </w:p>
    <w:p w14:paraId="25630E72" w14:textId="13A7559C" w:rsidR="00A2040A" w:rsidRDefault="00457738" w:rsidP="00860034">
      <w:pPr>
        <w:spacing w:line="360" w:lineRule="auto"/>
        <w:ind w:firstLine="709"/>
        <w:jc w:val="both"/>
      </w:pPr>
      <w:r>
        <w:t xml:space="preserve">For these three approaches, we excluded non-rRNA-reads thereafter. Additionally, we </w:t>
      </w:r>
      <w:r w:rsidR="003C5AAB">
        <w:t>performed</w:t>
      </w:r>
      <w:r>
        <w:t xml:space="preserve"> a</w:t>
      </w:r>
      <w:r w:rsidR="007F3E17">
        <w:t xml:space="preserve"> </w:t>
      </w:r>
      <w:r w:rsidR="002E3D51" w:rsidRPr="0092337B">
        <w:rPr>
          <w:i/>
          <w:iCs/>
        </w:rPr>
        <w:t>no sorting</w:t>
      </w:r>
      <w:r>
        <w:t xml:space="preserve"> approach where we d</w:t>
      </w:r>
      <w:r w:rsidR="003C5AAB">
        <w:t>id</w:t>
      </w:r>
      <w:r>
        <w:t xml:space="preserve"> not sort reads</w:t>
      </w:r>
      <w:r w:rsidR="003C5AAB">
        <w:t xml:space="preserve"> but used all reads</w:t>
      </w:r>
      <w:r>
        <w:t>, leading to four approaches</w:t>
      </w:r>
      <w:r w:rsidR="00DB6B95">
        <w:t xml:space="preserve"> in total</w:t>
      </w:r>
      <w:r w:rsidR="008D510C">
        <w:t xml:space="preserve">. </w:t>
      </w:r>
    </w:p>
    <w:p w14:paraId="6DD0DA7B" w14:textId="238B0D4E" w:rsidR="00F356FA" w:rsidRPr="00860034" w:rsidRDefault="00F356FA" w:rsidP="00F356FA">
      <w:pPr>
        <w:spacing w:line="360" w:lineRule="auto"/>
        <w:jc w:val="both"/>
        <w:rPr>
          <w:u w:val="single"/>
        </w:rPr>
      </w:pPr>
      <w:r w:rsidRPr="00860034">
        <w:rPr>
          <w:u w:val="single"/>
        </w:rPr>
        <w:t>S</w:t>
      </w:r>
      <w:r w:rsidR="0013277C" w:rsidRPr="00860034">
        <w:rPr>
          <w:u w:val="single"/>
        </w:rPr>
        <w:t>tep three (assembly</w:t>
      </w:r>
      <w:r w:rsidRPr="00860034">
        <w:rPr>
          <w:u w:val="single"/>
        </w:rPr>
        <w:t>):</w:t>
      </w:r>
    </w:p>
    <w:p w14:paraId="7D59D0D8" w14:textId="7DE51CDC" w:rsidR="00EA77D3" w:rsidRDefault="00F356FA" w:rsidP="00860034">
      <w:pPr>
        <w:spacing w:line="360" w:lineRule="auto"/>
        <w:ind w:firstLine="709"/>
        <w:jc w:val="both"/>
      </w:pPr>
      <w:r>
        <w:t>W</w:t>
      </w:r>
      <w:r w:rsidR="008D510C">
        <w:t>e used</w:t>
      </w:r>
      <w:r w:rsidR="002E3D51">
        <w:t xml:space="preserve"> </w:t>
      </w:r>
      <w:r w:rsidR="007F3E17">
        <w:t xml:space="preserve">eight </w:t>
      </w:r>
      <w:r w:rsidR="0065579B">
        <w:t xml:space="preserve">scaffold </w:t>
      </w:r>
      <w:r w:rsidR="007F3E17">
        <w:t>assemblers</w:t>
      </w:r>
      <w:r w:rsidR="007A394B">
        <w:t xml:space="preserve"> on both DNA and RNA reads</w:t>
      </w:r>
      <w:r w:rsidR="007F3E17">
        <w:t xml:space="preserve">, </w:t>
      </w:r>
      <w:r w:rsidR="002E3D51">
        <w:t xml:space="preserve">four </w:t>
      </w:r>
      <w:r w:rsidR="00954DDE">
        <w:t>assemblers optimized for DNA</w:t>
      </w:r>
      <w:r w:rsidR="0065579B">
        <w:t>:</w:t>
      </w:r>
      <w:r w:rsidR="002E3D51">
        <w:t xml:space="preserve"> </w:t>
      </w:r>
      <w:r w:rsidR="007F3E17">
        <w:t xml:space="preserve">1) </w:t>
      </w:r>
      <w:proofErr w:type="spellStart"/>
      <w:r w:rsidR="002E3D51">
        <w:t>SPAdes</w:t>
      </w:r>
      <w:proofErr w:type="spellEnd"/>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92337B">
        <w:t xml:space="preserve">v3.14.1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92337B">
        <w:t xml:space="preserve">v1.2.9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4B4023">
        <w:rPr>
          <w:rFonts w:ascii="Courier New" w:hAnsi="Courier New" w:cs="Courier New"/>
        </w:rPr>
        <w:t xml:space="preserve">, </w:t>
      </w:r>
      <w:r w:rsidR="00736DAA">
        <w:t>which changes the used k-</w:t>
      </w:r>
      <w:proofErr w:type="spellStart"/>
      <w:r w:rsidR="00736DAA">
        <w:t>mers</w:t>
      </w:r>
      <w:proofErr w:type="spellEnd"/>
      <w:r w:rsidR="00736DAA">
        <w:t xml:space="preserve"> to better assemble large and complex metagenomes, a</w:t>
      </w:r>
      <w:r w:rsidR="007F3E17">
        <w:t>nd otherwise default parameters</w:t>
      </w:r>
      <w:r w:rsidR="002E3D51">
        <w:t xml:space="preserve">, </w:t>
      </w:r>
      <w:r w:rsidR="007F3E17">
        <w:t xml:space="preserve">4) </w:t>
      </w:r>
      <w:r w:rsidR="002E3D51">
        <w:t xml:space="preserve">IDBA-UD </w:t>
      </w:r>
      <w:r w:rsidR="0092337B">
        <w:t xml:space="preserve">v1.1.1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default parameters</w:t>
      </w:r>
      <w:r w:rsidR="00954DDE">
        <w:t>;</w:t>
      </w:r>
      <w:r w:rsidR="002E3D51">
        <w:t xml:space="preserve"> and fo</w:t>
      </w:r>
      <w:r w:rsidR="008D510C">
        <w:t>u</w:t>
      </w:r>
      <w:r w:rsidR="002E3D51">
        <w:t xml:space="preserve">r </w:t>
      </w:r>
      <w:r w:rsidR="00954DDE">
        <w:t>assemblers optimized for RNA:</w:t>
      </w:r>
      <w:r w:rsidR="002E3D51">
        <w:t xml:space="preserve"> </w:t>
      </w:r>
      <w:r w:rsidR="007F3E17">
        <w:t xml:space="preserve">5) </w:t>
      </w:r>
      <w:r w:rsidR="002E3D51">
        <w:t xml:space="preserve">Trinity </w:t>
      </w:r>
      <w:r w:rsidR="0092337B">
        <w:t xml:space="preserve">v2.10.0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92337B">
        <w:rPr>
          <w:lang w:val="da-DK"/>
        </w:rPr>
        <w:t xml:space="preserve">v3.14.1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92337B">
        <w:rPr>
          <w:lang w:val="da-DK"/>
        </w:rPr>
        <w:t xml:space="preserve">v1.1.1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 xml:space="preserve">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92337B">
        <w:t>v</w:t>
      </w:r>
      <w:r w:rsidR="000E6CC3">
        <w:t>2.0.1</w:t>
      </w:r>
      <w:r w:rsidR="0092337B">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D011B0">
        <w:t xml:space="preserve">. We chose to test both DNA- and RNA-optimized assemblers for DNA and RNA reads since total RNA-Seq read composition is different from traditional metatranscriptomics read composition, and we wanted to test how both assembler types deal with this </w:t>
      </w:r>
      <w:r w:rsidR="00BE1185">
        <w:t>specific</w:t>
      </w:r>
      <w:r w:rsidR="00D011B0">
        <w:t xml:space="preserve"> read composition. </w:t>
      </w:r>
      <w:r w:rsidR="00BE1185">
        <w:t>N</w:t>
      </w:r>
      <w:r w:rsidR="0065579B" w:rsidRPr="00DC22C5">
        <w:t xml:space="preserve">ote that </w:t>
      </w:r>
      <w:r w:rsidR="00DC22C5" w:rsidRPr="00DC22C5">
        <w:t>all assemblers but Trans-</w:t>
      </w:r>
      <w:proofErr w:type="spellStart"/>
      <w:r w:rsidR="00DC22C5" w:rsidRPr="00DC22C5">
        <w:t>ABySS</w:t>
      </w:r>
      <w:proofErr w:type="spellEnd"/>
      <w:r w:rsidR="0065579B" w:rsidRPr="00DC22C5">
        <w:t xml:space="preserve"> run multi</w:t>
      </w:r>
      <w:r w:rsidR="00D011B0">
        <w:t xml:space="preserve">ple </w:t>
      </w:r>
      <w:r w:rsidR="0065579B" w:rsidRPr="00DC22C5">
        <w:t>k-</w:t>
      </w:r>
      <w:proofErr w:type="spellStart"/>
      <w:r w:rsidR="0065579B" w:rsidRPr="00DC22C5">
        <w:t>mer</w:t>
      </w:r>
      <w:r w:rsidR="00D011B0">
        <w:t>s</w:t>
      </w:r>
      <w:proofErr w:type="spellEnd"/>
      <w:r w:rsidR="0065579B" w:rsidRPr="00DC22C5">
        <w:t xml:space="preserve"> </w:t>
      </w:r>
      <w:r w:rsidR="00DC22C5" w:rsidRPr="00DC22C5">
        <w:t>by default</w:t>
      </w:r>
      <w:r w:rsidR="0065579B" w:rsidRPr="00DC22C5">
        <w:t xml:space="preserve">, whereas </w:t>
      </w:r>
      <w:r w:rsidR="00DC22C5" w:rsidRPr="00DC22C5">
        <w:t>Trans-</w:t>
      </w:r>
      <w:proofErr w:type="spellStart"/>
      <w:r w:rsidR="00DC22C5" w:rsidRPr="00DC22C5">
        <w:t>ABySS</w:t>
      </w:r>
      <w:proofErr w:type="spellEnd"/>
      <w:r w:rsidR="00DC22C5" w:rsidRPr="00DC22C5">
        <w:t xml:space="preserve"> </w:t>
      </w:r>
      <w:r w:rsidR="0065579B" w:rsidRPr="00DC22C5">
        <w:t>run</w:t>
      </w:r>
      <w:r w:rsidR="00DC22C5" w:rsidRPr="00DC22C5">
        <w:t>s</w:t>
      </w:r>
      <w:r w:rsidR="0065579B" w:rsidRPr="00DC22C5">
        <w:t xml:space="preserve"> only with one k-</w:t>
      </w:r>
      <w:proofErr w:type="spellStart"/>
      <w:r w:rsidR="0065579B" w:rsidRPr="00DC22C5">
        <w:t>mer</w:t>
      </w:r>
      <w:proofErr w:type="spellEnd"/>
      <w:r w:rsidR="00DC22C5" w:rsidRPr="00DC22C5">
        <w:t xml:space="preserve"> by default</w:t>
      </w:r>
      <w:r w:rsidR="0065579B" w:rsidRPr="00DC22C5">
        <w:t>.</w:t>
      </w:r>
    </w:p>
    <w:p w14:paraId="5185528D" w14:textId="79ECDB20" w:rsidR="00F356FA" w:rsidRPr="0065579B" w:rsidRDefault="00F356FA" w:rsidP="00F356FA">
      <w:pPr>
        <w:spacing w:line="360" w:lineRule="auto"/>
        <w:jc w:val="both"/>
        <w:rPr>
          <w:u w:val="single"/>
        </w:rPr>
      </w:pPr>
      <w:r w:rsidRPr="00860034">
        <w:rPr>
          <w:u w:val="single"/>
        </w:rPr>
        <w:t>S</w:t>
      </w:r>
      <w:r w:rsidR="008D510C" w:rsidRPr="00860034">
        <w:rPr>
          <w:u w:val="single"/>
        </w:rPr>
        <w:t xml:space="preserve">tep </w:t>
      </w:r>
      <w:r w:rsidR="008D510C" w:rsidRPr="0065579B">
        <w:rPr>
          <w:u w:val="single"/>
        </w:rPr>
        <w:t xml:space="preserve">four </w:t>
      </w:r>
      <w:r w:rsidR="0065579B" w:rsidRPr="0065579B">
        <w:rPr>
          <w:u w:val="single"/>
        </w:rPr>
        <w:t>(mapping individual sample reads back to scaffolds):</w:t>
      </w:r>
    </w:p>
    <w:p w14:paraId="22229D5E" w14:textId="40A04827" w:rsidR="00EA77D3" w:rsidRDefault="00F356FA" w:rsidP="00860034">
      <w:pPr>
        <w:spacing w:line="360" w:lineRule="auto"/>
        <w:ind w:firstLine="709"/>
        <w:jc w:val="both"/>
      </w:pPr>
      <w:r>
        <w:t>W</w:t>
      </w:r>
      <w:r w:rsidR="008D510C">
        <w:t>e used two programs</w:t>
      </w:r>
      <w:r w:rsidR="0065579B">
        <w:t xml:space="preserve"> to map </w:t>
      </w:r>
      <w:r w:rsidR="00954DDE">
        <w:t xml:space="preserve">forward and reverse </w:t>
      </w:r>
      <w:r w:rsidR="0065579B">
        <w:t>reads back to assembled scaffolds</w:t>
      </w:r>
      <w:r w:rsidR="00954DDE">
        <w:t xml:space="preserve"> to determine the read abundance of each scaffold:</w:t>
      </w:r>
      <w:r w:rsidR="008D510C">
        <w:t xml:space="preserve"> </w:t>
      </w:r>
      <w:r w:rsidR="007F3E17">
        <w:t xml:space="preserve">1) </w:t>
      </w:r>
      <w:r w:rsidR="008D510C">
        <w:t xml:space="preserve">BWA </w:t>
      </w:r>
      <w:r w:rsidR="000E6CC3">
        <w:t xml:space="preserve">v0.7.17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0E6CC3">
        <w:t xml:space="preserve">v2.3.3.1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62CFC3B7" w:rsidR="00EA77D3" w:rsidRDefault="00F356FA" w:rsidP="00860034">
      <w:pPr>
        <w:spacing w:line="360" w:lineRule="auto"/>
        <w:ind w:firstLine="709"/>
        <w:jc w:val="both"/>
      </w:pPr>
      <w:r>
        <w:t>W</w:t>
      </w:r>
      <w:r w:rsidR="008D510C">
        <w:t xml:space="preserve">e used </w:t>
      </w:r>
      <w:r w:rsidR="0065579B">
        <w:t>two</w:t>
      </w:r>
      <w:r w:rsidR="008D510C">
        <w:t xml:space="preserve"> reference databases </w:t>
      </w:r>
      <w:r w:rsidR="0065579B">
        <w:t xml:space="preserve">for </w:t>
      </w:r>
      <w:r w:rsidR="005D3984">
        <w:t>taxonomic annotation</w:t>
      </w:r>
      <w:r w:rsidR="0065579B">
        <w:t xml:space="preserve">: 1) </w:t>
      </w:r>
      <w:r w:rsidR="008D510C">
        <w:t xml:space="preserve">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xml:space="preserve">, downloaded on </w:t>
      </w:r>
      <w:commentRangeStart w:id="97"/>
      <w:r w:rsidR="008D510C">
        <w:t>03</w:t>
      </w:r>
      <w:r w:rsidR="00860034">
        <w:t> </w:t>
      </w:r>
      <w:r w:rsidR="008D510C">
        <w:t>Feb</w:t>
      </w:r>
      <w:r w:rsidR="00860034">
        <w:t> </w:t>
      </w:r>
      <w:r w:rsidR="008D510C">
        <w:t>2020</w:t>
      </w:r>
      <w:commentRangeEnd w:id="97"/>
      <w:r w:rsidR="0065579B">
        <w:rPr>
          <w:rStyle w:val="CommentReference"/>
        </w:rPr>
        <w:commentReference w:id="97"/>
      </w:r>
      <w:r w:rsidR="008D510C">
        <w:t xml:space="preserve">, and </w:t>
      </w:r>
      <w:r w:rsidR="00954DDE">
        <w:t xml:space="preserve">2) </w:t>
      </w:r>
      <w:r w:rsidR="008D510C">
        <w:t>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lastRenderedPageBreak/>
        <w:t>28</w:t>
      </w:r>
      <w:r w:rsidR="008D510C">
        <w:t xml:space="preserve"> </w:t>
      </w:r>
      <w:r w:rsidR="006F5F4E">
        <w:t>Aug</w:t>
      </w:r>
      <w:r w:rsidR="008D510C">
        <w:t xml:space="preserve"> 20</w:t>
      </w:r>
      <w:r w:rsidR="006F5F4E">
        <w:t xml:space="preserve">20. For the latter, we downloaded both the available SSU and LSU </w:t>
      </w:r>
      <w:r>
        <w:t xml:space="preserve">sets </w:t>
      </w:r>
      <w:r w:rsidR="006F5F4E">
        <w:t>and concatenated them</w:t>
      </w:r>
      <w:r>
        <w:t xml:space="preserve"> into</w:t>
      </w:r>
      <w:r w:rsidR="006F5F4E">
        <w:t xml:space="preserve"> one SILVA database</w:t>
      </w:r>
      <w:r w:rsidR="008D510C">
        <w:t>.</w:t>
      </w:r>
    </w:p>
    <w:p w14:paraId="7F1DCD00" w14:textId="1142C9F2"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w:t>
      </w:r>
      <w:r w:rsidR="005D3984">
        <w:rPr>
          <w:u w:val="single"/>
        </w:rPr>
        <w:t>taxonomic annotation</w:t>
      </w:r>
      <w:r w:rsidRPr="00F8008F">
        <w:rPr>
          <w:u w:val="single"/>
        </w:rPr>
        <w:t>)</w:t>
      </w:r>
      <w:r w:rsidR="002A2979">
        <w:rPr>
          <w:u w:val="single"/>
        </w:rPr>
        <w:t>:</w:t>
      </w:r>
    </w:p>
    <w:p w14:paraId="79D05422" w14:textId="4EB5FCB5" w:rsidR="008F49B7" w:rsidRDefault="00F557E2" w:rsidP="00BC1CA9">
      <w:pPr>
        <w:spacing w:line="360" w:lineRule="auto"/>
        <w:ind w:firstLine="709"/>
        <w:jc w:val="both"/>
      </w:pPr>
      <w:r>
        <w:t xml:space="preserve">Taxonomic annotation of scaffolds can be performed with numerous tools </w:t>
      </w:r>
      <w:r w:rsidR="001308EB">
        <w:t>that fit into</w:t>
      </w:r>
      <w:r>
        <w:t xml:space="preserve"> different categories</w:t>
      </w:r>
      <w:r w:rsidR="001308EB">
        <w:t xml:space="preserve"> based on the methods they use</w:t>
      </w:r>
      <w:r>
        <w:t xml:space="preserve">, such as sequence similarity </w:t>
      </w:r>
      <w:r w:rsidR="002A2979">
        <w:t xml:space="preserve">methods </w:t>
      </w:r>
      <w:r w:rsidR="001308EB">
        <w:t xml:space="preserve">and </w:t>
      </w:r>
      <w:r>
        <w:t>sequence composition</w:t>
      </w:r>
      <w:r w:rsidR="001308EB">
        <w:t xml:space="preserve"> methods, which require reference databases, phylogenetic methods, and probabilistic methods</w:t>
      </w:r>
      <w:r>
        <w:t>. W</w:t>
      </w:r>
      <w:r w:rsidR="009C6F2A">
        <w:t xml:space="preserve">e </w:t>
      </w:r>
      <w:r>
        <w:t>limited our taxonomic annotation</w:t>
      </w:r>
      <w:r w:rsidR="009C6F2A">
        <w:t xml:space="preserve"> </w:t>
      </w:r>
      <w:r>
        <w:t>to tools based on sequence similarity</w:t>
      </w:r>
      <w:r w:rsidR="001308EB">
        <w:t xml:space="preserve"> methods</w:t>
      </w:r>
      <w:r>
        <w:t xml:space="preserve"> and explored two </w:t>
      </w:r>
      <w:r w:rsidR="001308EB">
        <w:t xml:space="preserve">common tools, kraken2 </w:t>
      </w:r>
      <w:r w:rsidR="000E6CC3">
        <w:t xml:space="preserve">v2.1.1 </w:t>
      </w:r>
      <w:r w:rsidR="001308EB">
        <w:fldChar w:fldCharType="begin" w:fldLock="1"/>
      </w:r>
      <w:r w:rsidR="001308EB">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1308EB">
        <w:fldChar w:fldCharType="separate"/>
      </w:r>
      <w:r w:rsidR="001308EB" w:rsidRPr="00776123">
        <w:rPr>
          <w:noProof/>
        </w:rPr>
        <w:t>(Wood et al., 2019)</w:t>
      </w:r>
      <w:r w:rsidR="001308EB">
        <w:fldChar w:fldCharType="end"/>
      </w:r>
      <w:r w:rsidR="001308EB">
        <w:t xml:space="preserve"> based on k-</w:t>
      </w:r>
      <w:proofErr w:type="spellStart"/>
      <w:r w:rsidR="001308EB">
        <w:t>mer</w:t>
      </w:r>
      <w:proofErr w:type="spellEnd"/>
      <w:r w:rsidR="00724122">
        <w:t xml:space="preserve"> matching</w:t>
      </w:r>
      <w:r w:rsidR="001308EB">
        <w:t xml:space="preserve"> and BLAST </w:t>
      </w:r>
      <w:r w:rsidR="000E6CC3">
        <w:t xml:space="preserve">v2.10.0 </w:t>
      </w:r>
      <w:r w:rsidR="001308EB">
        <w:fldChar w:fldCharType="begin" w:fldLock="1"/>
      </w:r>
      <w:r w:rsidR="001308EB">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1308EB">
        <w:fldChar w:fldCharType="separate"/>
      </w:r>
      <w:r w:rsidR="001308EB" w:rsidRPr="00776123">
        <w:rPr>
          <w:noProof/>
        </w:rPr>
        <w:t>(Altschul et al., 1990)</w:t>
      </w:r>
      <w:r w:rsidR="001308EB">
        <w:fldChar w:fldCharType="end"/>
      </w:r>
      <w:r w:rsidR="001308EB">
        <w:t xml:space="preserve"> based on </w:t>
      </w:r>
      <w:r w:rsidR="00724122">
        <w:t xml:space="preserve">local </w:t>
      </w:r>
      <w:r w:rsidR="001308EB">
        <w:t xml:space="preserve">alignments. Since BLAST </w:t>
      </w:r>
      <w:r w:rsidR="002A2979">
        <w:t>is</w:t>
      </w:r>
      <w:r w:rsidR="001308EB">
        <w:t xml:space="preserve"> highly dependent on </w:t>
      </w:r>
      <w:r w:rsidR="00724122">
        <w:t>parameter</w:t>
      </w:r>
      <w:r w:rsidR="001308EB">
        <w:t xml:space="preserve"> choice and p</w:t>
      </w:r>
      <w:r w:rsidR="002A2979">
        <w:t>rocessing of the results, we applied it in two different ways, t</w:t>
      </w:r>
      <w:r w:rsidR="005C059A">
        <w:t xml:space="preserve">herefore </w:t>
      </w:r>
      <w:r w:rsidR="008D510C">
        <w:t>us</w:t>
      </w:r>
      <w:r w:rsidR="002A2979">
        <w:t>ing</w:t>
      </w:r>
      <w:r w:rsidR="008D510C">
        <w:t xml:space="preserve"> </w:t>
      </w:r>
      <w:r w:rsidR="00F8008F">
        <w:t>three</w:t>
      </w:r>
      <w:r w:rsidR="008D510C">
        <w:t xml:space="preserve"> approaches</w:t>
      </w:r>
      <w:r w:rsidR="005C059A">
        <w:t xml:space="preserve"> in total</w:t>
      </w:r>
      <w:r w:rsidR="0065579B">
        <w:t xml:space="preserve"> to taxonomically classify each scaffold</w:t>
      </w:r>
      <w:r w:rsidR="008D510C">
        <w:t xml:space="preserve">: </w:t>
      </w:r>
      <w:r w:rsidR="00954DDE">
        <w:t>1) k-</w:t>
      </w:r>
      <w:proofErr w:type="spellStart"/>
      <w:r w:rsidR="00954DDE">
        <w:t>mer</w:t>
      </w:r>
      <w:proofErr w:type="spellEnd"/>
      <w:r w:rsidR="00954DDE">
        <w:t>-based with</w:t>
      </w:r>
      <w:r w:rsidR="007F3E17">
        <w:t xml:space="preserve"> </w:t>
      </w:r>
      <w:r w:rsidR="00776123">
        <w:t xml:space="preserve">kraken2 </w:t>
      </w:r>
      <w:r w:rsidR="00F356FA">
        <w:t xml:space="preserve">using </w:t>
      </w:r>
      <w:r w:rsidR="007F3E17">
        <w:t>default parameters</w:t>
      </w:r>
      <w:r w:rsidR="00776123">
        <w:t xml:space="preserve">, </w:t>
      </w:r>
      <w:r w:rsidR="007F3E17">
        <w:t>2)</w:t>
      </w:r>
      <w:r w:rsidR="00F8008F">
        <w:t xml:space="preserve"> </w:t>
      </w:r>
      <w:r w:rsidR="00954DDE">
        <w:t xml:space="preserve">alignment-based with </w:t>
      </w:r>
      <w:r w:rsidR="00F8008F">
        <w:t>BLAST</w:t>
      </w:r>
      <w:r w:rsidR="007F3E17" w:rsidRPr="007F3E17">
        <w:t xml:space="preserve"> </w:t>
      </w:r>
      <w:r w:rsidR="00776123">
        <w:t>with an E-value cut-off of e</w:t>
      </w:r>
      <w:r w:rsidR="007F3E17">
        <w:noBreakHyphen/>
      </w:r>
      <w:r w:rsidR="00776123">
        <w:t>05</w:t>
      </w:r>
      <w:r w:rsidR="002A2979">
        <w:t>,</w:t>
      </w:r>
      <w:r w:rsidR="007F3E17">
        <w:t xml:space="preserve"> otherwise default parameters, </w:t>
      </w:r>
      <w:r w:rsidR="008D510C">
        <w:t xml:space="preserve">and keeping the </w:t>
      </w:r>
      <w:r w:rsidR="008A2E90">
        <w:t>taxonomy hit</w:t>
      </w:r>
      <w:r w:rsidR="008D510C">
        <w:t xml:space="preserve"> with the highest </w:t>
      </w:r>
      <w:proofErr w:type="spellStart"/>
      <w:r w:rsidR="008D510C">
        <w:t>bitscore</w:t>
      </w:r>
      <w:proofErr w:type="spellEnd"/>
      <w:r w:rsidR="00776123">
        <w:t xml:space="preserve"> per sequence</w:t>
      </w:r>
      <w:r w:rsidR="008A2E90">
        <w:t xml:space="preserve"> unless there were multiple taxonomy hits with an identical highest </w:t>
      </w:r>
      <w:proofErr w:type="spellStart"/>
      <w:r w:rsidR="008A2E90">
        <w:t>bitscore</w:t>
      </w:r>
      <w:proofErr w:type="spellEnd"/>
      <w:r w:rsidR="008D510C">
        <w:t xml:space="preserve">, </w:t>
      </w:r>
      <w:r w:rsidR="008A2E90">
        <w:t xml:space="preserve">in which case the lowest common ancestor (LCA) was identified, </w:t>
      </w:r>
      <w:r w:rsidR="00776123">
        <w:t xml:space="preserve">and </w:t>
      </w:r>
      <w:r w:rsidR="00F8008F">
        <w:t>3</w:t>
      </w:r>
      <w:r w:rsidR="007F3E17">
        <w:t xml:space="preserve">) </w:t>
      </w:r>
      <w:r w:rsidR="00954DDE">
        <w:t xml:space="preserve">alignment-based with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 xml:space="preserve">and </w:t>
      </w:r>
      <w:r w:rsidR="00BC1CA9">
        <w:t xml:space="preserve">further </w:t>
      </w:r>
      <w:r w:rsidR="008D510C">
        <w:t xml:space="preserve">filtering </w:t>
      </w:r>
      <w:r w:rsidR="00BC1CA9">
        <w:t>of the</w:t>
      </w:r>
      <w:r w:rsidR="008D510C">
        <w:t xml:space="preserve"> </w:t>
      </w:r>
      <w:r w:rsidR="008A2E90">
        <w:t xml:space="preserve">taxonomy </w:t>
      </w:r>
      <w:r w:rsidR="008D510C">
        <w:t>hits</w:t>
      </w:r>
      <w:r w:rsidR="00BC1CA9">
        <w:t xml:space="preserve">. Filtering </w:t>
      </w:r>
      <w:r w:rsidR="008A2E90">
        <w:t>was</w:t>
      </w:r>
      <w:r w:rsidR="00BC1CA9">
        <w:t xml:space="preserve"> </w:t>
      </w:r>
      <w:r w:rsidR="006D52A2">
        <w:t>carried out by mimicking steps of</w:t>
      </w:r>
      <w:r w:rsidR="008D510C">
        <w:t xml:space="preserve">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w:t>
      </w:r>
      <w:r w:rsidR="00BC1CA9">
        <w:t>filtering</w:t>
      </w:r>
      <w:r w:rsidR="008D510C">
        <w:t xml:space="preserve"> out </w:t>
      </w:r>
      <w:r w:rsidR="008A2E90">
        <w:t xml:space="preserve">taxonomy </w:t>
      </w:r>
      <w:r w:rsidR="008D510C">
        <w:t xml:space="preserve">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only keep</w:t>
      </w:r>
      <w:r w:rsidR="00BC1CA9">
        <w:t>ing</w:t>
      </w:r>
      <w:r w:rsidR="008D510C">
        <w:t xml:space="preserve"> </w:t>
      </w:r>
      <w:r w:rsidR="008A2E90">
        <w:t xml:space="preserve">taxonomy </w:t>
      </w:r>
      <w:r w:rsidR="008D510C">
        <w:t xml:space="preserve">hits within 2% of the best </w:t>
      </w:r>
      <w:proofErr w:type="spellStart"/>
      <w:r w:rsidR="008D510C">
        <w:t>bitscore</w:t>
      </w:r>
      <w:proofErr w:type="spellEnd"/>
      <w:r w:rsidR="008D510C">
        <w:t xml:space="preserve"> of each sequence, appl</w:t>
      </w:r>
      <w:r w:rsidR="00BC1CA9">
        <w:t>ying</w:t>
      </w:r>
      <w:r w:rsidR="008D510C">
        <w:t xml:space="preserve"> a cut-off for taxonomic ranks based on </w:t>
      </w:r>
      <w:r w:rsidR="00776123">
        <w:t xml:space="preserve">BLAST </w:t>
      </w:r>
      <w:proofErr w:type="spellStart"/>
      <w:r w:rsidR="008D510C">
        <w:t>pident</w:t>
      </w:r>
      <w:proofErr w:type="spellEnd"/>
      <w:r w:rsidR="008D510C">
        <w:t xml:space="preserve"> values</w:t>
      </w:r>
      <w:r w:rsidR="00BC1CA9">
        <w:t xml:space="preserve"> (species: 99%, genus: 97%, family: 95%, order: 90%, class: 85%, phylum: 80%)</w:t>
      </w:r>
      <w:r w:rsidR="008D510C">
        <w:t>, and identif</w:t>
      </w:r>
      <w:r w:rsidR="00BC1CA9">
        <w:t>ying</w:t>
      </w:r>
      <w:r w:rsidR="008D510C">
        <w:t xml:space="preserve"> the </w:t>
      </w:r>
      <w:r w:rsidR="008A2E90">
        <w:t>LCA</w:t>
      </w:r>
      <w:r w:rsidR="00776123">
        <w:t>.</w:t>
      </w:r>
    </w:p>
    <w:p w14:paraId="5494EAA5" w14:textId="600269CE" w:rsidR="00776123" w:rsidRDefault="00776123" w:rsidP="007A090D">
      <w:pPr>
        <w:spacing w:line="360" w:lineRule="auto"/>
        <w:ind w:firstLine="720"/>
        <w:jc w:val="both"/>
      </w:pPr>
      <w:r>
        <w:t xml:space="preserve">To be able to compare the </w:t>
      </w:r>
      <w:r w:rsidR="005D3984">
        <w:t>taxonomic annotation</w:t>
      </w:r>
      <w:r>
        <w:t xml:space="preserve"> results </w:t>
      </w:r>
      <w:r w:rsidR="007A090D">
        <w:t>based on</w:t>
      </w:r>
      <w:r>
        <w:t xml:space="preserve"> SILVA and NCBI </w:t>
      </w:r>
      <w:proofErr w:type="spellStart"/>
      <w:r>
        <w:t>nt</w:t>
      </w:r>
      <w:proofErr w:type="spellEnd"/>
      <w:r>
        <w:t xml:space="preserve">, we standardized the taxonomy by translating </w:t>
      </w:r>
      <w:r w:rsidR="00EA3041">
        <w:t>it for</w:t>
      </w:r>
      <w:r w:rsidR="00205CCC">
        <w:t xml:space="preserve"> </w:t>
      </w:r>
      <w:r>
        <w:t xml:space="preserve">all SILVA hits into NCBI </w:t>
      </w:r>
      <w:proofErr w:type="spellStart"/>
      <w:r>
        <w:t>staxids</w:t>
      </w:r>
      <w:proofErr w:type="spellEnd"/>
      <w:r>
        <w:t>.</w:t>
      </w:r>
      <w:r w:rsidR="00BC1CA9">
        <w:t xml:space="preserve"> </w:t>
      </w:r>
      <w:commentRangeStart w:id="98"/>
      <w:commentRangeStart w:id="99"/>
      <w:r w:rsidR="00BC1CA9">
        <w:t>*</w:t>
      </w:r>
      <w:commentRangeEnd w:id="98"/>
      <w:r w:rsidR="00BC1CA9">
        <w:rPr>
          <w:rStyle w:val="CommentReference"/>
        </w:rPr>
        <w:commentReference w:id="98"/>
      </w:r>
      <w:commentRangeEnd w:id="99"/>
      <w:r w:rsidR="00AB321C">
        <w:rPr>
          <w:rStyle w:val="CommentReference"/>
        </w:rPr>
        <w:commentReference w:id="99"/>
      </w:r>
    </w:p>
    <w:p w14:paraId="4E4C1D11" w14:textId="4263ED6B" w:rsidR="00AF7EB1" w:rsidRDefault="008D510C" w:rsidP="00AF7EB1">
      <w:pPr>
        <w:spacing w:line="360" w:lineRule="auto"/>
        <w:ind w:firstLine="720"/>
        <w:jc w:val="both"/>
      </w:pPr>
      <w:r>
        <w:t xml:space="preserve">We generated a </w:t>
      </w:r>
      <w:r w:rsidR="00F8008F">
        <w:t>script to run</w:t>
      </w:r>
      <w:r>
        <w:t xml:space="preserve"> </w:t>
      </w:r>
      <w:r w:rsidR="006D52A2">
        <w:t xml:space="preserve">a pipeline for </w:t>
      </w:r>
      <w:r>
        <w:t xml:space="preserve">all </w:t>
      </w:r>
      <w:r w:rsidR="00EA3041">
        <w:t xml:space="preserve">possible </w:t>
      </w:r>
      <w:r>
        <w:t>combinations of steps and programs</w:t>
      </w:r>
      <w:r w:rsidR="00CC5E77">
        <w:t xml:space="preserve"> (1</w:t>
      </w:r>
      <w:r w:rsidR="008A2E90">
        <w:t>,</w:t>
      </w:r>
      <w:r w:rsidR="00CC5E77">
        <w:t>536</w:t>
      </w:r>
      <w:r w:rsidR="00F8008F">
        <w:t xml:space="preserve"> pipelines</w:t>
      </w:r>
      <w:r w:rsidR="00CC5E77">
        <w:t>)</w:t>
      </w:r>
      <w:r w:rsidR="00EA3041">
        <w:t>. T</w:t>
      </w:r>
      <w:r>
        <w:t xml:space="preserve">he full code </w:t>
      </w:r>
      <w:r w:rsidR="00EA3041">
        <w:t xml:space="preserve">including </w:t>
      </w:r>
      <w:r w:rsidR="00205CCC">
        <w:t xml:space="preserve">all </w:t>
      </w:r>
      <w:r w:rsidR="00776123">
        <w:t>program parameters and</w:t>
      </w:r>
      <w:r>
        <w:t xml:space="preserve"> versions</w:t>
      </w:r>
      <w:r w:rsidR="00776123">
        <w:t xml:space="preserve">, as well as the scripts for translating SILVA taxonomy to NCBI </w:t>
      </w:r>
      <w:proofErr w:type="spellStart"/>
      <w:r w:rsidR="00776123">
        <w:t>staxids</w:t>
      </w:r>
      <w:proofErr w:type="spellEnd"/>
      <w:r w:rsidR="00BC1CA9">
        <w:t xml:space="preserve">, </w:t>
      </w:r>
      <w:r w:rsidR="004A146F">
        <w:t>for creating SILVA BLAST and kraken2 databases</w:t>
      </w:r>
      <w:r w:rsidR="00776123">
        <w:t>,</w:t>
      </w:r>
      <w:r w:rsidR="00BC1CA9">
        <w:t xml:space="preserve"> and for filtering BLAST results</w:t>
      </w:r>
      <w:r>
        <w:t xml:space="preserve"> </w:t>
      </w:r>
      <w:r w:rsidR="006D52A2">
        <w:t xml:space="preserve">based on CREST and BASTA </w:t>
      </w:r>
      <w:r w:rsidR="00776123">
        <w:t>are</w:t>
      </w:r>
      <w:r>
        <w:t xml:space="preserve"> available on GitHub (</w:t>
      </w:r>
      <w:r w:rsidRPr="00124D78">
        <w:rPr>
          <w:highlight w:val="yellow"/>
        </w:rPr>
        <w:t>XXX</w:t>
      </w:r>
      <w:r>
        <w:t>).</w:t>
      </w:r>
      <w:r w:rsidR="00CC5E77">
        <w:t xml:space="preserve"> </w:t>
      </w:r>
      <w:r w:rsidR="00AF7EB1">
        <w:t xml:space="preserve">Each pipeline resulted in a </w:t>
      </w:r>
      <w:r w:rsidR="00CC5E77">
        <w:t>table</w:t>
      </w:r>
      <w:r w:rsidR="00AF7EB1">
        <w:t xml:space="preserve"> of assembled scaffolds, taxonomic annotations, and absolute read counts</w:t>
      </w:r>
      <w:r w:rsidR="00CC5E77">
        <w:t xml:space="preserve">, </w:t>
      </w:r>
      <w:r w:rsidR="00EA3041">
        <w:t>for a total of</w:t>
      </w:r>
      <w:r w:rsidR="00CC5E77">
        <w:t xml:space="preserve"> 1</w:t>
      </w:r>
      <w:r w:rsidR="00E21105">
        <w:t>,</w:t>
      </w:r>
      <w:r w:rsidR="00CC5E77">
        <w:t>536 tables per sample.</w:t>
      </w:r>
    </w:p>
    <w:p w14:paraId="44547772" w14:textId="5903F682" w:rsidR="008D510C" w:rsidRDefault="008D510C" w:rsidP="007A090D">
      <w:pPr>
        <w:spacing w:line="360" w:lineRule="auto"/>
        <w:ind w:firstLine="720"/>
        <w:jc w:val="both"/>
      </w:pPr>
    </w:p>
    <w:p w14:paraId="0032DBBE" w14:textId="25A8D0AD" w:rsidR="000813BC" w:rsidRDefault="00BD2A42" w:rsidP="000813BC">
      <w:pPr>
        <w:keepNext/>
        <w:spacing w:line="360" w:lineRule="auto"/>
      </w:pPr>
      <w:r>
        <w:rPr>
          <w:noProof/>
        </w:rPr>
        <w:drawing>
          <wp:inline distT="0" distB="0" distL="0" distR="0" wp14:anchorId="585A43A7" wp14:editId="71C5F400">
            <wp:extent cx="5436066" cy="694434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9133" cy="6973810"/>
                    </a:xfrm>
                    <a:prstGeom prst="rect">
                      <a:avLst/>
                    </a:prstGeom>
                  </pic:spPr>
                </pic:pic>
              </a:graphicData>
            </a:graphic>
          </wp:inline>
        </w:drawing>
      </w:r>
    </w:p>
    <w:p w14:paraId="2BCA49CD" w14:textId="38D87598" w:rsidR="00D011B0" w:rsidRPr="00D011B0" w:rsidRDefault="000813BC" w:rsidP="00D011B0">
      <w:pPr>
        <w:pStyle w:val="Caption"/>
      </w:pPr>
      <w:r>
        <w:t xml:space="preserve">Figure </w:t>
      </w:r>
      <w:r w:rsidR="00733B53">
        <w:fldChar w:fldCharType="begin"/>
      </w:r>
      <w:r w:rsidR="00733B53">
        <w:instrText xml:space="preserve"> SEQ Figure \* ARABIC </w:instrText>
      </w:r>
      <w:r w:rsidR="00733B53">
        <w:fldChar w:fldCharType="separate"/>
      </w:r>
      <w:r>
        <w:rPr>
          <w:noProof/>
        </w:rPr>
        <w:t>2</w:t>
      </w:r>
      <w:r w:rsidR="00733B53">
        <w:rPr>
          <w:noProof/>
        </w:rPr>
        <w:fldChar w:fldCharType="end"/>
      </w:r>
      <w:r>
        <w:t xml:space="preserve">: </w:t>
      </w:r>
      <w:r w:rsidR="00DC22C5">
        <w:t>S</w:t>
      </w:r>
      <w:r>
        <w:t>ummary</w:t>
      </w:r>
      <w:r w:rsidR="00DC22C5">
        <w:t xml:space="preserve"> of the steps and tools used to process the sequencing data. Each combination of tools </w:t>
      </w:r>
      <w:r w:rsidR="00AB523C">
        <w:t xml:space="preserve">is referred to as a pipeline, resulting in 1,536 pipelines. The combination of each pipeline and sample type (metagenomics and total RNA-seq) is referred to as a workflow, resulting in 3,072 workflows that were applied to each sample set (mock community and display </w:t>
      </w:r>
      <w:r w:rsidR="00AB523C">
        <w:lastRenderedPageBreak/>
        <w:t xml:space="preserve">tank). Note that </w:t>
      </w:r>
      <w:r w:rsidR="00D011B0">
        <w:t xml:space="preserve">in step 3, </w:t>
      </w:r>
      <w:r w:rsidR="00AB523C">
        <w:t xml:space="preserve">some assemblers are DNA-optimized and some RNA-optimized, yet </w:t>
      </w:r>
      <w:r w:rsidR="00D011B0">
        <w:t>we tested all</w:t>
      </w:r>
      <w:r w:rsidR="00AB523C">
        <w:t xml:space="preserve"> on both metagenomics and total RNA-Seq data</w:t>
      </w:r>
      <w:r w:rsidR="00D011B0">
        <w:t>. We chose this approach</w:t>
      </w:r>
      <w:r w:rsidR="00AB523C">
        <w:t xml:space="preserve"> since total RNA</w:t>
      </w:r>
      <w:r w:rsidR="00D011B0">
        <w:t>-Seq</w:t>
      </w:r>
      <w:r w:rsidR="00AB523C">
        <w:t xml:space="preserve"> </w:t>
      </w:r>
      <w:r w:rsidR="00D011B0">
        <w:t xml:space="preserve">read composition is different from traditional metatranscriptomics read composition, and we wanted to test how both assembler types deal with this </w:t>
      </w:r>
      <w:r w:rsidR="00BE1185">
        <w:t>specific</w:t>
      </w:r>
      <w:r w:rsidR="00D011B0">
        <w:t xml:space="preserve"> read composition.</w:t>
      </w:r>
    </w:p>
    <w:p w14:paraId="11197D7E" w14:textId="77777777" w:rsidR="00D011B0" w:rsidRDefault="00D011B0" w:rsidP="00E05CD2">
      <w:pPr>
        <w:spacing w:line="360" w:lineRule="auto"/>
        <w:rPr>
          <w:i/>
          <w:iCs/>
        </w:rPr>
      </w:pPr>
    </w:p>
    <w:p w14:paraId="46CD1229" w14:textId="141F5556" w:rsidR="00776123" w:rsidRDefault="00776123" w:rsidP="00E05CD2">
      <w:pPr>
        <w:spacing w:line="360" w:lineRule="auto"/>
        <w:rPr>
          <w:i/>
          <w:iCs/>
        </w:rPr>
      </w:pPr>
      <w:r w:rsidRPr="00776123">
        <w:rPr>
          <w:i/>
          <w:iCs/>
        </w:rPr>
        <w:t>Statistical evaluation</w:t>
      </w:r>
    </w:p>
    <w:p w14:paraId="535D2FFC" w14:textId="49766B77" w:rsidR="002D5A57" w:rsidRDefault="00031DA9" w:rsidP="00A21290">
      <w:pPr>
        <w:spacing w:line="360" w:lineRule="auto"/>
        <w:ind w:firstLine="720"/>
        <w:jc w:val="both"/>
      </w:pPr>
      <w:r>
        <w:t>For the statistical evaluation, a</w:t>
      </w:r>
      <w:r w:rsidR="00CC5E77">
        <w:t>ll tables were further processed in R (</w:t>
      </w:r>
      <w:r w:rsidR="00CC5E77" w:rsidRPr="002D5A57">
        <w:rPr>
          <w:highlight w:val="yellow"/>
        </w:rPr>
        <w:t>VERSION</w:t>
      </w:r>
      <w:r w:rsidR="00CC5E77">
        <w:t xml:space="preserve">). </w:t>
      </w:r>
      <w:r w:rsidR="002D5A57">
        <w:t>For each pipeline, scaffolds with identical taxonomic annotation were summarized and their absolute read count added up</w:t>
      </w:r>
      <w:r w:rsidR="00A21290">
        <w:t>.</w:t>
      </w:r>
      <w:r>
        <w:t xml:space="preserve"> The combination of each pipeline and sample type </w:t>
      </w:r>
      <w:r w:rsidR="005F4FAF">
        <w:t>(metagenomics or total RNA-Seq)</w:t>
      </w:r>
      <w:r>
        <w:t xml:space="preserve"> is referred to as a workflow.</w:t>
      </w:r>
    </w:p>
    <w:p w14:paraId="4A28E398" w14:textId="7A409CE2" w:rsidR="00DD61B9" w:rsidRDefault="0095599E" w:rsidP="00A21290">
      <w:pPr>
        <w:spacing w:line="360" w:lineRule="auto"/>
        <w:ind w:firstLine="720"/>
        <w:jc w:val="both"/>
      </w:pPr>
      <w:r>
        <w:t>Our first objective was to</w:t>
      </w:r>
      <w:r w:rsidR="00A21290">
        <w:t xml:space="preserve"> statistically evaluate </w:t>
      </w:r>
      <w:r w:rsidR="00F84832">
        <w:t xml:space="preserve">the performance of </w:t>
      </w:r>
      <w:r w:rsidR="00A21290">
        <w:t xml:space="preserve">our </w:t>
      </w:r>
      <w:r w:rsidR="00031DA9">
        <w:t>workflows</w:t>
      </w:r>
      <w:r>
        <w:t xml:space="preserve"> on the mock community samples. Therefore, we calculated</w:t>
      </w:r>
      <w:r w:rsidR="00AF7EB1">
        <w:t xml:space="preserve"> </w:t>
      </w:r>
      <w:r w:rsidR="00984070">
        <w:t xml:space="preserve">both </w:t>
      </w:r>
      <w:r w:rsidR="00AF7EB1">
        <w:t xml:space="preserve">accuracy and precision </w:t>
      </w:r>
      <w:r w:rsidR="00984070">
        <w:t xml:space="preserve">for </w:t>
      </w:r>
      <w:r w:rsidR="00CC5E77">
        <w:t>each</w:t>
      </w:r>
      <w:r w:rsidR="00AF7EB1">
        <w:t xml:space="preserve"> pipeline</w:t>
      </w:r>
      <w:r w:rsidR="00E04522">
        <w:t xml:space="preserve"> </w:t>
      </w:r>
      <w:r w:rsidR="00984070">
        <w:t>utilized for the</w:t>
      </w:r>
      <w:r w:rsidR="00E04522">
        <w:t xml:space="preserve"> </w:t>
      </w:r>
      <w:r w:rsidR="005F4FAF">
        <w:t xml:space="preserve">metagenomics and total RNA-Seq </w:t>
      </w:r>
      <w:r w:rsidR="00E04522">
        <w:t>samples</w:t>
      </w:r>
      <w:r w:rsidR="00AF7EB1">
        <w:t>.</w:t>
      </w:r>
      <w:r w:rsidR="00984070">
        <w:t xml:space="preserve"> A</w:t>
      </w:r>
      <w:r w:rsidR="002D5A57">
        <w:t>ccuracy</w:t>
      </w:r>
      <w:r w:rsidR="00984070">
        <w:t xml:space="preserve"> was calculated using</w:t>
      </w:r>
      <w:r w:rsidR="002D5A57">
        <w:t xml:space="preserve"> Chi-</w:t>
      </w:r>
      <w:r w:rsidR="00A21290">
        <w:t>s</w:t>
      </w:r>
      <w:r w:rsidR="002D5A57">
        <w:t xml:space="preserve">quare tests for each </w:t>
      </w:r>
      <w:r w:rsidR="00031DA9">
        <w:t>workflow</w:t>
      </w:r>
      <w:r w:rsidR="002D5A57">
        <w:t xml:space="preserve">, taking into account </w:t>
      </w:r>
      <w:r w:rsidR="00900C66">
        <w:t xml:space="preserve">the </w:t>
      </w:r>
      <w:r w:rsidR="002D5A57">
        <w:t xml:space="preserve">observed and expected abundance of each </w:t>
      </w:r>
      <w:commentRangeStart w:id="100"/>
      <w:r w:rsidR="002D5A57">
        <w:t>species</w:t>
      </w:r>
      <w:commentRangeEnd w:id="100"/>
      <w:r w:rsidR="00AE12A8">
        <w:rPr>
          <w:rStyle w:val="CommentReference"/>
        </w:rPr>
        <w:commentReference w:id="100"/>
      </w:r>
      <w:r w:rsidR="002D5A57">
        <w:t xml:space="preserve"> in the mock community</w:t>
      </w:r>
      <w:r w:rsidR="00A21290">
        <w:t xml:space="preserve"> and additional, </w:t>
      </w:r>
      <w:r w:rsidR="00900C66">
        <w:t>false-positive</w:t>
      </w:r>
      <w:r w:rsidR="00A21290">
        <w:t xml:space="preserve"> species that </w:t>
      </w:r>
      <w:r w:rsidR="00984070">
        <w:t xml:space="preserve">could have been </w:t>
      </w:r>
      <w:r w:rsidR="00A21290">
        <w:t>introduced through the pipeline</w:t>
      </w:r>
      <w:r w:rsidR="00031DA9">
        <w:t>s</w:t>
      </w:r>
      <w:r w:rsidR="002D5A57">
        <w:t xml:space="preserve">. </w:t>
      </w:r>
      <w:commentRangeStart w:id="101"/>
      <w:r w:rsidR="002D5A57">
        <w:t xml:space="preserve">The expected abundance </w:t>
      </w:r>
      <w:r w:rsidR="00A21290">
        <w:t>of</w:t>
      </w:r>
      <w:r w:rsidR="002D5A57">
        <w:t xml:space="preserve"> each species </w:t>
      </w:r>
      <w:r w:rsidR="00A21290">
        <w:t xml:space="preserve">in the mock community </w:t>
      </w:r>
      <w:r w:rsidR="002D5A57">
        <w:t xml:space="preserve">was </w:t>
      </w:r>
      <w:r w:rsidR="00984070">
        <w:t xml:space="preserve">independently </w:t>
      </w:r>
      <w:r w:rsidR="002D5A57">
        <w:t xml:space="preserve">determined for each sample by multiplying the total </w:t>
      </w:r>
      <w:r w:rsidR="00A21290">
        <w:t xml:space="preserve">number of reads </w:t>
      </w:r>
      <w:r w:rsidR="002D5A57">
        <w:t xml:space="preserve">of each sample with the relative cell </w:t>
      </w:r>
      <w:r w:rsidR="00984070">
        <w:t>abundance</w:t>
      </w:r>
      <w:r w:rsidR="002D5A57">
        <w:t xml:space="preserve"> </w:t>
      </w:r>
      <w:r w:rsidR="00A21290">
        <w:t xml:space="preserve">of each species </w:t>
      </w:r>
      <w:r w:rsidR="002D5A57">
        <w:t>given in Tab. 1</w:t>
      </w:r>
      <w:commentRangeEnd w:id="101"/>
      <w:r w:rsidR="00A026FA">
        <w:rPr>
          <w:rStyle w:val="CommentReference"/>
        </w:rPr>
        <w:commentReference w:id="101"/>
      </w:r>
      <w:r w:rsidR="002D5A57">
        <w:t xml:space="preserve">. </w:t>
      </w:r>
      <w:r w:rsidR="00A21290">
        <w:t>Species that were introduced through the pipeline</w:t>
      </w:r>
      <w:r w:rsidR="00031DA9">
        <w:t>s</w:t>
      </w:r>
      <w:r w:rsidR="00A21290">
        <w:t xml:space="preserve"> were assigned with an expected abundance of 0. </w:t>
      </w:r>
      <w:r w:rsidR="002D5A57">
        <w:t xml:space="preserve">The observed abundance </w:t>
      </w:r>
      <w:r w:rsidR="00A21290">
        <w:t xml:space="preserve">of each species </w:t>
      </w:r>
      <w:r w:rsidR="00984070">
        <w:t xml:space="preserve">is </w:t>
      </w:r>
      <w:r w:rsidR="00A21290">
        <w:t>given by the</w:t>
      </w:r>
      <w:r w:rsidR="00DD61B9">
        <w:t>ir</w:t>
      </w:r>
      <w:r w:rsidR="00A21290">
        <w:t xml:space="preserve"> absolute read count</w:t>
      </w:r>
      <w:r w:rsidR="00DD61B9">
        <w:t xml:space="preserve"> </w:t>
      </w:r>
      <w:r w:rsidR="00A30EC5">
        <w:t>for each workflow</w:t>
      </w:r>
      <w:r w:rsidR="00DD61B9">
        <w:t>.</w:t>
      </w:r>
      <w:r w:rsidR="00984070">
        <w:t xml:space="preserve"> </w:t>
      </w:r>
      <w:r w:rsidR="00DD61B9">
        <w:t xml:space="preserve">To </w:t>
      </w:r>
      <w:r>
        <w:t>calculate</w:t>
      </w:r>
      <w:r w:rsidR="00DD61B9">
        <w:t xml:space="preserve"> precision, we </w:t>
      </w:r>
      <w:r w:rsidR="00984070">
        <w:t xml:space="preserve">determined </w:t>
      </w:r>
      <w:r w:rsidR="00DD61B9">
        <w:t xml:space="preserve">the </w:t>
      </w:r>
      <w:commentRangeStart w:id="102"/>
      <w:r w:rsidR="00712F33">
        <w:t xml:space="preserve">variance </w:t>
      </w:r>
      <w:commentRangeEnd w:id="102"/>
      <w:r w:rsidR="00712F33">
        <w:rPr>
          <w:rStyle w:val="CommentReference"/>
        </w:rPr>
        <w:commentReference w:id="102"/>
      </w:r>
      <w:r w:rsidR="00712F33">
        <w:t xml:space="preserve">of </w:t>
      </w:r>
      <w:r w:rsidR="00DD61B9">
        <w:t xml:space="preserve">each </w:t>
      </w:r>
      <w:r w:rsidR="00031DA9">
        <w:t>workflow</w:t>
      </w:r>
      <w:r w:rsidR="002821DA">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103"/>
      <w:r w:rsidRPr="00F84832">
        <w:rPr>
          <w:highlight w:val="yellow"/>
        </w:rPr>
        <w:t>X</w:t>
      </w:r>
      <w:commentRangeEnd w:id="103"/>
      <w:r w:rsidR="004D66A3">
        <w:rPr>
          <w:rStyle w:val="CommentReference"/>
        </w:rPr>
        <w:commentReference w:id="103"/>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1E1EEF39" w:rsidR="00440913" w:rsidRDefault="004D66A3" w:rsidP="00A21290">
      <w:pPr>
        <w:spacing w:line="360" w:lineRule="auto"/>
        <w:ind w:firstLine="720"/>
        <w:jc w:val="both"/>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t>determined</w:t>
      </w:r>
      <w:r w:rsidR="00F84832">
        <w:t xml:space="preserve"> the </w:t>
      </w:r>
      <w:r w:rsidR="00984070">
        <w:t xml:space="preserve">workflow </w:t>
      </w:r>
      <w:r w:rsidR="00F84832">
        <w:t>precision</w:t>
      </w:r>
      <w:r w:rsidR="0095599E">
        <w:t xml:space="preserve"> for the </w:t>
      </w:r>
      <w:r w:rsidR="00414D8B">
        <w:t>display tank</w:t>
      </w:r>
      <w:r w:rsidR="0095599E">
        <w:t xml:space="preserve"> samples by calculating </w:t>
      </w:r>
      <w:r w:rsidR="00F84832">
        <w:t xml:space="preserve">the </w:t>
      </w:r>
      <w:commentRangeStart w:id="104"/>
      <w:r w:rsidR="00712F33">
        <w:t>variance</w:t>
      </w:r>
      <w:commentRangeEnd w:id="104"/>
      <w:r w:rsidR="00712F33">
        <w:rPr>
          <w:rStyle w:val="CommentReference"/>
        </w:rPr>
        <w:commentReference w:id="104"/>
      </w:r>
      <w:r w:rsidR="00712F33">
        <w:t xml:space="preserve"> </w:t>
      </w:r>
      <w:r w:rsidR="00440913">
        <w:t>across the three replicates.</w:t>
      </w:r>
    </w:p>
    <w:p w14:paraId="38675A69" w14:textId="0438E13E" w:rsidR="0095599E" w:rsidRDefault="0095599E" w:rsidP="00A21290">
      <w:pPr>
        <w:spacing w:line="360" w:lineRule="auto"/>
        <w:ind w:firstLine="720"/>
        <w:jc w:val="both"/>
      </w:pPr>
      <w:r>
        <w:lastRenderedPageBreak/>
        <w:t>We plotted the precision</w:t>
      </w:r>
      <w:r w:rsidR="00984070">
        <w:t xml:space="preserve"> </w:t>
      </w:r>
      <w:r>
        <w:t>for the mock community samples against t</w:t>
      </w:r>
      <w:r w:rsidR="00984070">
        <w:t xml:space="preserve">he </w:t>
      </w:r>
      <w:r>
        <w:t xml:space="preserve">precision for the </w:t>
      </w:r>
      <w:r w:rsidR="00414D8B">
        <w:t>display tank</w:t>
      </w:r>
      <w:r>
        <w:t xml:space="preserve"> samples.</w:t>
      </w:r>
      <w:r w:rsidR="008949C6">
        <w:t xml:space="preserve"> </w:t>
      </w:r>
      <w:r w:rsidR="00440913">
        <w:t xml:space="preserve">The </w:t>
      </w:r>
      <w:r w:rsidR="00A30EC5">
        <w:t>workflows</w:t>
      </w:r>
      <w:r w:rsidR="00440913">
        <w:t xml:space="preserve"> whose points fell closest to the identity line of the plot had the highest levels of precision conservation between the two sample </w:t>
      </w:r>
      <w:r w:rsidR="00A30EC5">
        <w:t>sets</w:t>
      </w:r>
      <w:r w:rsidR="008949C6">
        <w:t xml:space="preserve">. We </w:t>
      </w:r>
      <w:r w:rsidR="00900C66">
        <w:t>assumed</w:t>
      </w:r>
      <w:r w:rsidR="008949C6">
        <w:t xml:space="preserve">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(need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6B3C5429" w:rsidR="006E6787" w:rsidRDefault="006E6787" w:rsidP="00E05CD2">
      <w:pPr>
        <w:spacing w:line="360" w:lineRule="auto"/>
        <w:ind w:firstLine="720"/>
        <w:jc w:val="both"/>
        <w:rPr>
          <w:ins w:id="105" w:author="Christopher Hempel" w:date="2021-01-08T10:58:00Z"/>
          <w:rFonts w:ascii="Calibri" w:hAnsi="Calibri" w:cs="Calibri"/>
          <w:color w:val="000000" w:themeColor="text1"/>
        </w:rPr>
      </w:pPr>
    </w:p>
    <w:p w14:paraId="0475946C" w14:textId="381C878F" w:rsidR="00B7633E" w:rsidRDefault="00B7633E" w:rsidP="00B7633E">
      <w:pPr>
        <w:spacing w:line="360" w:lineRule="auto"/>
        <w:jc w:val="both"/>
        <w:rPr>
          <w:ins w:id="106" w:author="Christopher Hempel" w:date="2021-01-08T11:50:00Z"/>
          <w:rFonts w:ascii="Calibri" w:hAnsi="Calibri" w:cs="Calibri"/>
          <w:color w:val="000000" w:themeColor="text1"/>
        </w:rPr>
      </w:pPr>
      <w:r>
        <w:rPr>
          <w:rFonts w:ascii="Calibri" w:hAnsi="Calibri" w:cs="Calibri"/>
          <w:color w:val="000000" w:themeColor="text1"/>
        </w:rPr>
        <w:t>Awareness that programs could have been optimized more, for example different k-</w:t>
      </w:r>
      <w:proofErr w:type="spellStart"/>
      <w:r>
        <w:rPr>
          <w:rFonts w:ascii="Calibri" w:hAnsi="Calibri" w:cs="Calibri"/>
          <w:color w:val="000000" w:themeColor="text1"/>
        </w:rPr>
        <w:t>mers</w:t>
      </w:r>
      <w:proofErr w:type="spellEnd"/>
      <w:r>
        <w:rPr>
          <w:rFonts w:ascii="Calibri" w:hAnsi="Calibri" w:cs="Calibri"/>
          <w:color w:val="000000" w:themeColor="text1"/>
        </w:rPr>
        <w:t xml:space="preserve"> for assemblers.</w:t>
      </w:r>
    </w:p>
    <w:p w14:paraId="39894BAC" w14:textId="5461E0DF" w:rsidR="00A725F5" w:rsidRDefault="00A725F5" w:rsidP="00B7633E">
      <w:pPr>
        <w:spacing w:line="360" w:lineRule="auto"/>
        <w:jc w:val="both"/>
        <w:rPr>
          <w:ins w:id="107" w:author="Christopher Hempel" w:date="2021-01-08T11:50:00Z"/>
          <w:rFonts w:ascii="Calibri" w:hAnsi="Calibri" w:cs="Calibri"/>
          <w:color w:val="000000" w:themeColor="text1"/>
        </w:rPr>
      </w:pPr>
    </w:p>
    <w:p w14:paraId="49FCB389" w14:textId="2566B6A8" w:rsidR="00A725F5" w:rsidRDefault="00A725F5" w:rsidP="00B7633E">
      <w:pPr>
        <w:spacing w:line="360" w:lineRule="auto"/>
        <w:jc w:val="both"/>
        <w:rPr>
          <w:ins w:id="108" w:author="Christopher Hempel" w:date="2021-01-08T10:58:00Z"/>
          <w:rFonts w:ascii="Calibri" w:hAnsi="Calibri" w:cs="Calibri"/>
          <w:color w:val="000000" w:themeColor="text1"/>
        </w:rPr>
      </w:pPr>
      <w:r>
        <w:rPr>
          <w:rFonts w:ascii="Calibri" w:hAnsi="Calibri" w:cs="Calibri"/>
          <w:color w:val="000000" w:themeColor="text1"/>
        </w:rPr>
        <w:t>Awareness that mock community is well represented in NCBI and might work better for metagenomics as compared to display sample</w:t>
      </w:r>
    </w:p>
    <w:p w14:paraId="76CD7C8C" w14:textId="77777777" w:rsidR="00B7633E" w:rsidRDefault="00B7633E" w:rsidP="00E05CD2">
      <w:pPr>
        <w:spacing w:line="360" w:lineRule="auto"/>
        <w:ind w:firstLine="720"/>
        <w:jc w:val="both"/>
        <w:rPr>
          <w:ins w:id="109"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110" w:author="Christopher Hempel" w:date="2020-06-11T14:02:00Z"/>
          <w:rFonts w:ascii="Calibri" w:hAnsi="Calibri" w:cs="Calibri"/>
          <w:color w:val="000000" w:themeColor="text1"/>
        </w:rPr>
      </w:pPr>
      <w:commentRangeStart w:id="111"/>
      <w:ins w:id="112"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w:t>
        </w:r>
        <w:r>
          <w:rPr>
            <w:rFonts w:ascii="Calibri" w:hAnsi="Calibri" w:cs="Calibri"/>
            <w:color w:val="000000" w:themeColor="text1"/>
          </w:rPr>
          <w:lastRenderedPageBreak/>
          <w:t xml:space="preserve">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111"/>
        <w:r>
          <w:rPr>
            <w:rStyle w:val="CommentReference"/>
          </w:rPr>
          <w:commentReference w:id="111"/>
        </w:r>
      </w:ins>
    </w:p>
    <w:p w14:paraId="04381090" w14:textId="77777777" w:rsidR="001550E0" w:rsidRDefault="001550E0" w:rsidP="00E05CD2">
      <w:pPr>
        <w:spacing w:line="360" w:lineRule="auto"/>
        <w:ind w:firstLine="720"/>
        <w:jc w:val="both"/>
        <w:rPr>
          <w:ins w:id="113"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114"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115"/>
        <w:proofErr w:type="spellStart"/>
        <w:r w:rsidRPr="00EB444C">
          <w:rPr>
            <w:rFonts w:ascii="Calibri" w:hAnsi="Calibri" w:cs="Calibri"/>
            <w:color w:val="000000" w:themeColor="text1"/>
          </w:rPr>
          <w:t>HiSeq</w:t>
        </w:r>
        <w:commentRangeEnd w:id="115"/>
        <w:proofErr w:type="spellEnd"/>
        <w:r>
          <w:rPr>
            <w:rStyle w:val="CommentReference"/>
          </w:rPr>
          <w:commentReference w:id="115"/>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116"/>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116"/>
        <w:r>
          <w:rPr>
            <w:rStyle w:val="CommentReference"/>
          </w:rPr>
          <w:commentReference w:id="116"/>
        </w:r>
      </w:ins>
    </w:p>
    <w:p w14:paraId="1B32F8B1" w14:textId="77777777" w:rsidR="00E97D19" w:rsidRDefault="00E97D19" w:rsidP="00E05CD2">
      <w:pPr>
        <w:spacing w:line="360" w:lineRule="auto"/>
      </w:pPr>
    </w:p>
    <w:p w14:paraId="033CCAA8" w14:textId="6F654B39" w:rsidR="003A1E4D" w:rsidRPr="00E97D19" w:rsidRDefault="00E97D19" w:rsidP="00E05CD2">
      <w:pPr>
        <w:spacing w:line="360" w:lineRule="auto"/>
        <w:ind w:firstLine="720"/>
        <w:jc w:val="both"/>
        <w:rPr>
          <w:rFonts w:ascii="Calibri" w:hAnsi="Calibri" w:cs="Calibri"/>
          <w:color w:val="000000" w:themeColor="text1"/>
        </w:rPr>
      </w:pPr>
      <w:commentRangeStart w:id="117"/>
      <w:commentRangeStart w:id="118"/>
      <w:ins w:id="119"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120" w:author="Christopher Hempel" w:date="2020-06-11T23:10:00Z">
        <w:r w:rsidRPr="00E97D19">
          <w:rPr>
            <w:rFonts w:ascii="Calibri" w:hAnsi="Calibri" w:cs="Calibri"/>
            <w:color w:val="000000" w:themeColor="text1"/>
          </w:rPr>
          <w:t xml:space="preserve"> sample using different </w:t>
        </w:r>
      </w:ins>
      <w:r w:rsidR="00B15E8D">
        <w:rPr>
          <w:rFonts w:ascii="Calibri" w:hAnsi="Calibri" w:cs="Calibri"/>
          <w:color w:val="000000" w:themeColor="text1"/>
        </w:rPr>
        <w:t>data processing</w:t>
      </w:r>
      <w:ins w:id="121" w:author="Christopher Hempel" w:date="2020-06-11T23:10:00Z">
        <w:r w:rsidRPr="00E97D19">
          <w:rPr>
            <w:rFonts w:ascii="Calibri" w:hAnsi="Calibri" w:cs="Calibri"/>
            <w:color w:val="000000" w:themeColor="text1"/>
          </w:rPr>
          <w:t xml:space="preserve"> pipelines.</w:t>
        </w:r>
        <w:commentRangeEnd w:id="117"/>
        <w:r w:rsidRPr="00E97D19">
          <w:rPr>
            <w:rFonts w:ascii="Calibri" w:hAnsi="Calibri" w:cs="Calibri"/>
            <w:color w:val="000000" w:themeColor="text1"/>
          </w:rPr>
          <w:commentReference w:id="117"/>
        </w:r>
        <w:commentRangeEnd w:id="118"/>
        <w:r w:rsidRPr="00E97D19">
          <w:rPr>
            <w:rFonts w:ascii="Calibri" w:hAnsi="Calibri" w:cs="Calibri"/>
            <w:color w:val="000000" w:themeColor="text1"/>
          </w:rPr>
          <w:commentReference w:id="118"/>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24514A7C" w14:textId="04038B97" w:rsidR="00314971" w:rsidRPr="00314971" w:rsidRDefault="003A1E4D" w:rsidP="00314971">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314971" w:rsidRPr="00314971">
        <w:rPr>
          <w:rFonts w:ascii="Calibri" w:hAnsi="Calibri" w:cs="Calibri"/>
          <w:noProof/>
          <w:lang w:val="en-US"/>
        </w:rPr>
        <w:t xml:space="preserve">Agarwala, R., Barrett, T., Beck, J., Benson, D. A., Bollin, C., Bolton, E., et al. (2016). Database resources of the National Center for Biotechnology Information. </w:t>
      </w:r>
      <w:r w:rsidR="00314971" w:rsidRPr="00314971">
        <w:rPr>
          <w:rFonts w:ascii="Calibri" w:hAnsi="Calibri" w:cs="Calibri"/>
          <w:i/>
          <w:iCs/>
          <w:noProof/>
          <w:lang w:val="en-US"/>
        </w:rPr>
        <w:t>Nucleic Acids Res.</w:t>
      </w:r>
      <w:r w:rsidR="00314971" w:rsidRPr="00314971">
        <w:rPr>
          <w:rFonts w:ascii="Calibri" w:hAnsi="Calibri" w:cs="Calibri"/>
          <w:noProof/>
          <w:lang w:val="en-US"/>
        </w:rPr>
        <w:t xml:space="preserve"> 44, D7–D19. doi:10.1093/nar/gkv1290.</w:t>
      </w:r>
    </w:p>
    <w:p w14:paraId="5DA3399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Alberdi, A., Aizpurua, O., Gilbert, M. T. P., and Bohmann, K. (2018). Scrutinizing key steps for reliable metabarcoding of environmental samples. </w:t>
      </w:r>
      <w:r w:rsidRPr="00314971">
        <w:rPr>
          <w:rFonts w:ascii="Calibri" w:hAnsi="Calibri" w:cs="Calibri"/>
          <w:i/>
          <w:iCs/>
          <w:noProof/>
          <w:lang w:val="en-US"/>
        </w:rPr>
        <w:t>Methods Ecol. Evol.</w:t>
      </w:r>
      <w:r w:rsidRPr="00314971">
        <w:rPr>
          <w:rFonts w:ascii="Calibri" w:hAnsi="Calibri" w:cs="Calibri"/>
          <w:noProof/>
          <w:lang w:val="en-US"/>
        </w:rPr>
        <w:t xml:space="preserve"> 9, 134–147. doi:10.1111/2041-210X.12849.</w:t>
      </w:r>
    </w:p>
    <w:p w14:paraId="59E4EE5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Almeida, O. G. G., and De Martinis, E. C. P. (2019). Bioinformatics tools to assess metagenomic data for applied microbiology. </w:t>
      </w:r>
      <w:r w:rsidRPr="00314971">
        <w:rPr>
          <w:rFonts w:ascii="Calibri" w:hAnsi="Calibri" w:cs="Calibri"/>
          <w:i/>
          <w:iCs/>
          <w:noProof/>
          <w:lang w:val="en-US"/>
        </w:rPr>
        <w:t>Appl. Microbiol. Biotechnol.</w:t>
      </w:r>
      <w:r w:rsidRPr="00314971">
        <w:rPr>
          <w:rFonts w:ascii="Calibri" w:hAnsi="Calibri" w:cs="Calibri"/>
          <w:noProof/>
          <w:lang w:val="en-US"/>
        </w:rPr>
        <w:t xml:space="preserve"> 103, 69–82. doi:10.1007/s00253-018-9464-9.</w:t>
      </w:r>
    </w:p>
    <w:p w14:paraId="3E99021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Altschul,  stephen F., Gish, W., Miller, W., Myers, E. W., and Lipman, D. J. (1990). Basic Local Alignment Search Tool. </w:t>
      </w:r>
      <w:r w:rsidRPr="00314971">
        <w:rPr>
          <w:rFonts w:ascii="Calibri" w:hAnsi="Calibri" w:cs="Calibri"/>
          <w:i/>
          <w:iCs/>
          <w:noProof/>
          <w:lang w:val="en-US"/>
        </w:rPr>
        <w:t>J. Mol. Biol.</w:t>
      </w:r>
      <w:r w:rsidRPr="00314971">
        <w:rPr>
          <w:rFonts w:ascii="Calibri" w:hAnsi="Calibri" w:cs="Calibri"/>
          <w:noProof/>
          <w:lang w:val="en-US"/>
        </w:rPr>
        <w:t xml:space="preserve"> 215, 403–410.</w:t>
      </w:r>
    </w:p>
    <w:p w14:paraId="0EF2B8F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Bang-Andreasen, T., Anwar, M. Z., Lanzén, A., Kjøller, R., Rønn, R., Ekelund, F., et al. (2020). Total RNA sequencing reveals multilevel microbial community changes and functional responses to wood ash application in agricultural and forest soil. </w:t>
      </w:r>
      <w:r w:rsidRPr="00314971">
        <w:rPr>
          <w:rFonts w:ascii="Calibri" w:hAnsi="Calibri" w:cs="Calibri"/>
          <w:i/>
          <w:iCs/>
          <w:noProof/>
          <w:lang w:val="en-US"/>
        </w:rPr>
        <w:t>FEMS Microbiol. Ecol.</w:t>
      </w:r>
      <w:r w:rsidRPr="00314971">
        <w:rPr>
          <w:rFonts w:ascii="Calibri" w:hAnsi="Calibri" w:cs="Calibri"/>
          <w:noProof/>
          <w:lang w:val="en-US"/>
        </w:rPr>
        <w:t xml:space="preserve"> 96, 1–13. doi:10.1093/femsec/fiaa016.</w:t>
      </w:r>
    </w:p>
    <w:p w14:paraId="10AF094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314971">
        <w:rPr>
          <w:rFonts w:ascii="Calibri" w:hAnsi="Calibri" w:cs="Calibri"/>
          <w:i/>
          <w:iCs/>
          <w:noProof/>
          <w:lang w:val="en-US"/>
        </w:rPr>
        <w:t>J. Comput. Biol.</w:t>
      </w:r>
      <w:r w:rsidRPr="00314971">
        <w:rPr>
          <w:rFonts w:ascii="Calibri" w:hAnsi="Calibri" w:cs="Calibri"/>
          <w:noProof/>
          <w:lang w:val="en-US"/>
        </w:rPr>
        <w:t xml:space="preserve"> 19, 455–477. doi:10.1089/cmb.2012.0021.</w:t>
      </w:r>
    </w:p>
    <w:p w14:paraId="26034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Bashiardes, S., Zilberman-Schapira, G., and Elinav, E. (2016). Use of metatranscriptomics in microbiome research. </w:t>
      </w:r>
      <w:r w:rsidRPr="00314971">
        <w:rPr>
          <w:rFonts w:ascii="Calibri" w:hAnsi="Calibri" w:cs="Calibri"/>
          <w:i/>
          <w:iCs/>
          <w:noProof/>
          <w:lang w:val="en-US"/>
        </w:rPr>
        <w:t>Bioinform. Biol. Insights</w:t>
      </w:r>
      <w:r w:rsidRPr="00314971">
        <w:rPr>
          <w:rFonts w:ascii="Calibri" w:hAnsi="Calibri" w:cs="Calibri"/>
          <w:noProof/>
          <w:lang w:val="en-US"/>
        </w:rPr>
        <w:t xml:space="preserve"> 10, 19–25. doi:10.4137/BBI.S34610.</w:t>
      </w:r>
    </w:p>
    <w:p w14:paraId="6637EE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Bellinger, E. G., and Sigee, D. C. (2015). </w:t>
      </w:r>
      <w:r w:rsidRPr="00314971">
        <w:rPr>
          <w:rFonts w:ascii="Calibri" w:hAnsi="Calibri" w:cs="Calibri"/>
          <w:i/>
          <w:iCs/>
          <w:noProof/>
          <w:lang w:val="en-US"/>
        </w:rPr>
        <w:t>Freshwater Algae - Identification, Enumeration and Use as Bioindicators</w:t>
      </w:r>
      <w:r w:rsidRPr="00314971">
        <w:rPr>
          <w:rFonts w:ascii="Calibri" w:hAnsi="Calibri" w:cs="Calibri"/>
          <w:noProof/>
          <w:lang w:val="en-US"/>
        </w:rPr>
        <w:t>. 2nd ed. Chichester, West Sussex: John Wiley &amp; Sons Ltd.</w:t>
      </w:r>
    </w:p>
    <w:p w14:paraId="0AC0C9F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Bolger, A. M., Lohse, M., and Usadel, B. (2014). Trimmomatic: A flexible trimmer for Illumina sequence data. </w:t>
      </w:r>
      <w:r w:rsidRPr="00314971">
        <w:rPr>
          <w:rFonts w:ascii="Calibri" w:hAnsi="Calibri" w:cs="Calibri"/>
          <w:i/>
          <w:iCs/>
          <w:noProof/>
          <w:lang w:val="en-US"/>
        </w:rPr>
        <w:t>Bioinformatics</w:t>
      </w:r>
      <w:r w:rsidRPr="00314971">
        <w:rPr>
          <w:rFonts w:ascii="Calibri" w:hAnsi="Calibri" w:cs="Calibri"/>
          <w:noProof/>
          <w:lang w:val="en-US"/>
        </w:rPr>
        <w:t xml:space="preserve"> 30, 2114–2120. doi:10.1093/bioinformatics/btu170.</w:t>
      </w:r>
    </w:p>
    <w:p w14:paraId="211000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Burger, J. (2006). Bioindicators: A review of their use in the environmental literature 1970–2005. </w:t>
      </w:r>
      <w:r w:rsidRPr="00314971">
        <w:rPr>
          <w:rFonts w:ascii="Calibri" w:hAnsi="Calibri" w:cs="Calibri"/>
          <w:i/>
          <w:iCs/>
          <w:noProof/>
          <w:lang w:val="en-US"/>
        </w:rPr>
        <w:t>Environ. Bioindic.</w:t>
      </w:r>
      <w:r w:rsidRPr="00314971">
        <w:rPr>
          <w:rFonts w:ascii="Calibri" w:hAnsi="Calibri" w:cs="Calibri"/>
          <w:noProof/>
          <w:lang w:val="en-US"/>
        </w:rPr>
        <w:t xml:space="preserve"> 1, 136–144. doi:10.1080/15555270600701540.</w:t>
      </w:r>
    </w:p>
    <w:p w14:paraId="7DDF33A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Bushmanova, E., Antipov, D., Lapidus, A., and Prjibelski, A. D. (2019). rnaSPAdes: A de novo transcriptome assembler and its application to RNA-Seq data. </w:t>
      </w:r>
      <w:r w:rsidRPr="00314971">
        <w:rPr>
          <w:rFonts w:ascii="Calibri" w:hAnsi="Calibri" w:cs="Calibri"/>
          <w:i/>
          <w:iCs/>
          <w:noProof/>
          <w:lang w:val="en-US"/>
        </w:rPr>
        <w:t>Gigascience</w:t>
      </w:r>
      <w:r w:rsidRPr="00314971">
        <w:rPr>
          <w:rFonts w:ascii="Calibri" w:hAnsi="Calibri" w:cs="Calibri"/>
          <w:noProof/>
          <w:lang w:val="en-US"/>
        </w:rPr>
        <w:t xml:space="preserve"> 8, 1–13. </w:t>
      </w:r>
      <w:r w:rsidRPr="00314971">
        <w:rPr>
          <w:rFonts w:ascii="Calibri" w:hAnsi="Calibri" w:cs="Calibri"/>
          <w:noProof/>
          <w:lang w:val="en-US"/>
        </w:rPr>
        <w:lastRenderedPageBreak/>
        <w:t>doi:10.1093/gigascience/giz100.</w:t>
      </w:r>
    </w:p>
    <w:p w14:paraId="76CDD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Carini, P., Marsden, P. J., Leff, J. W., Morgan, E. E., Strickland, M. S., and Fierer, N. (2016). Relic DNA is abundant in soil and obscures estimates of soil microbial diversity. </w:t>
      </w:r>
      <w:r w:rsidRPr="00314971">
        <w:rPr>
          <w:rFonts w:ascii="Calibri" w:hAnsi="Calibri" w:cs="Calibri"/>
          <w:i/>
          <w:iCs/>
          <w:noProof/>
          <w:lang w:val="en-US"/>
        </w:rPr>
        <w:t>Nat. Microbiol.</w:t>
      </w:r>
      <w:r w:rsidRPr="00314971">
        <w:rPr>
          <w:rFonts w:ascii="Calibri" w:hAnsi="Calibri" w:cs="Calibri"/>
          <w:noProof/>
          <w:lang w:val="en-US"/>
        </w:rPr>
        <w:t xml:space="preserve"> 2, 1–6. doi:10.1038/nmicrobiol.2016.242.</w:t>
      </w:r>
    </w:p>
    <w:p w14:paraId="50B2A3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Ceballos, G., Ehrlich, P. R., Barnosky, A. D., García, A., Pringle, R. M., and Palmer, T. M. (2015). Accelerated modern human-induced species losses: Entering the sixth mass extinction. </w:t>
      </w:r>
      <w:r w:rsidRPr="00314971">
        <w:rPr>
          <w:rFonts w:ascii="Calibri" w:hAnsi="Calibri" w:cs="Calibri"/>
          <w:i/>
          <w:iCs/>
          <w:noProof/>
          <w:lang w:val="en-US"/>
        </w:rPr>
        <w:t>Sci. Adv.</w:t>
      </w:r>
      <w:r w:rsidRPr="00314971">
        <w:rPr>
          <w:rFonts w:ascii="Calibri" w:hAnsi="Calibri" w:cs="Calibri"/>
          <w:noProof/>
          <w:lang w:val="en-US"/>
        </w:rPr>
        <w:t xml:space="preserve"> 1. doi:10.1126/sciadv.1400253.</w:t>
      </w:r>
    </w:p>
    <w:p w14:paraId="703C913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Lanzén, A., Apothéloz-Perret-Gentil, L., Stoeck, T., and Pawlowski, J. (2019). Embracing Environmental Genomics and Machine Learning for Routine Biomonitoring. </w:t>
      </w:r>
      <w:r w:rsidRPr="00314971">
        <w:rPr>
          <w:rFonts w:ascii="Calibri" w:hAnsi="Calibri" w:cs="Calibri"/>
          <w:i/>
          <w:iCs/>
          <w:noProof/>
          <w:lang w:val="en-US"/>
        </w:rPr>
        <w:t>Trends Microbiol.</w:t>
      </w:r>
      <w:r w:rsidRPr="00314971">
        <w:rPr>
          <w:rFonts w:ascii="Calibri" w:hAnsi="Calibri" w:cs="Calibri"/>
          <w:noProof/>
          <w:lang w:val="en-US"/>
        </w:rPr>
        <w:t xml:space="preserve"> 27, 387–397. doi:10.1016/j.tim.2018.10.012.</w:t>
      </w:r>
    </w:p>
    <w:p w14:paraId="5E9C8FA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314971">
        <w:rPr>
          <w:rFonts w:ascii="Calibri" w:hAnsi="Calibri" w:cs="Calibri"/>
          <w:i/>
          <w:iCs/>
          <w:noProof/>
          <w:lang w:val="en-US"/>
        </w:rPr>
        <w:t>Preprints</w:t>
      </w:r>
      <w:r w:rsidRPr="00314971">
        <w:rPr>
          <w:rFonts w:ascii="Calibri" w:hAnsi="Calibri" w:cs="Calibri"/>
          <w:noProof/>
          <w:lang w:val="en-US"/>
        </w:rPr>
        <w:t>. doi:10.20944/PREPRINTS202001.0278.V1.</w:t>
      </w:r>
    </w:p>
    <w:p w14:paraId="373FC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314971">
        <w:rPr>
          <w:rFonts w:ascii="Calibri" w:hAnsi="Calibri" w:cs="Calibri"/>
          <w:i/>
          <w:iCs/>
          <w:noProof/>
          <w:lang w:val="en-US"/>
        </w:rPr>
        <w:t>Ecol. Evol.</w:t>
      </w:r>
      <w:r w:rsidRPr="00314971">
        <w:rPr>
          <w:rFonts w:ascii="Calibri" w:hAnsi="Calibri" w:cs="Calibri"/>
          <w:noProof/>
          <w:lang w:val="en-US"/>
        </w:rPr>
        <w:t xml:space="preserve"> 9, 4603–4620. doi:10.1002/ece3.5063.</w:t>
      </w:r>
    </w:p>
    <w:p w14:paraId="23B6958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Costanza, R., de Groot, R., Sutton, P., van der Ploeg, S., Anderson, S. J., Kubiszewski, I., et al. (2014). Changes in the global value of ecosystem services. </w:t>
      </w:r>
      <w:r w:rsidRPr="00314971">
        <w:rPr>
          <w:rFonts w:ascii="Calibri" w:hAnsi="Calibri" w:cs="Calibri"/>
          <w:i/>
          <w:iCs/>
          <w:noProof/>
          <w:lang w:val="en-US"/>
        </w:rPr>
        <w:t>Glob. Environ. Chang.</w:t>
      </w:r>
      <w:r w:rsidRPr="00314971">
        <w:rPr>
          <w:rFonts w:ascii="Calibri" w:hAnsi="Calibri" w:cs="Calibri"/>
          <w:noProof/>
          <w:lang w:val="en-US"/>
        </w:rPr>
        <w:t xml:space="preserve"> 26, 152–158. doi:10.1016/j.gloenvcha.2014.04.002.</w:t>
      </w:r>
    </w:p>
    <w:p w14:paraId="2E930C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314971">
        <w:rPr>
          <w:rFonts w:ascii="Calibri" w:hAnsi="Calibri" w:cs="Calibri"/>
          <w:i/>
          <w:iCs/>
          <w:noProof/>
          <w:lang w:val="en-US"/>
        </w:rPr>
        <w:t>Mol. Ecol. Resour.</w:t>
      </w:r>
      <w:r w:rsidRPr="00314971">
        <w:rPr>
          <w:rFonts w:ascii="Calibri" w:hAnsi="Calibri" w:cs="Calibri"/>
          <w:noProof/>
          <w:lang w:val="en-US"/>
        </w:rPr>
        <w:t xml:space="preserve"> 14, 306–323. doi:10.1111/1755-0998.12188.</w:t>
      </w:r>
    </w:p>
    <w:p w14:paraId="5A4E786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Deiner, K., Bik, H. M., Mächler, E., Seymour, M., Lacoursière-Roussel, A., Altermatt, F., et al. (2017). Environmental DNA metabarcoding: Transforming how we survey animal and plant communities. </w:t>
      </w:r>
      <w:r w:rsidRPr="00314971">
        <w:rPr>
          <w:rFonts w:ascii="Calibri" w:hAnsi="Calibri" w:cs="Calibri"/>
          <w:i/>
          <w:iCs/>
          <w:noProof/>
          <w:lang w:val="en-US"/>
        </w:rPr>
        <w:t>Mol. Ecol.</w:t>
      </w:r>
      <w:r w:rsidRPr="00314971">
        <w:rPr>
          <w:rFonts w:ascii="Calibri" w:hAnsi="Calibri" w:cs="Calibri"/>
          <w:noProof/>
          <w:lang w:val="en-US"/>
        </w:rPr>
        <w:t xml:space="preserve"> 26, 5872–5895. doi:10.1111/mec.14350.</w:t>
      </w:r>
    </w:p>
    <w:p w14:paraId="0F6E8DE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Dextrase, A. J., and Mandrak, N. E. (2006). Impacts of alien invasive species on freshwater fauna </w:t>
      </w:r>
      <w:r w:rsidRPr="00314971">
        <w:rPr>
          <w:rFonts w:ascii="Calibri" w:hAnsi="Calibri" w:cs="Calibri"/>
          <w:noProof/>
          <w:lang w:val="en-US"/>
        </w:rPr>
        <w:lastRenderedPageBreak/>
        <w:t xml:space="preserve">at risk in Canada. </w:t>
      </w:r>
      <w:r w:rsidRPr="00314971">
        <w:rPr>
          <w:rFonts w:ascii="Calibri" w:hAnsi="Calibri" w:cs="Calibri"/>
          <w:i/>
          <w:iCs/>
          <w:noProof/>
          <w:lang w:val="en-US"/>
        </w:rPr>
        <w:t>Biol. Invasions</w:t>
      </w:r>
      <w:r w:rsidRPr="00314971">
        <w:rPr>
          <w:rFonts w:ascii="Calibri" w:hAnsi="Calibri" w:cs="Calibri"/>
          <w:noProof/>
          <w:lang w:val="en-US"/>
        </w:rPr>
        <w:t xml:space="preserve"> 8, 13–24. doi:10.1007/s10530-005-0232-2.</w:t>
      </w:r>
    </w:p>
    <w:p w14:paraId="1F4648A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314971">
        <w:rPr>
          <w:rFonts w:ascii="Calibri" w:hAnsi="Calibri" w:cs="Calibri"/>
          <w:i/>
          <w:iCs/>
          <w:noProof/>
          <w:lang w:val="en-US"/>
        </w:rPr>
        <w:t>Biol. Rev. Camb. Philos. Soc.</w:t>
      </w:r>
      <w:r w:rsidRPr="00314971">
        <w:rPr>
          <w:rFonts w:ascii="Calibri" w:hAnsi="Calibri" w:cs="Calibri"/>
          <w:noProof/>
          <w:lang w:val="en-US"/>
        </w:rPr>
        <w:t xml:space="preserve"> 81, 163–182. doi:10.1017/S1464793105006950.</w:t>
      </w:r>
    </w:p>
    <w:p w14:paraId="665F27C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314971">
        <w:rPr>
          <w:rFonts w:ascii="Calibri" w:hAnsi="Calibri" w:cs="Calibri"/>
          <w:i/>
          <w:iCs/>
          <w:noProof/>
          <w:lang w:val="en-US"/>
        </w:rPr>
        <w:t>PLoS One</w:t>
      </w:r>
      <w:r w:rsidRPr="00314971">
        <w:rPr>
          <w:rFonts w:ascii="Calibri" w:hAnsi="Calibri" w:cs="Calibri"/>
          <w:noProof/>
          <w:lang w:val="en-US"/>
        </w:rPr>
        <w:t xml:space="preserve"> 10, 1–16. doi:10.1371/journal.pone.0130324.</w:t>
      </w:r>
    </w:p>
    <w:p w14:paraId="6B8605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Elekwachi, C. O., Wang, Z., Wu, X., Rabee, A., and Forster, R. J. (2017). Total rRNA-seq analysis gives insight into bacterial, fungal, protozoal and archaeal communities in the rumen using an optimized RNA isolation method. </w:t>
      </w:r>
      <w:r w:rsidRPr="00314971">
        <w:rPr>
          <w:rFonts w:ascii="Calibri" w:hAnsi="Calibri" w:cs="Calibri"/>
          <w:i/>
          <w:iCs/>
          <w:noProof/>
          <w:lang w:val="en-US"/>
        </w:rPr>
        <w:t>Front. Microbiol.</w:t>
      </w:r>
      <w:r w:rsidRPr="00314971">
        <w:rPr>
          <w:rFonts w:ascii="Calibri" w:hAnsi="Calibri" w:cs="Calibri"/>
          <w:noProof/>
          <w:lang w:val="en-US"/>
        </w:rPr>
        <w:t xml:space="preserve"> 8, 1–14. doi:10.3389/fmicb.2017.01814.</w:t>
      </w:r>
    </w:p>
    <w:p w14:paraId="0F7D15C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Foissner, W., and Berger, H. (1996). A User-Friendly Guide to the Ciliates. </w:t>
      </w:r>
      <w:r w:rsidRPr="00314971">
        <w:rPr>
          <w:rFonts w:ascii="Calibri" w:hAnsi="Calibri" w:cs="Calibri"/>
          <w:i/>
          <w:iCs/>
          <w:noProof/>
          <w:lang w:val="en-US"/>
        </w:rPr>
        <w:t>Freshw. Biol.</w:t>
      </w:r>
      <w:r w:rsidRPr="00314971">
        <w:rPr>
          <w:rFonts w:ascii="Calibri" w:hAnsi="Calibri" w:cs="Calibri"/>
          <w:noProof/>
          <w:lang w:val="en-US"/>
        </w:rPr>
        <w:t xml:space="preserve"> 35, 375–482.</w:t>
      </w:r>
    </w:p>
    <w:p w14:paraId="4CB81F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Geisen, S., Tveit, A. T., Clark, I. M., Richter, A., Svenning, M. M., Bonkowski, M., et al. (2015). Metatranscriptomic census of active protists in soils. </w:t>
      </w:r>
      <w:r w:rsidRPr="00314971">
        <w:rPr>
          <w:rFonts w:ascii="Calibri" w:hAnsi="Calibri" w:cs="Calibri"/>
          <w:i/>
          <w:iCs/>
          <w:noProof/>
          <w:lang w:val="en-US"/>
        </w:rPr>
        <w:t>ISME J.</w:t>
      </w:r>
      <w:r w:rsidRPr="00314971">
        <w:rPr>
          <w:rFonts w:ascii="Calibri" w:hAnsi="Calibri" w:cs="Calibri"/>
          <w:noProof/>
          <w:lang w:val="en-US"/>
        </w:rPr>
        <w:t xml:space="preserve"> 9, 2178–2190. doi:10.1038/ismej.2015.30.</w:t>
      </w:r>
    </w:p>
    <w:p w14:paraId="4EA1EB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314971">
        <w:rPr>
          <w:rFonts w:ascii="Calibri" w:hAnsi="Calibri" w:cs="Calibri"/>
          <w:i/>
          <w:iCs/>
          <w:noProof/>
          <w:lang w:val="en-US"/>
        </w:rPr>
        <w:t>Microbiome</w:t>
      </w:r>
      <w:r w:rsidRPr="00314971">
        <w:rPr>
          <w:rFonts w:ascii="Calibri" w:hAnsi="Calibri" w:cs="Calibri"/>
          <w:noProof/>
          <w:lang w:val="en-US"/>
        </w:rPr>
        <w:t xml:space="preserve"> 6, 1–16. doi:10.1186/s40168-018-0453-0.</w:t>
      </w:r>
    </w:p>
    <w:p w14:paraId="34D1BE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Grabherr, M. G., Haas, B. J., Yassour, M., Levin, J. Z., Thompson, D. A., Amit, I., et al. (2013). Trinity: reconstructing a full-length transcriptome without a genome from RNA-Seq data. </w:t>
      </w:r>
      <w:r w:rsidRPr="00314971">
        <w:rPr>
          <w:rFonts w:ascii="Calibri" w:hAnsi="Calibri" w:cs="Calibri"/>
          <w:i/>
          <w:iCs/>
          <w:noProof/>
          <w:lang w:val="en-US"/>
        </w:rPr>
        <w:t>Nat. Biotechnol.</w:t>
      </w:r>
      <w:r w:rsidRPr="00314971">
        <w:rPr>
          <w:rFonts w:ascii="Calibri" w:hAnsi="Calibri" w:cs="Calibri"/>
          <w:noProof/>
          <w:lang w:val="en-US"/>
        </w:rPr>
        <w:t xml:space="preserve"> 29, 644–652. doi:10.1038/nbt.1883.Trinity.</w:t>
      </w:r>
    </w:p>
    <w:p w14:paraId="6D879D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314971">
        <w:rPr>
          <w:rFonts w:ascii="Calibri" w:hAnsi="Calibri" w:cs="Calibri"/>
          <w:i/>
          <w:iCs/>
          <w:noProof/>
          <w:lang w:val="en-US"/>
        </w:rPr>
        <w:t>Hydrobiologia</w:t>
      </w:r>
      <w:r w:rsidRPr="00314971">
        <w:rPr>
          <w:rFonts w:ascii="Calibri" w:hAnsi="Calibri" w:cs="Calibri"/>
          <w:noProof/>
          <w:lang w:val="en-US"/>
        </w:rPr>
        <w:t xml:space="preserve"> 570, 153–158. doi:10.1007/s10750-006-0175-3.</w:t>
      </w:r>
    </w:p>
    <w:p w14:paraId="06ABA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IPBES (2019). </w:t>
      </w:r>
      <w:r w:rsidRPr="00314971">
        <w:rPr>
          <w:rFonts w:ascii="Calibri" w:hAnsi="Calibri" w:cs="Calibri"/>
          <w:i/>
          <w:iCs/>
          <w:noProof/>
          <w:lang w:val="en-US"/>
        </w:rPr>
        <w:t>Summary for policymakers of the global assessment report on biodiversity and ecosystem services of the Intergovernmental Science-Policy Platform on Biodiversity and Ecosystem Services</w:t>
      </w:r>
      <w:r w:rsidRPr="00314971">
        <w:rPr>
          <w:rFonts w:ascii="Calibri" w:hAnsi="Calibri" w:cs="Calibri"/>
          <w:noProof/>
          <w:lang w:val="en-US"/>
        </w:rPr>
        <w:t xml:space="preserve">. , eds. S. Díaz, J. Settele, E. S. Brondízio, H. T. Ngo, M. Guèze, J. Agard, </w:t>
      </w:r>
      <w:r w:rsidRPr="00314971">
        <w:rPr>
          <w:rFonts w:ascii="Calibri" w:hAnsi="Calibri" w:cs="Calibri"/>
          <w:noProof/>
          <w:lang w:val="en-US"/>
        </w:rPr>
        <w:lastRenderedPageBreak/>
        <w:t>et al. Bonn, Germany Available at: https://doi.org/10.5281/zenodo.3553579.</w:t>
      </w:r>
    </w:p>
    <w:p w14:paraId="013DA60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Jane, S. F., Wilcox, T. M., Mckelvey, K. S., Young, M. K., Schwartz, M. K., Lowe, W. H., et al. (2015). Distance, flow and PCR inhibition: EDNA dynamics in two headwater streams. </w:t>
      </w:r>
      <w:r w:rsidRPr="00314971">
        <w:rPr>
          <w:rFonts w:ascii="Calibri" w:hAnsi="Calibri" w:cs="Calibri"/>
          <w:i/>
          <w:iCs/>
          <w:noProof/>
          <w:lang w:val="en-US"/>
        </w:rPr>
        <w:t>Mol. Ecol. Resour.</w:t>
      </w:r>
      <w:r w:rsidRPr="00314971">
        <w:rPr>
          <w:rFonts w:ascii="Calibri" w:hAnsi="Calibri" w:cs="Calibri"/>
          <w:noProof/>
          <w:lang w:val="en-US"/>
        </w:rPr>
        <w:t xml:space="preserve"> 15, 216–227. doi:10.1111/1755-0998.12285.</w:t>
      </w:r>
    </w:p>
    <w:p w14:paraId="3517A2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Jensen, K., Trepel, M., Merritt, D., and Rosenthal, G. (2006). Restoration ecology of river valleys. </w:t>
      </w:r>
      <w:r w:rsidRPr="00314971">
        <w:rPr>
          <w:rFonts w:ascii="Calibri" w:hAnsi="Calibri" w:cs="Calibri"/>
          <w:i/>
          <w:iCs/>
          <w:noProof/>
          <w:lang w:val="en-US"/>
        </w:rPr>
        <w:t>Basic Appl. Ecol.</w:t>
      </w:r>
      <w:r w:rsidRPr="00314971">
        <w:rPr>
          <w:rFonts w:ascii="Calibri" w:hAnsi="Calibri" w:cs="Calibri"/>
          <w:noProof/>
          <w:lang w:val="en-US"/>
        </w:rPr>
        <w:t xml:space="preserve"> 7, 383–387. doi:10.1016/j.baae.2006.05.008.</w:t>
      </w:r>
    </w:p>
    <w:p w14:paraId="66D1468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Kahlke, T., and Ralph, P. J. (2019). BASTA – Taxonomic classification of sequences and sequence bins using last common ancestor estimations. </w:t>
      </w:r>
      <w:r w:rsidRPr="00314971">
        <w:rPr>
          <w:rFonts w:ascii="Calibri" w:hAnsi="Calibri" w:cs="Calibri"/>
          <w:i/>
          <w:iCs/>
          <w:noProof/>
          <w:lang w:val="en-US"/>
        </w:rPr>
        <w:t>Methods Ecol. Evol.</w:t>
      </w:r>
      <w:r w:rsidRPr="00314971">
        <w:rPr>
          <w:rFonts w:ascii="Calibri" w:hAnsi="Calibri" w:cs="Calibri"/>
          <w:noProof/>
          <w:lang w:val="en-US"/>
        </w:rPr>
        <w:t xml:space="preserve"> 10, 100–103. doi:10.1111/2041-210X.13095.</w:t>
      </w:r>
    </w:p>
    <w:p w14:paraId="058B300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Karr, J. R. (1981). Assessment of Biotic Integrity Using Fish Communities. </w:t>
      </w:r>
      <w:r w:rsidRPr="00314971">
        <w:rPr>
          <w:rFonts w:ascii="Calibri" w:hAnsi="Calibri" w:cs="Calibri"/>
          <w:i/>
          <w:iCs/>
          <w:noProof/>
          <w:lang w:val="en-US"/>
        </w:rPr>
        <w:t>Fisheries</w:t>
      </w:r>
      <w:r w:rsidRPr="00314971">
        <w:rPr>
          <w:rFonts w:ascii="Calibri" w:hAnsi="Calibri" w:cs="Calibri"/>
          <w:noProof/>
          <w:lang w:val="en-US"/>
        </w:rPr>
        <w:t xml:space="preserve"> 6, 21–27. doi:10.1577/1548-8446(1981)006.</w:t>
      </w:r>
    </w:p>
    <w:p w14:paraId="47BF2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Knight, R., Navas, J., Quinn, R. A., Sanders, J. G., and Zhu, Q. (2018). Best practices for analysing microbiomes. </w:t>
      </w:r>
      <w:r w:rsidRPr="00314971">
        <w:rPr>
          <w:rFonts w:ascii="Calibri" w:hAnsi="Calibri" w:cs="Calibri"/>
          <w:i/>
          <w:iCs/>
          <w:noProof/>
          <w:lang w:val="en-US"/>
        </w:rPr>
        <w:t>Nat. Rev. Microbiol.</w:t>
      </w:r>
      <w:r w:rsidRPr="00314971">
        <w:rPr>
          <w:rFonts w:ascii="Calibri" w:hAnsi="Calibri" w:cs="Calibri"/>
          <w:noProof/>
          <w:lang w:val="en-US"/>
        </w:rPr>
        <w:t xml:space="preserve"> doi:10.1038/s41579-018-0029-9.</w:t>
      </w:r>
    </w:p>
    <w:p w14:paraId="0B89744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Kopylova, E., Noé, L., and Touzet, H. (2012). SortMeRNA: Fast and accurate filtering of ribosomal RNAs in metatranscriptomic data. </w:t>
      </w:r>
      <w:r w:rsidRPr="00314971">
        <w:rPr>
          <w:rFonts w:ascii="Calibri" w:hAnsi="Calibri" w:cs="Calibri"/>
          <w:i/>
          <w:iCs/>
          <w:noProof/>
          <w:lang w:val="en-US"/>
        </w:rPr>
        <w:t>Bioinformatics</w:t>
      </w:r>
      <w:r w:rsidRPr="00314971">
        <w:rPr>
          <w:rFonts w:ascii="Calibri" w:hAnsi="Calibri" w:cs="Calibri"/>
          <w:noProof/>
          <w:lang w:val="en-US"/>
        </w:rPr>
        <w:t xml:space="preserve"> 28, 3211–3217. doi:10.1093/bioinformatics/bts611.</w:t>
      </w:r>
    </w:p>
    <w:p w14:paraId="333DCCE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314971">
        <w:rPr>
          <w:rFonts w:ascii="Calibri" w:hAnsi="Calibri" w:cs="Calibri"/>
          <w:i/>
          <w:iCs/>
          <w:noProof/>
          <w:lang w:val="en-US"/>
        </w:rPr>
        <w:t>Sci. Rep.</w:t>
      </w:r>
      <w:r w:rsidRPr="00314971">
        <w:rPr>
          <w:rFonts w:ascii="Calibri" w:hAnsi="Calibri" w:cs="Calibri"/>
          <w:noProof/>
          <w:lang w:val="en-US"/>
        </w:rPr>
        <w:t xml:space="preserve"> 7, 1–12. doi:10.1038/s41598-017-17333-x.</w:t>
      </w:r>
    </w:p>
    <w:p w14:paraId="64EAE4A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Langmead, B., and Salzberg, S. L. (2012). Fast gapped-read alignment with Bowtie 2. </w:t>
      </w:r>
      <w:r w:rsidRPr="00314971">
        <w:rPr>
          <w:rFonts w:ascii="Calibri" w:hAnsi="Calibri" w:cs="Calibri"/>
          <w:i/>
          <w:iCs/>
          <w:noProof/>
          <w:lang w:val="en-US"/>
        </w:rPr>
        <w:t>Nat. Methods</w:t>
      </w:r>
      <w:r w:rsidRPr="00314971">
        <w:rPr>
          <w:rFonts w:ascii="Calibri" w:hAnsi="Calibri" w:cs="Calibri"/>
          <w:noProof/>
          <w:lang w:val="en-US"/>
        </w:rPr>
        <w:t xml:space="preserve"> 9, 357–359. doi:10.1038/nmeth.1923.</w:t>
      </w:r>
    </w:p>
    <w:p w14:paraId="2253BF7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Bengtsson, M. M., Jonassen, I., Øvreås, L., and Urich, T. (2011). Exploring the composition and diversity of microbial communities at the Jan Mayen hydrothermal vent field using RNA and DNA. </w:t>
      </w:r>
      <w:r w:rsidRPr="00314971">
        <w:rPr>
          <w:rFonts w:ascii="Calibri" w:hAnsi="Calibri" w:cs="Calibri"/>
          <w:i/>
          <w:iCs/>
          <w:noProof/>
          <w:lang w:val="en-US"/>
        </w:rPr>
        <w:t>FEMS Microbiol. Ecol.</w:t>
      </w:r>
      <w:r w:rsidRPr="00314971">
        <w:rPr>
          <w:rFonts w:ascii="Calibri" w:hAnsi="Calibri" w:cs="Calibri"/>
          <w:noProof/>
          <w:lang w:val="en-US"/>
        </w:rPr>
        <w:t xml:space="preserve"> 77, 577–589. doi:10.1111/j.1574-6941.2011.01138.x.</w:t>
      </w:r>
    </w:p>
    <w:p w14:paraId="01E5841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Huson, D. H., Gorfer, M., Grindhaug, S. H., Jonassen, I., et al. (2012). CREST - Classification Resources for Environmental Sequence Tags. </w:t>
      </w:r>
      <w:r w:rsidRPr="00314971">
        <w:rPr>
          <w:rFonts w:ascii="Calibri" w:hAnsi="Calibri" w:cs="Calibri"/>
          <w:i/>
          <w:iCs/>
          <w:noProof/>
          <w:lang w:val="en-US"/>
        </w:rPr>
        <w:t>PLoS One</w:t>
      </w:r>
      <w:r w:rsidRPr="00314971">
        <w:rPr>
          <w:rFonts w:ascii="Calibri" w:hAnsi="Calibri" w:cs="Calibri"/>
          <w:noProof/>
          <w:lang w:val="en-US"/>
        </w:rPr>
        <w:t xml:space="preserve"> 7. doi:10.1371/journal.pone.0049334.</w:t>
      </w:r>
    </w:p>
    <w:p w14:paraId="5D0A09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Laroche, O., Wood, S. A., Tremblay, L. A., Ellis, J. I., Lejzerowicz, F., Pawlowski, J., et al. (2016). </w:t>
      </w:r>
      <w:r w:rsidRPr="00314971">
        <w:rPr>
          <w:rFonts w:ascii="Calibri" w:hAnsi="Calibri" w:cs="Calibri"/>
          <w:noProof/>
          <w:lang w:val="en-US"/>
        </w:rPr>
        <w:lastRenderedPageBreak/>
        <w:t xml:space="preserve">First evaluation of foraminiferal metabarcoding for monitoring environmental impact from an offshore oil drilling site. </w:t>
      </w:r>
      <w:r w:rsidRPr="00314971">
        <w:rPr>
          <w:rFonts w:ascii="Calibri" w:hAnsi="Calibri" w:cs="Calibri"/>
          <w:i/>
          <w:iCs/>
          <w:noProof/>
          <w:lang w:val="en-US"/>
        </w:rPr>
        <w:t>Mar. Environ. Res.</w:t>
      </w:r>
      <w:r w:rsidRPr="00314971">
        <w:rPr>
          <w:rFonts w:ascii="Calibri" w:hAnsi="Calibri" w:cs="Calibri"/>
          <w:noProof/>
          <w:lang w:val="en-US"/>
        </w:rPr>
        <w:t xml:space="preserve"> 120, 225–235. doi:10.1016/j.marenvres.2016.08.009.</w:t>
      </w:r>
    </w:p>
    <w:p w14:paraId="6516949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Leese, F., Bouchez, A., Abarenkov, K., Altermatt, F., Borja, Á., Bruce, K., et al. (2018). Why We Need Sustainable Networks Bridging Countries, Disciplines, Cultures and Generations for Aquatic Biomonitoring 2.0: A Perspective Derived From the DNAqua-Net COST Action. </w:t>
      </w:r>
      <w:r w:rsidRPr="00314971">
        <w:rPr>
          <w:rFonts w:ascii="Calibri" w:hAnsi="Calibri" w:cs="Calibri"/>
          <w:i/>
          <w:iCs/>
          <w:noProof/>
          <w:lang w:val="en-US"/>
        </w:rPr>
        <w:t>Adv. Ecol. Res.</w:t>
      </w:r>
      <w:r w:rsidRPr="00314971">
        <w:rPr>
          <w:rFonts w:ascii="Calibri" w:hAnsi="Calibri" w:cs="Calibri"/>
          <w:noProof/>
          <w:lang w:val="en-US"/>
        </w:rPr>
        <w:t xml:space="preserve"> 58, 63–99. doi:10.1016/bs.aecr.2018.01.001.</w:t>
      </w:r>
    </w:p>
    <w:p w14:paraId="2E4F919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314971">
        <w:rPr>
          <w:rFonts w:ascii="Calibri" w:hAnsi="Calibri" w:cs="Calibri"/>
          <w:i/>
          <w:iCs/>
          <w:noProof/>
          <w:lang w:val="en-US"/>
        </w:rPr>
        <w:t>Bioinformatics</w:t>
      </w:r>
      <w:r w:rsidRPr="00314971">
        <w:rPr>
          <w:rFonts w:ascii="Calibri" w:hAnsi="Calibri" w:cs="Calibri"/>
          <w:noProof/>
          <w:lang w:val="en-US"/>
        </w:rPr>
        <w:t xml:space="preserve"> 31, 1674–1676. doi:10.1093/bioinformatics/btv033.</w:t>
      </w:r>
    </w:p>
    <w:p w14:paraId="3D90354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and Guan, L. L. (2017). Metatranscriptomic profiling reveals linkages between the active rumen microbiome and feed efficiency in beef cattle. </w:t>
      </w:r>
      <w:r w:rsidRPr="00314971">
        <w:rPr>
          <w:rFonts w:ascii="Calibri" w:hAnsi="Calibri" w:cs="Calibri"/>
          <w:i/>
          <w:iCs/>
          <w:noProof/>
          <w:lang w:val="en-US"/>
        </w:rPr>
        <w:t>Appl. Environ. Microbiol.</w:t>
      </w:r>
      <w:r w:rsidRPr="00314971">
        <w:rPr>
          <w:rFonts w:ascii="Calibri" w:hAnsi="Calibri" w:cs="Calibri"/>
          <w:noProof/>
          <w:lang w:val="en-US"/>
        </w:rPr>
        <w:t xml:space="preserve"> 83, 1–16. doi:10.1128/AEM.00061-17.</w:t>
      </w:r>
    </w:p>
    <w:p w14:paraId="6059ABB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Henderson, G., Sun, X., Cox, F., Janssen, P. H., and Guan, L. L. (2016). Taxonomic assessment of rumen microbiota using total rna and targeted amplicon sequencing approaches. </w:t>
      </w:r>
      <w:r w:rsidRPr="00314971">
        <w:rPr>
          <w:rFonts w:ascii="Calibri" w:hAnsi="Calibri" w:cs="Calibri"/>
          <w:i/>
          <w:iCs/>
          <w:noProof/>
          <w:lang w:val="en-US"/>
        </w:rPr>
        <w:t>Front. Microbiol.</w:t>
      </w:r>
      <w:r w:rsidRPr="00314971">
        <w:rPr>
          <w:rFonts w:ascii="Calibri" w:hAnsi="Calibri" w:cs="Calibri"/>
          <w:noProof/>
          <w:lang w:val="en-US"/>
        </w:rPr>
        <w:t xml:space="preserve"> 7. doi:10.3389/fmicb.2016.00987.</w:t>
      </w:r>
    </w:p>
    <w:p w14:paraId="6B1D055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H., and Durbin, R. (2009). Fast and accurate short read alignment with Burrows-Wheeler transform. </w:t>
      </w:r>
      <w:r w:rsidRPr="00314971">
        <w:rPr>
          <w:rFonts w:ascii="Calibri" w:hAnsi="Calibri" w:cs="Calibri"/>
          <w:i/>
          <w:iCs/>
          <w:noProof/>
          <w:lang w:val="en-US"/>
        </w:rPr>
        <w:t>Bioinformatics</w:t>
      </w:r>
      <w:r w:rsidRPr="00314971">
        <w:rPr>
          <w:rFonts w:ascii="Calibri" w:hAnsi="Calibri" w:cs="Calibri"/>
          <w:noProof/>
          <w:lang w:val="en-US"/>
        </w:rPr>
        <w:t xml:space="preserve"> 25, 1754–1760. doi:10.1093/bioinformatics/btp324.</w:t>
      </w:r>
    </w:p>
    <w:p w14:paraId="5362922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314971">
        <w:rPr>
          <w:rFonts w:ascii="Calibri" w:hAnsi="Calibri" w:cs="Calibri"/>
          <w:i/>
          <w:iCs/>
          <w:noProof/>
          <w:lang w:val="en-US"/>
        </w:rPr>
        <w:t>Environ. Microbiol.</w:t>
      </w:r>
      <w:r w:rsidRPr="00314971">
        <w:rPr>
          <w:rFonts w:ascii="Calibri" w:hAnsi="Calibri" w:cs="Calibri"/>
          <w:noProof/>
          <w:lang w:val="en-US"/>
        </w:rPr>
        <w:t xml:space="preserve"> 16, 2659–2671. doi:10.1111/1462-2920.12250.</w:t>
      </w:r>
    </w:p>
    <w:p w14:paraId="078CC66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MacManes, M. D. (2014). On the optimal trimming of high-throughput mRNA sequence data. </w:t>
      </w:r>
      <w:r w:rsidRPr="00314971">
        <w:rPr>
          <w:rFonts w:ascii="Calibri" w:hAnsi="Calibri" w:cs="Calibri"/>
          <w:i/>
          <w:iCs/>
          <w:noProof/>
          <w:lang w:val="en-US"/>
        </w:rPr>
        <w:t>Front. Genet.</w:t>
      </w:r>
      <w:r w:rsidRPr="00314971">
        <w:rPr>
          <w:rFonts w:ascii="Calibri" w:hAnsi="Calibri" w:cs="Calibri"/>
          <w:noProof/>
          <w:lang w:val="en-US"/>
        </w:rPr>
        <w:t xml:space="preserve"> 5, 1–7. doi:10.3389/fgene.2014.00013.</w:t>
      </w:r>
    </w:p>
    <w:p w14:paraId="3EA3D2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Malmqvist, B., and Rundle, S. (2002). Threats to the running water ecosystems of the world. </w:t>
      </w:r>
      <w:r w:rsidRPr="00314971">
        <w:rPr>
          <w:rFonts w:ascii="Calibri" w:hAnsi="Calibri" w:cs="Calibri"/>
          <w:i/>
          <w:iCs/>
          <w:noProof/>
          <w:lang w:val="en-US"/>
        </w:rPr>
        <w:t>Environ. Conserv.</w:t>
      </w:r>
      <w:r w:rsidRPr="00314971">
        <w:rPr>
          <w:rFonts w:ascii="Calibri" w:hAnsi="Calibri" w:cs="Calibri"/>
          <w:noProof/>
          <w:lang w:val="en-US"/>
        </w:rPr>
        <w:t xml:space="preserve"> 29, 134–153. doi:10.1017/S0376892902000097.</w:t>
      </w:r>
    </w:p>
    <w:p w14:paraId="2DC8B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McArthur, J. V (2001). “Bacteria as Biomonitors,” in </w:t>
      </w:r>
      <w:r w:rsidRPr="00314971">
        <w:rPr>
          <w:rFonts w:ascii="Calibri" w:hAnsi="Calibri" w:cs="Calibri"/>
          <w:i/>
          <w:iCs/>
          <w:noProof/>
          <w:lang w:val="en-US"/>
        </w:rPr>
        <w:t>Bioassessment and Management of North American Freshwater Wetlands</w:t>
      </w:r>
      <w:r w:rsidRPr="00314971">
        <w:rPr>
          <w:rFonts w:ascii="Calibri" w:hAnsi="Calibri" w:cs="Calibri"/>
          <w:noProof/>
          <w:lang w:val="en-US"/>
        </w:rPr>
        <w:t xml:space="preserve">, eds. R. B. Rader, D. P. Batzer, and S. A. Wissinger (Chichester, West Sussex: John Wiley &amp; Sons), 249–261. </w:t>
      </w:r>
      <w:r w:rsidRPr="00314971">
        <w:rPr>
          <w:rFonts w:ascii="Calibri" w:hAnsi="Calibri" w:cs="Calibri"/>
          <w:noProof/>
          <w:lang w:val="en-US"/>
        </w:rPr>
        <w:lastRenderedPageBreak/>
        <w:t>doi:https://doi.org/10.1002/aqc.509.</w:t>
      </w:r>
    </w:p>
    <w:p w14:paraId="094E7EF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McIntyre, A. B. R., Ounit, R., Afshinnekoo, E., Prill, R. J., Hénaff, E., Alexander, N., et al. (2017). Comprehensive benchmarking and ensemble approaches for metagenomic classifiers. </w:t>
      </w:r>
      <w:r w:rsidRPr="00314971">
        <w:rPr>
          <w:rFonts w:ascii="Calibri" w:hAnsi="Calibri" w:cs="Calibri"/>
          <w:i/>
          <w:iCs/>
          <w:noProof/>
          <w:lang w:val="en-US"/>
        </w:rPr>
        <w:t>Genome Biol.</w:t>
      </w:r>
      <w:r w:rsidRPr="00314971">
        <w:rPr>
          <w:rFonts w:ascii="Calibri" w:hAnsi="Calibri" w:cs="Calibri"/>
          <w:noProof/>
          <w:lang w:val="en-US"/>
        </w:rPr>
        <w:t xml:space="preserve"> 18, 1–19. doi:10.1186/s13059-017-1299-7.</w:t>
      </w:r>
    </w:p>
    <w:p w14:paraId="2369DEC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Nichols, R. V., Vollmers, C., Newsom, L. A., Wang, Y., Heintzman, P. D., Leighton, M., et al. (2018). Minimizing polymerase biases in metabarcoding. </w:t>
      </w:r>
      <w:r w:rsidRPr="00314971">
        <w:rPr>
          <w:rFonts w:ascii="Calibri" w:hAnsi="Calibri" w:cs="Calibri"/>
          <w:i/>
          <w:iCs/>
          <w:noProof/>
          <w:lang w:val="en-US"/>
        </w:rPr>
        <w:t>Mol. Ecol. Resour.</w:t>
      </w:r>
      <w:r w:rsidRPr="00314971">
        <w:rPr>
          <w:rFonts w:ascii="Calibri" w:hAnsi="Calibri" w:cs="Calibri"/>
          <w:noProof/>
          <w:lang w:val="en-US"/>
        </w:rPr>
        <w:t xml:space="preserve"> 18, 927–939. doi:10.1111/1755-0998.12895.</w:t>
      </w:r>
    </w:p>
    <w:p w14:paraId="2F93C3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Nurk, S., Meleshko, D., Korobeynikov, A., and Pevzner, P. A. (2017). MetaSPAdes: A new versatile metagenomic assembler. </w:t>
      </w:r>
      <w:r w:rsidRPr="00314971">
        <w:rPr>
          <w:rFonts w:ascii="Calibri" w:hAnsi="Calibri" w:cs="Calibri"/>
          <w:i/>
          <w:iCs/>
          <w:noProof/>
          <w:lang w:val="en-US"/>
        </w:rPr>
        <w:t>Genome Res.</w:t>
      </w:r>
      <w:r w:rsidRPr="00314971">
        <w:rPr>
          <w:rFonts w:ascii="Calibri" w:hAnsi="Calibri" w:cs="Calibri"/>
          <w:noProof/>
          <w:lang w:val="en-US"/>
        </w:rPr>
        <w:t xml:space="preserve"> 27, 824–834. doi:10.1101/gr.213959.116.</w:t>
      </w:r>
    </w:p>
    <w:p w14:paraId="52C18A2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314971">
        <w:rPr>
          <w:rFonts w:ascii="Calibri" w:hAnsi="Calibri" w:cs="Calibri"/>
          <w:i/>
          <w:iCs/>
          <w:noProof/>
          <w:lang w:val="en-US"/>
        </w:rPr>
        <w:t>PLoS Biol.</w:t>
      </w:r>
      <w:r w:rsidRPr="00314971">
        <w:rPr>
          <w:rFonts w:ascii="Calibri" w:hAnsi="Calibri" w:cs="Calibri"/>
          <w:noProof/>
          <w:lang w:val="en-US"/>
        </w:rPr>
        <w:t xml:space="preserve"> 10, e1001419. doi:10.1371/journal.pbio.1001419.</w:t>
      </w:r>
    </w:p>
    <w:p w14:paraId="65DCFD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Apotheloz-Perret-Gentil, L., Visco, J. A., and Esling, P. (2016). Protist metabarcoding and environmental biomonitoring: Time for change. </w:t>
      </w:r>
      <w:r w:rsidRPr="00314971">
        <w:rPr>
          <w:rFonts w:ascii="Calibri" w:hAnsi="Calibri" w:cs="Calibri"/>
          <w:i/>
          <w:iCs/>
          <w:noProof/>
          <w:lang w:val="en-US"/>
        </w:rPr>
        <w:t>Eur. J. Protistol.</w:t>
      </w:r>
      <w:r w:rsidRPr="00314971">
        <w:rPr>
          <w:rFonts w:ascii="Calibri" w:hAnsi="Calibri" w:cs="Calibri"/>
          <w:noProof/>
          <w:lang w:val="en-US"/>
        </w:rPr>
        <w:t xml:space="preserve"> 55, 12–25. doi:10.1016/j.ejop.2016.02.003.</w:t>
      </w:r>
    </w:p>
    <w:p w14:paraId="69FB346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and Esling, P. (2014). Next-generation environmental diversity surveys of foraminifera: Preparing the future. </w:t>
      </w:r>
      <w:r w:rsidRPr="00314971">
        <w:rPr>
          <w:rFonts w:ascii="Calibri" w:hAnsi="Calibri" w:cs="Calibri"/>
          <w:i/>
          <w:iCs/>
          <w:noProof/>
          <w:lang w:val="en-US"/>
        </w:rPr>
        <w:t>Biol. Bull.</w:t>
      </w:r>
      <w:r w:rsidRPr="00314971">
        <w:rPr>
          <w:rFonts w:ascii="Calibri" w:hAnsi="Calibri" w:cs="Calibri"/>
          <w:noProof/>
          <w:lang w:val="en-US"/>
        </w:rPr>
        <w:t xml:space="preserve"> 227, 93–106. doi:10.1086/BBLv227n2p93.</w:t>
      </w:r>
    </w:p>
    <w:p w14:paraId="65161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Payne, R. J. (2013). Seven reasons why protists make useful bioindicators. </w:t>
      </w:r>
      <w:r w:rsidRPr="00314971">
        <w:rPr>
          <w:rFonts w:ascii="Calibri" w:hAnsi="Calibri" w:cs="Calibri"/>
          <w:i/>
          <w:iCs/>
          <w:noProof/>
          <w:lang w:val="en-US"/>
        </w:rPr>
        <w:t>Acta Protozool.</w:t>
      </w:r>
      <w:r w:rsidRPr="00314971">
        <w:rPr>
          <w:rFonts w:ascii="Calibri" w:hAnsi="Calibri" w:cs="Calibri"/>
          <w:noProof/>
          <w:lang w:val="en-US"/>
        </w:rPr>
        <w:t xml:space="preserve"> 52, 105–113. doi:10.4467/16890027AP.13.0011.1108.</w:t>
      </w:r>
    </w:p>
    <w:p w14:paraId="1AED9B8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Peano, C., Pietrelli, A., Consolandi, C., Rossi, E., Petiti, L., Tagliabue, L., et al. (2013). An efficient rRNA removal method for RNA sequencing in GC-rich bacteria. </w:t>
      </w:r>
      <w:r w:rsidRPr="00314971">
        <w:rPr>
          <w:rFonts w:ascii="Calibri" w:hAnsi="Calibri" w:cs="Calibri"/>
          <w:i/>
          <w:iCs/>
          <w:noProof/>
          <w:lang w:val="en-US"/>
        </w:rPr>
        <w:t>Microb. Inform. Exp.</w:t>
      </w:r>
      <w:r w:rsidRPr="00314971">
        <w:rPr>
          <w:rFonts w:ascii="Calibri" w:hAnsi="Calibri" w:cs="Calibri"/>
          <w:noProof/>
          <w:lang w:val="en-US"/>
        </w:rPr>
        <w:t xml:space="preserve"> 3, 1–11. doi:10.1186/2042-5783-3-1.</w:t>
      </w:r>
    </w:p>
    <w:p w14:paraId="287447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and Chin, F. Y. L. (2012). IDBA-UD: A de novo assembler for single-cell and metagenomic sequencing data with highly uneven depth. </w:t>
      </w:r>
      <w:r w:rsidRPr="00314971">
        <w:rPr>
          <w:rFonts w:ascii="Calibri" w:hAnsi="Calibri" w:cs="Calibri"/>
          <w:i/>
          <w:iCs/>
          <w:noProof/>
          <w:lang w:val="en-US"/>
        </w:rPr>
        <w:t>Bioinformatics</w:t>
      </w:r>
      <w:r w:rsidRPr="00314971">
        <w:rPr>
          <w:rFonts w:ascii="Calibri" w:hAnsi="Calibri" w:cs="Calibri"/>
          <w:noProof/>
          <w:lang w:val="en-US"/>
        </w:rPr>
        <w:t xml:space="preserve"> 28, 1420–1428. doi:10.1093/bioinformatics/bts174.</w:t>
      </w:r>
    </w:p>
    <w:p w14:paraId="0FECF78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314971">
        <w:rPr>
          <w:rFonts w:ascii="Calibri" w:hAnsi="Calibri" w:cs="Calibri"/>
          <w:i/>
          <w:iCs/>
          <w:noProof/>
          <w:lang w:val="en-US"/>
        </w:rPr>
        <w:t>Bioinformatics</w:t>
      </w:r>
      <w:r w:rsidRPr="00314971">
        <w:rPr>
          <w:rFonts w:ascii="Calibri" w:hAnsi="Calibri" w:cs="Calibri"/>
          <w:noProof/>
          <w:lang w:val="en-US"/>
        </w:rPr>
        <w:t xml:space="preserve"> 29, 326–334. doi:10.1093/bioinformatics/btt219.</w:t>
      </w:r>
    </w:p>
    <w:p w14:paraId="10E0E2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Pimm, S. L., Jenkins, C. N., Abell, R., Brooks, T. M., Gittleman, J. L., Joppa, L. N., et al. (2014). The biodiversity of species and their rates of extinction, distribution, and protection. </w:t>
      </w:r>
      <w:r w:rsidRPr="00314971">
        <w:rPr>
          <w:rFonts w:ascii="Calibri" w:hAnsi="Calibri" w:cs="Calibri"/>
          <w:i/>
          <w:iCs/>
          <w:noProof/>
          <w:lang w:val="en-US"/>
        </w:rPr>
        <w:t>Science (80-. ).</w:t>
      </w:r>
      <w:r w:rsidRPr="00314971">
        <w:rPr>
          <w:rFonts w:ascii="Calibri" w:hAnsi="Calibri" w:cs="Calibri"/>
          <w:noProof/>
          <w:lang w:val="en-US"/>
        </w:rPr>
        <w:t xml:space="preserve"> 344. doi:10.1126/science.1246752.</w:t>
      </w:r>
    </w:p>
    <w:p w14:paraId="1E5FA29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314971">
        <w:rPr>
          <w:rFonts w:ascii="Calibri" w:hAnsi="Calibri" w:cs="Calibri"/>
          <w:i/>
          <w:iCs/>
          <w:noProof/>
          <w:lang w:val="en-US"/>
        </w:rPr>
        <w:t>Mol. Ecol. Resour.</w:t>
      </w:r>
      <w:r w:rsidRPr="00314971">
        <w:rPr>
          <w:rFonts w:ascii="Calibri" w:hAnsi="Calibri" w:cs="Calibri"/>
          <w:noProof/>
          <w:lang w:val="en-US"/>
        </w:rPr>
        <w:t xml:space="preserve"> 14, 18–26. doi:10.1111/1755-0998.12156.</w:t>
      </w:r>
    </w:p>
    <w:p w14:paraId="55EC9E1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314971">
        <w:rPr>
          <w:rFonts w:ascii="Calibri" w:hAnsi="Calibri" w:cs="Calibri"/>
          <w:i/>
          <w:iCs/>
          <w:noProof/>
          <w:lang w:val="en-US"/>
        </w:rPr>
        <w:t>Mol. Ecol.</w:t>
      </w:r>
      <w:r w:rsidRPr="00314971">
        <w:rPr>
          <w:rFonts w:ascii="Calibri" w:hAnsi="Calibri" w:cs="Calibri"/>
          <w:noProof/>
          <w:lang w:val="en-US"/>
        </w:rPr>
        <w:t xml:space="preserve"> 28, 407–419. doi:10.1111/mec.14776.</w:t>
      </w:r>
    </w:p>
    <w:p w14:paraId="7179DD8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314971">
        <w:rPr>
          <w:rFonts w:ascii="Calibri" w:hAnsi="Calibri" w:cs="Calibri"/>
          <w:i/>
          <w:iCs/>
          <w:noProof/>
          <w:lang w:val="en-US"/>
        </w:rPr>
        <w:t>Gigascience</w:t>
      </w:r>
      <w:r w:rsidRPr="00314971">
        <w:rPr>
          <w:rFonts w:ascii="Calibri" w:hAnsi="Calibri" w:cs="Calibri"/>
          <w:noProof/>
          <w:lang w:val="en-US"/>
        </w:rPr>
        <w:t xml:space="preserve"> 8, 1–22. doi:10.1093/gigascience/giz092.</w:t>
      </w:r>
    </w:p>
    <w:p w14:paraId="6B336F1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Pochon, X., Wood, S. A., Keeley, N. B., Lejzerowicz, F., Esling, P., Drew, J., et al. (2015). Accurate assessment of the impact of salmon farming on benthic sediment enrichment using foraminiferal metabarcoding. </w:t>
      </w:r>
      <w:r w:rsidRPr="00314971">
        <w:rPr>
          <w:rFonts w:ascii="Calibri" w:hAnsi="Calibri" w:cs="Calibri"/>
          <w:i/>
          <w:iCs/>
          <w:noProof/>
          <w:lang w:val="en-US"/>
        </w:rPr>
        <w:t>Mar. Pollut. Bull.</w:t>
      </w:r>
      <w:r w:rsidRPr="00314971">
        <w:rPr>
          <w:rFonts w:ascii="Calibri" w:hAnsi="Calibri" w:cs="Calibri"/>
          <w:noProof/>
          <w:lang w:val="en-US"/>
        </w:rPr>
        <w:t xml:space="preserve"> 100, 370–382. doi:10.1016/j.marpolbul.2015.08.022.</w:t>
      </w:r>
    </w:p>
    <w:p w14:paraId="2F3974F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Quast, C., Pruesse, E., Yilmaz, P., Gerken, J., Schweer, T., Yarza, P., et al. (2013). The SILVA ribosomal RNA gene database project: Improved data processing and web-based tools. </w:t>
      </w:r>
      <w:r w:rsidRPr="00314971">
        <w:rPr>
          <w:rFonts w:ascii="Calibri" w:hAnsi="Calibri" w:cs="Calibri"/>
          <w:i/>
          <w:iCs/>
          <w:noProof/>
          <w:lang w:val="en-US"/>
        </w:rPr>
        <w:t>Nucleic Acids Res.</w:t>
      </w:r>
      <w:r w:rsidRPr="00314971">
        <w:rPr>
          <w:rFonts w:ascii="Calibri" w:hAnsi="Calibri" w:cs="Calibri"/>
          <w:noProof/>
          <w:lang w:val="en-US"/>
        </w:rPr>
        <w:t xml:space="preserve"> 41, 590–596. doi:10.1093/nar/gks1219.</w:t>
      </w:r>
    </w:p>
    <w:p w14:paraId="4A47DB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Quince, C., Walker, A. W., Simpson, J. T., Loman, N. J., and Segata, N. (2017). Shotgun metagenomics, from sampling to analysis. </w:t>
      </w:r>
      <w:r w:rsidRPr="00314971">
        <w:rPr>
          <w:rFonts w:ascii="Calibri" w:hAnsi="Calibri" w:cs="Calibri"/>
          <w:i/>
          <w:iCs/>
          <w:noProof/>
          <w:lang w:val="en-US"/>
        </w:rPr>
        <w:t>Nat. Biotechnol.</w:t>
      </w:r>
      <w:r w:rsidRPr="00314971">
        <w:rPr>
          <w:rFonts w:ascii="Calibri" w:hAnsi="Calibri" w:cs="Calibri"/>
          <w:noProof/>
          <w:lang w:val="en-US"/>
        </w:rPr>
        <w:t xml:space="preserve"> 35, 833–844. doi:10.1038/nbt.3935.</w:t>
      </w:r>
    </w:p>
    <w:p w14:paraId="41CA0AA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Resh, V. H., and Unzicker, J. D. (1975). Water Quality Monitoring and Aquatic Organisms : The Importance of Species Identification. </w:t>
      </w:r>
      <w:r w:rsidRPr="00314971">
        <w:rPr>
          <w:rFonts w:ascii="Calibri" w:hAnsi="Calibri" w:cs="Calibri"/>
          <w:i/>
          <w:iCs/>
          <w:noProof/>
          <w:lang w:val="en-US"/>
        </w:rPr>
        <w:t>Water Pollut. Control Fed.</w:t>
      </w:r>
      <w:r w:rsidRPr="00314971">
        <w:rPr>
          <w:rFonts w:ascii="Calibri" w:hAnsi="Calibri" w:cs="Calibri"/>
          <w:noProof/>
          <w:lang w:val="en-US"/>
        </w:rPr>
        <w:t xml:space="preserve"> 47, 9–19.</w:t>
      </w:r>
    </w:p>
    <w:p w14:paraId="7F081F1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Robertson, G., Schein, J., Chiu, R., Corbett, R., Field, M., Jackman, S. D., et al. (2010). De novo assembly and analysis of RNA-seq data. </w:t>
      </w:r>
      <w:r w:rsidRPr="00314971">
        <w:rPr>
          <w:rFonts w:ascii="Calibri" w:hAnsi="Calibri" w:cs="Calibri"/>
          <w:i/>
          <w:iCs/>
          <w:noProof/>
          <w:lang w:val="en-US"/>
        </w:rPr>
        <w:t>Nat. Methods</w:t>
      </w:r>
      <w:r w:rsidRPr="00314971">
        <w:rPr>
          <w:rFonts w:ascii="Calibri" w:hAnsi="Calibri" w:cs="Calibri"/>
          <w:noProof/>
          <w:lang w:val="en-US"/>
        </w:rPr>
        <w:t xml:space="preserve"> 7, 909–912. doi:10.1038/nmeth.1517.</w:t>
      </w:r>
    </w:p>
    <w:p w14:paraId="759E389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Seemann, T. BAsic Rapid Ribosomal RNA Predictor - barrnap.</w:t>
      </w:r>
    </w:p>
    <w:p w14:paraId="51EE7E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Shah, N., Tang, H., Doak, T. G., and Ye, Y. (2010). Comparing bacterial communities inferred from 16S rRNA gene sequencing and shotgun metagenomics. </w:t>
      </w:r>
      <w:r w:rsidRPr="00314971">
        <w:rPr>
          <w:rFonts w:ascii="Calibri" w:hAnsi="Calibri" w:cs="Calibri"/>
          <w:i/>
          <w:iCs/>
          <w:noProof/>
          <w:lang w:val="en-US"/>
        </w:rPr>
        <w:t>Pacific Symp. Biocomput. 2011</w:t>
      </w:r>
      <w:r w:rsidRPr="00314971">
        <w:rPr>
          <w:rFonts w:ascii="Calibri" w:hAnsi="Calibri" w:cs="Calibri"/>
          <w:noProof/>
          <w:lang w:val="en-US"/>
        </w:rPr>
        <w:t>, 165–176.</w:t>
      </w:r>
    </w:p>
    <w:p w14:paraId="45751FF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Lo, C. C., and Chain, P. S. G. (2019). Advances and challenges in metatranscriptomic analysis. </w:t>
      </w:r>
      <w:r w:rsidRPr="00314971">
        <w:rPr>
          <w:rFonts w:ascii="Calibri" w:hAnsi="Calibri" w:cs="Calibri"/>
          <w:i/>
          <w:iCs/>
          <w:noProof/>
          <w:lang w:val="en-US"/>
        </w:rPr>
        <w:t>Front. Genet.</w:t>
      </w:r>
      <w:r w:rsidRPr="00314971">
        <w:rPr>
          <w:rFonts w:ascii="Calibri" w:hAnsi="Calibri" w:cs="Calibri"/>
          <w:noProof/>
          <w:lang w:val="en-US"/>
        </w:rPr>
        <w:t xml:space="preserve"> 10, 1–10. doi:10.3389/fgene.2019.00904.</w:t>
      </w:r>
    </w:p>
    <w:p w14:paraId="395951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314971">
        <w:rPr>
          <w:rFonts w:ascii="Calibri" w:hAnsi="Calibri" w:cs="Calibri"/>
          <w:i/>
          <w:iCs/>
          <w:noProof/>
          <w:lang w:val="en-US"/>
        </w:rPr>
        <w:t>Environ. Microbiol.</w:t>
      </w:r>
      <w:r w:rsidRPr="00314971">
        <w:rPr>
          <w:rFonts w:ascii="Calibri" w:hAnsi="Calibri" w:cs="Calibri"/>
          <w:noProof/>
          <w:lang w:val="en-US"/>
        </w:rPr>
        <w:t xml:space="preserve"> 15, 1882–1899. doi:10.1111/1462-2920.12086.</w:t>
      </w:r>
    </w:p>
    <w:p w14:paraId="32A7E3B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Shi, Y., Tyson, G. W., Eppley, J. M., and Delong, E. F. (2011). Integrated metatranscriptomic and metagenomic analyses of stratified microbial assemblages in the open ocean. </w:t>
      </w:r>
      <w:r w:rsidRPr="00314971">
        <w:rPr>
          <w:rFonts w:ascii="Calibri" w:hAnsi="Calibri" w:cs="Calibri"/>
          <w:i/>
          <w:iCs/>
          <w:noProof/>
          <w:lang w:val="en-US"/>
        </w:rPr>
        <w:t>ISME J.</w:t>
      </w:r>
      <w:r w:rsidRPr="00314971">
        <w:rPr>
          <w:rFonts w:ascii="Calibri" w:hAnsi="Calibri" w:cs="Calibri"/>
          <w:noProof/>
          <w:lang w:val="en-US"/>
        </w:rPr>
        <w:t xml:space="preserve"> 5, 999–1013. doi:10.1038/ismej.2010.189.</w:t>
      </w:r>
    </w:p>
    <w:p w14:paraId="6DD779F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Singer, G. A. C., Shekarriz, S., McCarthy, A., Fahner, N., and Hajibabaei, M. (2020). The utility of a metagenomics approach for marine biomonitoring. </w:t>
      </w:r>
      <w:r w:rsidRPr="00314971">
        <w:rPr>
          <w:rFonts w:ascii="Calibri" w:hAnsi="Calibri" w:cs="Calibri"/>
          <w:i/>
          <w:iCs/>
          <w:noProof/>
          <w:lang w:val="en-US"/>
        </w:rPr>
        <w:t>bioRxiv</w:t>
      </w:r>
      <w:r w:rsidRPr="00314971">
        <w:rPr>
          <w:rFonts w:ascii="Calibri" w:hAnsi="Calibri" w:cs="Calibri"/>
          <w:noProof/>
          <w:lang w:val="en-US"/>
        </w:rPr>
        <w:t>, 2020.03.16.993667. doi:10.1101/2020.03.16.993667.</w:t>
      </w:r>
    </w:p>
    <w:p w14:paraId="7E6E98B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Smith, M. B., Rocha, A. M., Smillie, C. S., Olesen, S. W., Paradis, C., Wu, L., et al. (2015). Natural Bacterial Communities Serve as Quantitative Geochemical Biosensors. </w:t>
      </w:r>
      <w:r w:rsidRPr="00314971">
        <w:rPr>
          <w:rFonts w:ascii="Calibri" w:hAnsi="Calibri" w:cs="Calibri"/>
          <w:i/>
          <w:iCs/>
          <w:noProof/>
          <w:lang w:val="en-US"/>
        </w:rPr>
        <w:t>MBio</w:t>
      </w:r>
      <w:r w:rsidRPr="00314971">
        <w:rPr>
          <w:rFonts w:ascii="Calibri" w:hAnsi="Calibri" w:cs="Calibri"/>
          <w:noProof/>
          <w:lang w:val="en-US"/>
        </w:rPr>
        <w:t xml:space="preserve"> 6, e00326-15. doi:10.1128/mBio.00326-15.</w:t>
      </w:r>
    </w:p>
    <w:p w14:paraId="73E5E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314971">
        <w:rPr>
          <w:rFonts w:ascii="Calibri" w:hAnsi="Calibri" w:cs="Calibri"/>
          <w:i/>
          <w:iCs/>
          <w:noProof/>
          <w:lang w:val="en-US"/>
        </w:rPr>
        <w:t>Sci. Rep.</w:t>
      </w:r>
      <w:r w:rsidRPr="00314971">
        <w:rPr>
          <w:rFonts w:ascii="Calibri" w:hAnsi="Calibri" w:cs="Calibri"/>
          <w:noProof/>
          <w:lang w:val="en-US"/>
        </w:rPr>
        <w:t xml:space="preserve"> 7, 1–11. doi:10.1038/s41598-017-12501-5.</w:t>
      </w:r>
    </w:p>
    <w:p w14:paraId="54E737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Stein, E. D., White, B. P., Mazor, R. D., Jackson, J. K., Battle, J. M., Miller, P. E., et al. (2014). Does DNA barcoding improve performance of traditional stream bioassessment metrics? </w:t>
      </w:r>
      <w:r w:rsidRPr="00314971">
        <w:rPr>
          <w:rFonts w:ascii="Calibri" w:hAnsi="Calibri" w:cs="Calibri"/>
          <w:i/>
          <w:iCs/>
          <w:noProof/>
          <w:lang w:val="en-US"/>
        </w:rPr>
        <w:t>Freshw. Sci.</w:t>
      </w:r>
      <w:r w:rsidRPr="00314971">
        <w:rPr>
          <w:rFonts w:ascii="Calibri" w:hAnsi="Calibri" w:cs="Calibri"/>
          <w:noProof/>
          <w:lang w:val="en-US"/>
        </w:rPr>
        <w:t xml:space="preserve"> 33, 302–311. doi:10.1086/674782.</w:t>
      </w:r>
    </w:p>
    <w:p w14:paraId="4556D5C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Stoeck, T., Kochems, R., Forster, D., Lejzerowicz, F., and Pawlowski, J. (2018). Metabarcoding of benthic ciliate communities shows high potential for environmental monitoring in salmon aquaculture. </w:t>
      </w:r>
      <w:r w:rsidRPr="00314971">
        <w:rPr>
          <w:rFonts w:ascii="Calibri" w:hAnsi="Calibri" w:cs="Calibri"/>
          <w:i/>
          <w:iCs/>
          <w:noProof/>
          <w:lang w:val="en-US"/>
        </w:rPr>
        <w:t>Ecol. Indic.</w:t>
      </w:r>
      <w:r w:rsidRPr="00314971">
        <w:rPr>
          <w:rFonts w:ascii="Calibri" w:hAnsi="Calibri" w:cs="Calibri"/>
          <w:noProof/>
          <w:lang w:val="en-US"/>
        </w:rPr>
        <w:t xml:space="preserve"> 85, 153–164. doi:10.1016/j.ecolind.2017.10.041.</w:t>
      </w:r>
    </w:p>
    <w:p w14:paraId="2F5316F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Sweeney, B. W., Battle, J. M., Jackson, J. K., and Dapkey, T. (2011). Can DNA barcodes of stream macroinvertebrates improve descriptions of community structure and water quality? </w:t>
      </w:r>
      <w:r w:rsidRPr="00314971">
        <w:rPr>
          <w:rFonts w:ascii="Calibri" w:hAnsi="Calibri" w:cs="Calibri"/>
          <w:i/>
          <w:iCs/>
          <w:noProof/>
          <w:lang w:val="en-US"/>
        </w:rPr>
        <w:t xml:space="preserve">J. </w:t>
      </w:r>
      <w:r w:rsidRPr="00314971">
        <w:rPr>
          <w:rFonts w:ascii="Calibri" w:hAnsi="Calibri" w:cs="Calibri"/>
          <w:i/>
          <w:iCs/>
          <w:noProof/>
          <w:lang w:val="en-US"/>
        </w:rPr>
        <w:lastRenderedPageBreak/>
        <w:t>North Am. Benthol. Soc.</w:t>
      </w:r>
      <w:r w:rsidRPr="00314971">
        <w:rPr>
          <w:rFonts w:ascii="Calibri" w:hAnsi="Calibri" w:cs="Calibri"/>
          <w:noProof/>
          <w:lang w:val="en-US"/>
        </w:rPr>
        <w:t xml:space="preserve"> 30, 195–216. doi:10.1899/10-016.1.</w:t>
      </w:r>
    </w:p>
    <w:p w14:paraId="21A5EB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Sze, M. A., and Schloss, P. D. (2019). The Impact of DNA Polymerase and Number of Rounds of Amplification in PCR on 16S rRNA Gene Sequence Data. </w:t>
      </w:r>
      <w:r w:rsidRPr="00314971">
        <w:rPr>
          <w:rFonts w:ascii="Calibri" w:hAnsi="Calibri" w:cs="Calibri"/>
          <w:i/>
          <w:iCs/>
          <w:noProof/>
          <w:lang w:val="en-US"/>
        </w:rPr>
        <w:t>mSphere</w:t>
      </w:r>
      <w:r w:rsidRPr="00314971">
        <w:rPr>
          <w:rFonts w:ascii="Calibri" w:hAnsi="Calibri" w:cs="Calibri"/>
          <w:noProof/>
          <w:lang w:val="en-US"/>
        </w:rPr>
        <w:t xml:space="preserve"> 4, e00163-19. doi:10.1128/msphere.00163-19.</w:t>
      </w:r>
    </w:p>
    <w:p w14:paraId="75562BB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Coissac, E., Pompanon, F., Brochmann, C., and Willerslev, E. (2012). Towards next-generation biodiversity assessment using DNA metabarcoding. </w:t>
      </w:r>
      <w:r w:rsidRPr="00314971">
        <w:rPr>
          <w:rFonts w:ascii="Calibri" w:hAnsi="Calibri" w:cs="Calibri"/>
          <w:i/>
          <w:iCs/>
          <w:noProof/>
          <w:lang w:val="en-US"/>
        </w:rPr>
        <w:t>Mol. Ecol.</w:t>
      </w:r>
      <w:r w:rsidRPr="00314971">
        <w:rPr>
          <w:rFonts w:ascii="Calibri" w:hAnsi="Calibri" w:cs="Calibri"/>
          <w:noProof/>
          <w:lang w:val="en-US"/>
        </w:rPr>
        <w:t xml:space="preserve"> 21, 2045–2050. Available at: http://onlinelibrary.wiley.com/doi/10.1111/j.1365-294X.2012.05470.x/full%5Cnpapers2://publication/uuid/30F6E470-48F9-4C24-A3C1-6964EE26B34F.</w:t>
      </w:r>
    </w:p>
    <w:p w14:paraId="05D8E32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Griffin, S., Goossens, B., Questiau, S., Manceau, V., Escaravage, N., et al. (1996). Reliable genotyping of samples with very low DNA quantities using PCR. </w:t>
      </w:r>
      <w:r w:rsidRPr="00314971">
        <w:rPr>
          <w:rFonts w:ascii="Calibri" w:hAnsi="Calibri" w:cs="Calibri"/>
          <w:i/>
          <w:iCs/>
          <w:noProof/>
          <w:lang w:val="en-US"/>
        </w:rPr>
        <w:t>Nucleic Acids Res.</w:t>
      </w:r>
      <w:r w:rsidRPr="00314971">
        <w:rPr>
          <w:rFonts w:ascii="Calibri" w:hAnsi="Calibri" w:cs="Calibri"/>
          <w:noProof/>
          <w:lang w:val="en-US"/>
        </w:rPr>
        <w:t xml:space="preserve"> 24, 3189–3194.</w:t>
      </w:r>
    </w:p>
    <w:p w14:paraId="6C90166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Torti, A., Lever, M. A., and Jørgensen, B. B. (2015). Origin, dynamics, and implications of extracellular DNA pools in marine sediments. </w:t>
      </w:r>
      <w:r w:rsidRPr="00314971">
        <w:rPr>
          <w:rFonts w:ascii="Calibri" w:hAnsi="Calibri" w:cs="Calibri"/>
          <w:i/>
          <w:iCs/>
          <w:noProof/>
          <w:lang w:val="en-US"/>
        </w:rPr>
        <w:t>Mar. Genomics</w:t>
      </w:r>
      <w:r w:rsidRPr="00314971">
        <w:rPr>
          <w:rFonts w:ascii="Calibri" w:hAnsi="Calibri" w:cs="Calibri"/>
          <w:noProof/>
          <w:lang w:val="en-US"/>
        </w:rPr>
        <w:t xml:space="preserve"> 24, 185–196. doi:10.1016/j.margen.2015.08.007.</w:t>
      </w:r>
    </w:p>
    <w:p w14:paraId="6EB769B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Turner, T. R., Ramakrishnan, K., Walshaw, J., Heavens, D., Alston, M., Swarbreck, D., et al. (2013). Comparative metatranscriptomics reveals kingdom level changes in the rhizosphere microbiome of plants. </w:t>
      </w:r>
      <w:r w:rsidRPr="00314971">
        <w:rPr>
          <w:rFonts w:ascii="Calibri" w:hAnsi="Calibri" w:cs="Calibri"/>
          <w:i/>
          <w:iCs/>
          <w:noProof/>
          <w:lang w:val="en-US"/>
        </w:rPr>
        <w:t>ISME J.</w:t>
      </w:r>
      <w:r w:rsidRPr="00314971">
        <w:rPr>
          <w:rFonts w:ascii="Calibri" w:hAnsi="Calibri" w:cs="Calibri"/>
          <w:noProof/>
          <w:lang w:val="en-US"/>
        </w:rPr>
        <w:t xml:space="preserve"> 7, 2248–2258. doi:10.1038/ismej.2013.119.</w:t>
      </w:r>
    </w:p>
    <w:p w14:paraId="0D5E9F3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Qi, J., Huson, D. H., Schleper, C., and Schuster, S. C. (2008). Simultaneous assessment of soil microbial community structure and function through analysis of the meta-transcriptome. </w:t>
      </w:r>
      <w:r w:rsidRPr="00314971">
        <w:rPr>
          <w:rFonts w:ascii="Calibri" w:hAnsi="Calibri" w:cs="Calibri"/>
          <w:i/>
          <w:iCs/>
          <w:noProof/>
          <w:lang w:val="en-US"/>
        </w:rPr>
        <w:t>PLoS One</w:t>
      </w:r>
      <w:r w:rsidRPr="00314971">
        <w:rPr>
          <w:rFonts w:ascii="Calibri" w:hAnsi="Calibri" w:cs="Calibri"/>
          <w:noProof/>
          <w:lang w:val="en-US"/>
        </w:rPr>
        <w:t xml:space="preserve"> 3. doi:10.1371/journal.pone.0002527.</w:t>
      </w:r>
    </w:p>
    <w:p w14:paraId="020EDAD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Stokke, R., Pedersen, R. B., Bayer, C., Thorseth, I. H., et al. (2014). Microbial community structure and functioning in marine sediments associated with diffuse hydrothermal venting assessed by integrated meta-omics. </w:t>
      </w:r>
      <w:r w:rsidRPr="00314971">
        <w:rPr>
          <w:rFonts w:ascii="Calibri" w:hAnsi="Calibri" w:cs="Calibri"/>
          <w:i/>
          <w:iCs/>
          <w:noProof/>
          <w:lang w:val="en-US"/>
        </w:rPr>
        <w:t>Environ. Microbiol.</w:t>
      </w:r>
      <w:r w:rsidRPr="00314971">
        <w:rPr>
          <w:rFonts w:ascii="Calibri" w:hAnsi="Calibri" w:cs="Calibri"/>
          <w:noProof/>
          <w:lang w:val="en-US"/>
        </w:rPr>
        <w:t xml:space="preserve"> 16, 2699–2710. doi:10.1111/1462-2920.12283.</w:t>
      </w:r>
    </w:p>
    <w:p w14:paraId="0EED7BF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Visco, J. A., Apothéloz-Perret-Gentil, L., Cordonier, A., Esling, P., Pillet, L., and Pawlowski, J. (2015). Environmental Monitoring: Inferring the Diatom Index from Next-Generation Sequencing Data. </w:t>
      </w:r>
      <w:r w:rsidRPr="00314971">
        <w:rPr>
          <w:rFonts w:ascii="Calibri" w:hAnsi="Calibri" w:cs="Calibri"/>
          <w:i/>
          <w:iCs/>
          <w:noProof/>
          <w:lang w:val="en-US"/>
        </w:rPr>
        <w:t>Environ. Sci. Technol.</w:t>
      </w:r>
      <w:r w:rsidRPr="00314971">
        <w:rPr>
          <w:rFonts w:ascii="Calibri" w:hAnsi="Calibri" w:cs="Calibri"/>
          <w:noProof/>
          <w:lang w:val="en-US"/>
        </w:rPr>
        <w:t xml:space="preserve"> 49, 7597–7605. doi:10.1021/es506158m.</w:t>
      </w:r>
    </w:p>
    <w:p w14:paraId="47B965C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Vollmers, J., Wiegand, S., and Kaster, A. K. (2017). Comparing and evaluating metagenome </w:t>
      </w:r>
      <w:r w:rsidRPr="00314971">
        <w:rPr>
          <w:rFonts w:ascii="Calibri" w:hAnsi="Calibri" w:cs="Calibri"/>
          <w:noProof/>
          <w:lang w:val="en-US"/>
        </w:rPr>
        <w:lastRenderedPageBreak/>
        <w:t xml:space="preserve">assembly tools from a microbiologist’s perspective - Not only size matters! </w:t>
      </w:r>
      <w:r w:rsidRPr="00314971">
        <w:rPr>
          <w:rFonts w:ascii="Calibri" w:hAnsi="Calibri" w:cs="Calibri"/>
          <w:i/>
          <w:iCs/>
          <w:noProof/>
          <w:lang w:val="en-US"/>
        </w:rPr>
        <w:t>PLoS One</w:t>
      </w:r>
      <w:r w:rsidRPr="00314971">
        <w:rPr>
          <w:rFonts w:ascii="Calibri" w:hAnsi="Calibri" w:cs="Calibri"/>
          <w:noProof/>
          <w:lang w:val="en-US"/>
        </w:rPr>
        <w:t xml:space="preserve"> 12, 1–31. doi:10.1371/journal.pone.0169662.</w:t>
      </w:r>
    </w:p>
    <w:p w14:paraId="2E81A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Wang, Y., Hu, H., and Li, X. (2017). rRNAFilter: A Fast Approach for Ribosomal RNA Read Removal Without a Reference Database. </w:t>
      </w:r>
      <w:r w:rsidRPr="00314971">
        <w:rPr>
          <w:rFonts w:ascii="Calibri" w:hAnsi="Calibri" w:cs="Calibri"/>
          <w:i/>
          <w:iCs/>
          <w:noProof/>
          <w:lang w:val="en-US"/>
        </w:rPr>
        <w:t>J. Comput. Biol.</w:t>
      </w:r>
      <w:r w:rsidRPr="00314971">
        <w:rPr>
          <w:rFonts w:ascii="Calibri" w:hAnsi="Calibri" w:cs="Calibri"/>
          <w:noProof/>
          <w:lang w:val="en-US"/>
        </w:rPr>
        <w:t xml:space="preserve"> 24, 368–375. doi:10.1089/cmb.2016.0113.</w:t>
      </w:r>
    </w:p>
    <w:p w14:paraId="3F31EA7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Westermann, A. J., Gorski, S. A., and Vogel, J. (2012). Dual RNA-seq of pathogen and host. </w:t>
      </w:r>
      <w:r w:rsidRPr="00314971">
        <w:rPr>
          <w:rFonts w:ascii="Calibri" w:hAnsi="Calibri" w:cs="Calibri"/>
          <w:i/>
          <w:iCs/>
          <w:noProof/>
          <w:lang w:val="en-US"/>
        </w:rPr>
        <w:t>Nat. Rev. Microbiol.</w:t>
      </w:r>
      <w:r w:rsidRPr="00314971">
        <w:rPr>
          <w:rFonts w:ascii="Calibri" w:hAnsi="Calibri" w:cs="Calibri"/>
          <w:noProof/>
          <w:lang w:val="en-US"/>
        </w:rPr>
        <w:t xml:space="preserve"> 10, 618–630. doi:10.1038/nrmicro2852.</w:t>
      </w:r>
    </w:p>
    <w:p w14:paraId="78FBBDD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Will, K. W., and Rubinoff, D. (2004). Myth of the molecule: DNA barcodes for species cannot replace morphology for identification and classification. </w:t>
      </w:r>
      <w:r w:rsidRPr="00314971">
        <w:rPr>
          <w:rFonts w:ascii="Calibri" w:hAnsi="Calibri" w:cs="Calibri"/>
          <w:i/>
          <w:iCs/>
          <w:noProof/>
          <w:lang w:val="en-US"/>
        </w:rPr>
        <w:t>Cladistics</w:t>
      </w:r>
      <w:r w:rsidRPr="00314971">
        <w:rPr>
          <w:rFonts w:ascii="Calibri" w:hAnsi="Calibri" w:cs="Calibri"/>
          <w:noProof/>
          <w:lang w:val="en-US"/>
        </w:rPr>
        <w:t xml:space="preserve"> 20, 47–55. doi:10.1111/j.1096-0031.2003.00008.x.</w:t>
      </w:r>
    </w:p>
    <w:p w14:paraId="6CAF350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Wood, D. E., Lu, J., and Langmead, B. (2019). Improved metagenomic analysis with Kraken 2. </w:t>
      </w:r>
      <w:r w:rsidRPr="00314971">
        <w:rPr>
          <w:rFonts w:ascii="Calibri" w:hAnsi="Calibri" w:cs="Calibri"/>
          <w:i/>
          <w:iCs/>
          <w:noProof/>
          <w:lang w:val="en-US"/>
        </w:rPr>
        <w:t>Genome Biol.</w:t>
      </w:r>
      <w:r w:rsidRPr="00314971">
        <w:rPr>
          <w:rFonts w:ascii="Calibri" w:hAnsi="Calibri" w:cs="Calibri"/>
          <w:noProof/>
          <w:lang w:val="en-US"/>
        </w:rPr>
        <w:t xml:space="preserve"> 20, 1–13. doi:10.1186/s13059-019-1891-0.</w:t>
      </w:r>
    </w:p>
    <w:p w14:paraId="189134E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Wooley, J. C., Godzik, A., and Friedberg, I. (2010). A primer on metagenomics. </w:t>
      </w:r>
      <w:r w:rsidRPr="00314971">
        <w:rPr>
          <w:rFonts w:ascii="Calibri" w:hAnsi="Calibri" w:cs="Calibri"/>
          <w:i/>
          <w:iCs/>
          <w:noProof/>
          <w:lang w:val="en-US"/>
        </w:rPr>
        <w:t>PLoS Comput. Biol.</w:t>
      </w:r>
      <w:r w:rsidRPr="00314971">
        <w:rPr>
          <w:rFonts w:ascii="Calibri" w:hAnsi="Calibri" w:cs="Calibri"/>
          <w:noProof/>
          <w:lang w:val="en-US"/>
        </w:rPr>
        <w:t xml:space="preserve"> 6. doi:10.1371/journal.pcbi.1000667.</w:t>
      </w:r>
    </w:p>
    <w:p w14:paraId="15A7C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WWF (2020). </w:t>
      </w:r>
      <w:r w:rsidRPr="00314971">
        <w:rPr>
          <w:rFonts w:ascii="Calibri" w:hAnsi="Calibri" w:cs="Calibri"/>
          <w:i/>
          <w:iCs/>
          <w:noProof/>
          <w:lang w:val="en-US"/>
        </w:rPr>
        <w:t>Living Planet Report 2020 - Bending the curve of biodiversity loss</w:t>
      </w:r>
      <w:r w:rsidRPr="00314971">
        <w:rPr>
          <w:rFonts w:ascii="Calibri" w:hAnsi="Calibri" w:cs="Calibri"/>
          <w:noProof/>
          <w:lang w:val="en-US"/>
        </w:rPr>
        <w:t>. , eds. R. E. A. Almond, M. Grooten, and T. Petersen Gland, Switzerland.</w:t>
      </w:r>
    </w:p>
    <w:p w14:paraId="61B72C8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Yan, Y. W., Jiang, Q. Y., Wang, J. G., Zhu, T., Zou, B., Qiu, Q. F., et al. (2018). Microbial communities and diversities in mudflat sediments analyzed using a modified metatranscriptomic method. </w:t>
      </w:r>
      <w:r w:rsidRPr="00314971">
        <w:rPr>
          <w:rFonts w:ascii="Calibri" w:hAnsi="Calibri" w:cs="Calibri"/>
          <w:i/>
          <w:iCs/>
          <w:noProof/>
          <w:lang w:val="en-US"/>
        </w:rPr>
        <w:t>Front. Microbiol.</w:t>
      </w:r>
      <w:r w:rsidRPr="00314971">
        <w:rPr>
          <w:rFonts w:ascii="Calibri" w:hAnsi="Calibri" w:cs="Calibri"/>
          <w:noProof/>
          <w:lang w:val="en-US"/>
        </w:rPr>
        <w:t xml:space="preserve"> 9, 1–15. doi:10.3389/fmicb.2018.00093.</w:t>
      </w:r>
    </w:p>
    <w:p w14:paraId="4B332A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Yilmaz, P., Kottmann, R., Field, D., Knight, R., Cole, J. R., Amaral-Zettler, L., et al. (2011). Minimum information about a marker gene sequence (MIMARKS) and minimum information about any (x) sequence (MIxS) specifications. </w:t>
      </w:r>
      <w:r w:rsidRPr="00314971">
        <w:rPr>
          <w:rFonts w:ascii="Calibri" w:hAnsi="Calibri" w:cs="Calibri"/>
          <w:i/>
          <w:iCs/>
          <w:noProof/>
          <w:lang w:val="en-US"/>
        </w:rPr>
        <w:t>Nat. Biotechnol.</w:t>
      </w:r>
      <w:r w:rsidRPr="00314971">
        <w:rPr>
          <w:rFonts w:ascii="Calibri" w:hAnsi="Calibri" w:cs="Calibri"/>
          <w:noProof/>
          <w:lang w:val="en-US"/>
        </w:rPr>
        <w:t xml:space="preserve"> 29, 415–420. doi:10.1038/nbt.1823.</w:t>
      </w:r>
    </w:p>
    <w:p w14:paraId="04E8CDD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Yu, K., and Zhang, T. (2012). Metagenomic and metatranscriptomic analysis of microbial community structure and gene expression of activated sludge. </w:t>
      </w:r>
      <w:r w:rsidRPr="00314971">
        <w:rPr>
          <w:rFonts w:ascii="Calibri" w:hAnsi="Calibri" w:cs="Calibri"/>
          <w:i/>
          <w:iCs/>
          <w:noProof/>
          <w:lang w:val="en-US"/>
        </w:rPr>
        <w:t>PLoS One</w:t>
      </w:r>
      <w:r w:rsidRPr="00314971">
        <w:rPr>
          <w:rFonts w:ascii="Calibri" w:hAnsi="Calibri" w:cs="Calibri"/>
          <w:noProof/>
          <w:lang w:val="en-US"/>
        </w:rPr>
        <w:t xml:space="preserve"> 7. doi:10.1371/journal.pone.0038183.</w:t>
      </w:r>
    </w:p>
    <w:p w14:paraId="722D7CD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rPr>
      </w:pPr>
      <w:r w:rsidRPr="00314971">
        <w:rPr>
          <w:rFonts w:ascii="Calibri" w:hAnsi="Calibri" w:cs="Calibri"/>
          <w:noProof/>
          <w:lang w:val="en-US"/>
        </w:rPr>
        <w:t xml:space="preserve">Zhang, G. K., Chain, F. J. J., Abbott, C. L., and Cristescu, M. E. (2018). Metabarcoding using multiplexed markers increases species detection in complex zooplankton communities. </w:t>
      </w:r>
      <w:r w:rsidRPr="00314971">
        <w:rPr>
          <w:rFonts w:ascii="Calibri" w:hAnsi="Calibri" w:cs="Calibri"/>
          <w:i/>
          <w:iCs/>
          <w:noProof/>
          <w:lang w:val="en-US"/>
        </w:rPr>
        <w:t>Evol. Appl.</w:t>
      </w:r>
      <w:r w:rsidRPr="00314971">
        <w:rPr>
          <w:rFonts w:ascii="Calibri" w:hAnsi="Calibri" w:cs="Calibri"/>
          <w:noProof/>
          <w:lang w:val="en-US"/>
        </w:rPr>
        <w:t xml:space="preserve"> 11, 1901–1914. doi:10.1111/eva.12694.</w:t>
      </w:r>
    </w:p>
    <w:p w14:paraId="4DFEFDCC" w14:textId="561BCFE6" w:rsidR="00EC6348" w:rsidRDefault="003A1E4D" w:rsidP="00314971">
      <w:pPr>
        <w:widowControl w:val="0"/>
        <w:autoSpaceDE w:val="0"/>
        <w:autoSpaceDN w:val="0"/>
        <w:adjustRightInd w:val="0"/>
        <w:spacing w:line="360" w:lineRule="auto"/>
        <w:ind w:left="480" w:hanging="480"/>
      </w:pPr>
      <w:r>
        <w:lastRenderedPageBreak/>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r w:rsidR="00733B53">
        <w:fldChar w:fldCharType="begin"/>
      </w:r>
      <w:r w:rsidR="00733B53">
        <w:instrText xml:space="preserve"> SEQ Supplementary_Figure \* ARABIC </w:instrText>
      </w:r>
      <w:r w:rsidR="00733B53">
        <w:fldChar w:fldCharType="separate"/>
      </w:r>
      <w:r>
        <w:rPr>
          <w:noProof/>
        </w:rPr>
        <w:t>1</w:t>
      </w:r>
      <w:r w:rsidR="00733B53">
        <w:rPr>
          <w:noProof/>
        </w:rPr>
        <w:fldChar w:fldCharType="end"/>
      </w:r>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Transfer pieces into bashing tubes until all pieces are covered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Bashing tubes can be stored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Qubit tubes (1 set labelled “DNA”, 1 set labelled “RNA”) + 4 additional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additional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as much of the supernatant as possible into 2 mL tubes (ideally don’t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and second rounds are indicated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3C4ECBDA" w14:textId="1E297463" w:rsidR="0020364F" w:rsidRDefault="0020364F" w:rsidP="0020364F">
      <w:pPr>
        <w:pStyle w:val="Caption"/>
        <w:keepNext/>
      </w:pPr>
      <w:r>
        <w:lastRenderedPageBreak/>
        <w:t xml:space="preserve">Supplementary Table </w:t>
      </w:r>
      <w:r w:rsidR="00733B53">
        <w:fldChar w:fldCharType="begin"/>
      </w:r>
      <w:r w:rsidR="00733B53">
        <w:instrText xml:space="preserve"> SEQ Supplem</w:instrText>
      </w:r>
      <w:r w:rsidR="00733B53">
        <w:instrText xml:space="preserve">entary_Table \* ARABIC </w:instrText>
      </w:r>
      <w:r w:rsidR="00733B53">
        <w:fldChar w:fldCharType="separate"/>
      </w:r>
      <w:r>
        <w:rPr>
          <w:noProof/>
        </w:rPr>
        <w:t>1</w:t>
      </w:r>
      <w:r w:rsidR="00733B53">
        <w:rPr>
          <w:noProof/>
        </w:rPr>
        <w:fldChar w:fldCharType="end"/>
      </w:r>
      <w:r>
        <w:t>: Animal and macrophyte species present in the display tank when taking samples. Species whose presence was uncertain are marked with a “?”</w:t>
      </w:r>
    </w:p>
    <w:tbl>
      <w:tblPr>
        <w:tblStyle w:val="TableGrid"/>
        <w:tblW w:w="0" w:type="auto"/>
        <w:tblLook w:val="04A0" w:firstRow="1" w:lastRow="0" w:firstColumn="1" w:lastColumn="0" w:noHBand="0" w:noVBand="1"/>
      </w:tblPr>
      <w:tblGrid>
        <w:gridCol w:w="1503"/>
        <w:gridCol w:w="7847"/>
      </w:tblGrid>
      <w:tr w:rsidR="0020364F" w14:paraId="5857F00E" w14:textId="77777777" w:rsidTr="0020364F">
        <w:tc>
          <w:tcPr>
            <w:tcW w:w="0" w:type="auto"/>
          </w:tcPr>
          <w:p w14:paraId="2C1C9F43" w14:textId="63C1AD70" w:rsidR="0020364F" w:rsidRPr="0020364F" w:rsidRDefault="0020364F" w:rsidP="0020364F">
            <w:pPr>
              <w:rPr>
                <w:b/>
                <w:bCs/>
              </w:rPr>
            </w:pPr>
            <w:r w:rsidRPr="0020364F">
              <w:rPr>
                <w:b/>
                <w:bCs/>
              </w:rPr>
              <w:t>Group</w:t>
            </w:r>
          </w:p>
        </w:tc>
        <w:tc>
          <w:tcPr>
            <w:tcW w:w="0" w:type="auto"/>
          </w:tcPr>
          <w:p w14:paraId="6116902D" w14:textId="5956B0BE" w:rsidR="0020364F" w:rsidRPr="0020364F" w:rsidRDefault="0020364F" w:rsidP="00215C89">
            <w:pPr>
              <w:pStyle w:val="Caption"/>
              <w:keepNext/>
              <w:rPr>
                <w:b/>
                <w:bCs/>
                <w:i w:val="0"/>
                <w:iCs w:val="0"/>
                <w:color w:val="auto"/>
                <w:szCs w:val="24"/>
              </w:rPr>
            </w:pPr>
            <w:r w:rsidRPr="0020364F">
              <w:rPr>
                <w:b/>
                <w:bCs/>
                <w:i w:val="0"/>
                <w:iCs w:val="0"/>
                <w:color w:val="auto"/>
                <w:szCs w:val="24"/>
              </w:rPr>
              <w:t>Species</w:t>
            </w:r>
          </w:p>
        </w:tc>
      </w:tr>
      <w:tr w:rsidR="009D5A3F" w14:paraId="616FA594" w14:textId="77777777" w:rsidTr="009D5A3F">
        <w:trPr>
          <w:trHeight w:val="406"/>
        </w:trPr>
        <w:tc>
          <w:tcPr>
            <w:tcW w:w="0" w:type="auto"/>
          </w:tcPr>
          <w:p w14:paraId="40A133B6" w14:textId="31449A96" w:rsidR="009D5A3F" w:rsidRPr="009D5A3F" w:rsidRDefault="009D5A3F" w:rsidP="009D5A3F">
            <w:r w:rsidRPr="0020364F">
              <w:t>Crustaceans</w:t>
            </w:r>
          </w:p>
        </w:tc>
        <w:tc>
          <w:tcPr>
            <w:tcW w:w="0" w:type="auto"/>
          </w:tcPr>
          <w:p w14:paraId="034992CE" w14:textId="31EDCC36" w:rsidR="009D5A3F" w:rsidRPr="009D5A3F" w:rsidRDefault="009D5A3F" w:rsidP="009D5A3F">
            <w:proofErr w:type="spellStart"/>
            <w:r w:rsidRPr="0020364F">
              <w:rPr>
                <w:i/>
                <w:iCs/>
              </w:rPr>
              <w:t>Caridina</w:t>
            </w:r>
            <w:proofErr w:type="spellEnd"/>
            <w:r w:rsidRPr="0020364F">
              <w:rPr>
                <w:i/>
                <w:iCs/>
              </w:rPr>
              <w:t xml:space="preserve"> </w:t>
            </w:r>
            <w:proofErr w:type="spellStart"/>
            <w:r w:rsidRPr="0020364F">
              <w:rPr>
                <w:i/>
                <w:iCs/>
              </w:rPr>
              <w:t>multidentata</w:t>
            </w:r>
            <w:proofErr w:type="spellEnd"/>
            <w:r w:rsidRPr="0020364F">
              <w:rPr>
                <w:i/>
                <w:iCs/>
              </w:rPr>
              <w:t xml:space="preserve">, </w:t>
            </w:r>
            <w:r>
              <w:t>Ostracoda sp. (?)</w:t>
            </w:r>
          </w:p>
        </w:tc>
      </w:tr>
      <w:tr w:rsidR="009D5A3F" w14:paraId="336B5455" w14:textId="77777777" w:rsidTr="009D5A3F">
        <w:trPr>
          <w:trHeight w:val="678"/>
        </w:trPr>
        <w:tc>
          <w:tcPr>
            <w:tcW w:w="0" w:type="auto"/>
          </w:tcPr>
          <w:p w14:paraId="44507AFB" w14:textId="337DD7E0" w:rsidR="009D5A3F" w:rsidRPr="0020364F" w:rsidRDefault="009D5A3F" w:rsidP="009D5A3F">
            <w:r w:rsidRPr="0020364F">
              <w:t>Fish</w:t>
            </w:r>
          </w:p>
          <w:p w14:paraId="28B07F69" w14:textId="77777777" w:rsidR="009D5A3F" w:rsidRPr="0020364F" w:rsidRDefault="009D5A3F" w:rsidP="009D5A3F"/>
        </w:tc>
        <w:tc>
          <w:tcPr>
            <w:tcW w:w="0" w:type="auto"/>
          </w:tcPr>
          <w:p w14:paraId="1614B4DE" w14:textId="19B42CA6" w:rsidR="009D5A3F" w:rsidRPr="009D5A3F" w:rsidRDefault="009D5A3F" w:rsidP="009D5A3F">
            <w:proofErr w:type="spellStart"/>
            <w:r w:rsidRPr="009D5A3F">
              <w:rPr>
                <w:i/>
                <w:iCs/>
              </w:rPr>
              <w:t>Aplocheilus</w:t>
            </w:r>
            <w:proofErr w:type="spellEnd"/>
            <w:r w:rsidRPr="009D5A3F">
              <w:rPr>
                <w:i/>
                <w:iCs/>
              </w:rPr>
              <w:t xml:space="preserve"> </w:t>
            </w:r>
            <w:proofErr w:type="spellStart"/>
            <w:r w:rsidRPr="009D5A3F">
              <w:rPr>
                <w:i/>
                <w:iCs/>
              </w:rPr>
              <w:t>lineatus</w:t>
            </w:r>
            <w:proofErr w:type="spellEnd"/>
            <w:r w:rsidRPr="009D5A3F">
              <w:t xml:space="preserve"> (?), </w:t>
            </w:r>
            <w:proofErr w:type="spellStart"/>
            <w:r w:rsidRPr="009D5A3F">
              <w:rPr>
                <w:i/>
                <w:iCs/>
              </w:rPr>
              <w:t>Cynodonichthys</w:t>
            </w:r>
            <w:proofErr w:type="spellEnd"/>
            <w:r w:rsidRPr="009D5A3F">
              <w:rPr>
                <w:i/>
                <w:iCs/>
              </w:rPr>
              <w:t xml:space="preserve"> </w:t>
            </w:r>
            <w:proofErr w:type="spellStart"/>
            <w:r w:rsidRPr="009D5A3F">
              <w:rPr>
                <w:i/>
                <w:iCs/>
              </w:rPr>
              <w:t>hildebrandi</w:t>
            </w:r>
            <w:proofErr w:type="spellEnd"/>
            <w:r w:rsidRPr="009D5A3F">
              <w:t xml:space="preserve">, </w:t>
            </w:r>
            <w:r w:rsidRPr="009D5A3F">
              <w:rPr>
                <w:i/>
                <w:iCs/>
              </w:rPr>
              <w:t>Danio rerio</w:t>
            </w:r>
            <w:r w:rsidRPr="009D5A3F">
              <w:t xml:space="preserve">, </w:t>
            </w:r>
            <w:proofErr w:type="spellStart"/>
            <w:r w:rsidRPr="009D5A3F">
              <w:rPr>
                <w:i/>
                <w:iCs/>
              </w:rPr>
              <w:t>Poecillia</w:t>
            </w:r>
            <w:proofErr w:type="spellEnd"/>
            <w:r w:rsidRPr="009D5A3F">
              <w:rPr>
                <w:i/>
                <w:iCs/>
              </w:rPr>
              <w:t xml:space="preserve"> </w:t>
            </w:r>
            <w:proofErr w:type="spellStart"/>
            <w:r w:rsidRPr="009D5A3F">
              <w:rPr>
                <w:i/>
                <w:iCs/>
              </w:rPr>
              <w:t>salvatoris</w:t>
            </w:r>
            <w:proofErr w:type="spellEnd"/>
          </w:p>
        </w:tc>
      </w:tr>
      <w:tr w:rsidR="009D5A3F" w14:paraId="332CFEAB" w14:textId="77777777" w:rsidTr="009D5A3F">
        <w:trPr>
          <w:trHeight w:val="576"/>
        </w:trPr>
        <w:tc>
          <w:tcPr>
            <w:tcW w:w="0" w:type="auto"/>
          </w:tcPr>
          <w:p w14:paraId="5844D951" w14:textId="3511B85E" w:rsidR="009D5A3F" w:rsidRPr="0020364F" w:rsidRDefault="009D5A3F" w:rsidP="009D5A3F">
            <w:r>
              <w:t>Macrophytes</w:t>
            </w:r>
          </w:p>
        </w:tc>
        <w:tc>
          <w:tcPr>
            <w:tcW w:w="0" w:type="auto"/>
          </w:tcPr>
          <w:p w14:paraId="6451DA35" w14:textId="03DAD135" w:rsidR="009D5A3F" w:rsidRPr="009D5A3F" w:rsidRDefault="009D5A3F" w:rsidP="009D5A3F">
            <w:pPr>
              <w:pStyle w:val="Caption"/>
              <w:keepNext/>
              <w:rPr>
                <w:color w:val="auto"/>
                <w:szCs w:val="24"/>
              </w:rPr>
            </w:pPr>
            <w:proofErr w:type="spellStart"/>
            <w:r w:rsidRPr="009D5A3F">
              <w:rPr>
                <w:color w:val="auto"/>
                <w:szCs w:val="24"/>
              </w:rPr>
              <w:t>Anubias</w:t>
            </w:r>
            <w:proofErr w:type="spellEnd"/>
            <w:r w:rsidRPr="009D5A3F">
              <w:rPr>
                <w:color w:val="auto"/>
                <w:szCs w:val="24"/>
              </w:rPr>
              <w:t xml:space="preserve"> </w:t>
            </w:r>
            <w:proofErr w:type="spellStart"/>
            <w:r w:rsidRPr="009D5A3F">
              <w:rPr>
                <w:color w:val="auto"/>
                <w:szCs w:val="24"/>
              </w:rPr>
              <w:t>barteri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Bolbitis</w:t>
            </w:r>
            <w:proofErr w:type="spellEnd"/>
            <w:r w:rsidRPr="009D5A3F">
              <w:rPr>
                <w:color w:val="auto"/>
                <w:szCs w:val="24"/>
              </w:rPr>
              <w:t xml:space="preserve"> </w:t>
            </w:r>
            <w:proofErr w:type="spellStart"/>
            <w:r w:rsidRPr="009D5A3F">
              <w:rPr>
                <w:color w:val="auto"/>
                <w:szCs w:val="24"/>
              </w:rPr>
              <w:t>heudelotii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Cryptocoryne</w:t>
            </w:r>
            <w:proofErr w:type="spellEnd"/>
            <w:r w:rsidRPr="0020364F">
              <w:rPr>
                <w:i w:val="0"/>
                <w:iCs w:val="0"/>
                <w:color w:val="auto"/>
                <w:szCs w:val="24"/>
              </w:rPr>
              <w:t xml:space="preserve"> sp., </w:t>
            </w:r>
            <w:proofErr w:type="spellStart"/>
            <w:r w:rsidRPr="009D5A3F">
              <w:rPr>
                <w:color w:val="auto"/>
                <w:szCs w:val="24"/>
              </w:rPr>
              <w:t>Echinodoras</w:t>
            </w:r>
            <w:proofErr w:type="spellEnd"/>
            <w:r w:rsidRPr="0020364F">
              <w:rPr>
                <w:i w:val="0"/>
                <w:iCs w:val="0"/>
                <w:color w:val="auto"/>
                <w:szCs w:val="24"/>
              </w:rPr>
              <w:t xml:space="preserve"> sp.</w:t>
            </w:r>
            <w:r>
              <w:rPr>
                <w:i w:val="0"/>
                <w:iCs w:val="0"/>
                <w:color w:val="auto"/>
                <w:szCs w:val="24"/>
              </w:rPr>
              <w:t xml:space="preserve">, </w:t>
            </w:r>
            <w:proofErr w:type="spellStart"/>
            <w:r w:rsidRPr="009D5A3F">
              <w:rPr>
                <w:color w:val="auto"/>
                <w:szCs w:val="24"/>
              </w:rPr>
              <w:t>Limnophila</w:t>
            </w:r>
            <w:proofErr w:type="spellEnd"/>
            <w:r w:rsidRPr="009D5A3F">
              <w:rPr>
                <w:color w:val="auto"/>
                <w:szCs w:val="24"/>
              </w:rPr>
              <w:t xml:space="preserve"> sessiliflora</w:t>
            </w:r>
            <w:r w:rsidRPr="0020364F">
              <w:rPr>
                <w:i w:val="0"/>
                <w:iCs w:val="0"/>
                <w:color w:val="auto"/>
                <w:szCs w:val="24"/>
              </w:rPr>
              <w:t xml:space="preserve">, </w:t>
            </w:r>
            <w:proofErr w:type="spellStart"/>
            <w:r w:rsidRPr="009D5A3F">
              <w:rPr>
                <w:color w:val="auto"/>
                <w:szCs w:val="24"/>
              </w:rPr>
              <w:t>Rotala</w:t>
            </w:r>
            <w:proofErr w:type="spellEnd"/>
            <w:r w:rsidRPr="009D5A3F">
              <w:rPr>
                <w:color w:val="auto"/>
                <w:szCs w:val="24"/>
              </w:rPr>
              <w:t xml:space="preserve"> rotundifolia</w:t>
            </w:r>
            <w:r>
              <w:rPr>
                <w:i w:val="0"/>
                <w:iCs w:val="0"/>
                <w:color w:val="auto"/>
                <w:szCs w:val="24"/>
              </w:rPr>
              <w:t>,</w:t>
            </w:r>
            <w:r w:rsidRPr="0020364F">
              <w:rPr>
                <w:i w:val="0"/>
                <w:iCs w:val="0"/>
                <w:color w:val="auto"/>
                <w:szCs w:val="24"/>
              </w:rPr>
              <w:t xml:space="preserve"> </w:t>
            </w:r>
            <w:proofErr w:type="spellStart"/>
            <w:r w:rsidRPr="009D5A3F">
              <w:rPr>
                <w:color w:val="auto"/>
                <w:szCs w:val="24"/>
              </w:rPr>
              <w:t>Sagittaria</w:t>
            </w:r>
            <w:proofErr w:type="spellEnd"/>
            <w:r w:rsidRPr="009D5A3F">
              <w:rPr>
                <w:color w:val="auto"/>
                <w:szCs w:val="24"/>
              </w:rPr>
              <w:t xml:space="preserve"> </w:t>
            </w:r>
            <w:proofErr w:type="spellStart"/>
            <w:r w:rsidRPr="009D5A3F">
              <w:rPr>
                <w:color w:val="auto"/>
                <w:szCs w:val="24"/>
              </w:rPr>
              <w:t>subulata</w:t>
            </w:r>
            <w:proofErr w:type="spellEnd"/>
            <w:r w:rsidRPr="0020364F">
              <w:rPr>
                <w:i w:val="0"/>
                <w:iCs w:val="0"/>
                <w:color w:val="auto"/>
                <w:szCs w:val="24"/>
              </w:rPr>
              <w:t xml:space="preserve">, </w:t>
            </w:r>
            <w:proofErr w:type="spellStart"/>
            <w:r w:rsidRPr="009D5A3F">
              <w:rPr>
                <w:color w:val="auto"/>
                <w:szCs w:val="24"/>
              </w:rPr>
              <w:t>Vesicularia</w:t>
            </w:r>
            <w:proofErr w:type="spellEnd"/>
            <w:r w:rsidRPr="0020364F">
              <w:rPr>
                <w:i w:val="0"/>
                <w:iCs w:val="0"/>
                <w:color w:val="auto"/>
                <w:szCs w:val="24"/>
              </w:rPr>
              <w:t xml:space="preserve"> sp. </w:t>
            </w:r>
          </w:p>
        </w:tc>
      </w:tr>
      <w:tr w:rsidR="009D5A3F" w14:paraId="0FEDC7CC" w14:textId="77777777" w:rsidTr="009D5A3F">
        <w:trPr>
          <w:trHeight w:val="347"/>
        </w:trPr>
        <w:tc>
          <w:tcPr>
            <w:tcW w:w="0" w:type="auto"/>
          </w:tcPr>
          <w:p w14:paraId="7F648238" w14:textId="1C1CD425" w:rsidR="009D5A3F" w:rsidRPr="009D5A3F" w:rsidRDefault="009D5A3F" w:rsidP="009D5A3F">
            <w:r w:rsidRPr="0020364F">
              <w:t>Mollusks</w:t>
            </w:r>
          </w:p>
        </w:tc>
        <w:tc>
          <w:tcPr>
            <w:tcW w:w="0" w:type="auto"/>
          </w:tcPr>
          <w:p w14:paraId="4DE4A18B" w14:textId="190362B0" w:rsidR="009D5A3F" w:rsidRPr="0020364F" w:rsidRDefault="009D5A3F" w:rsidP="009D5A3F">
            <w:pPr>
              <w:pStyle w:val="Caption"/>
              <w:keepNext/>
              <w:rPr>
                <w:i w:val="0"/>
                <w:iCs w:val="0"/>
                <w:color w:val="auto"/>
                <w:szCs w:val="24"/>
              </w:rPr>
            </w:pPr>
            <w:proofErr w:type="spellStart"/>
            <w:r w:rsidRPr="009D5A3F">
              <w:rPr>
                <w:color w:val="auto"/>
                <w:szCs w:val="24"/>
              </w:rPr>
              <w:t>Physella</w:t>
            </w:r>
            <w:proofErr w:type="spellEnd"/>
            <w:r w:rsidRPr="009D5A3F">
              <w:rPr>
                <w:color w:val="auto"/>
                <w:szCs w:val="24"/>
              </w:rPr>
              <w:t xml:space="preserve"> acuta</w:t>
            </w:r>
            <w:r>
              <w:rPr>
                <w:color w:val="auto"/>
                <w:szCs w:val="24"/>
              </w:rPr>
              <w:t>,</w:t>
            </w:r>
            <w:r w:rsidRPr="009D5A3F">
              <w:rPr>
                <w:color w:val="auto"/>
                <w:szCs w:val="24"/>
              </w:rPr>
              <w:t xml:space="preserve"> </w:t>
            </w:r>
            <w:proofErr w:type="spellStart"/>
            <w:r w:rsidRPr="009D5A3F">
              <w:rPr>
                <w:color w:val="auto"/>
                <w:szCs w:val="24"/>
              </w:rPr>
              <w:t>Planorbarius</w:t>
            </w:r>
            <w:proofErr w:type="spellEnd"/>
            <w:r w:rsidRPr="009D5A3F">
              <w:rPr>
                <w:color w:val="auto"/>
                <w:szCs w:val="24"/>
              </w:rPr>
              <w:t xml:space="preserve"> </w:t>
            </w:r>
            <w:proofErr w:type="spellStart"/>
            <w:r w:rsidRPr="009D5A3F">
              <w:rPr>
                <w:color w:val="auto"/>
                <w:szCs w:val="24"/>
              </w:rPr>
              <w:t>corneus</w:t>
            </w:r>
            <w:proofErr w:type="spellEnd"/>
            <w:r w:rsidRPr="0020364F">
              <w:rPr>
                <w:i w:val="0"/>
                <w:iCs w:val="0"/>
                <w:color w:val="auto"/>
                <w:szCs w:val="24"/>
              </w:rPr>
              <w:t>, </w:t>
            </w:r>
            <w:proofErr w:type="spellStart"/>
            <w:r w:rsidRPr="009D5A3F">
              <w:rPr>
                <w:color w:val="auto"/>
                <w:szCs w:val="24"/>
              </w:rPr>
              <w:t>Melanoides</w:t>
            </w:r>
            <w:proofErr w:type="spellEnd"/>
            <w:r w:rsidRPr="009D5A3F">
              <w:rPr>
                <w:color w:val="auto"/>
                <w:szCs w:val="24"/>
              </w:rPr>
              <w:t xml:space="preserve"> tuberculate</w:t>
            </w:r>
            <w:r>
              <w:rPr>
                <w:i w:val="0"/>
                <w:iCs w:val="0"/>
                <w:color w:val="auto"/>
                <w:szCs w:val="24"/>
              </w:rPr>
              <w:t xml:space="preserve">, </w:t>
            </w:r>
            <w:proofErr w:type="spellStart"/>
            <w:r>
              <w:rPr>
                <w:i w:val="0"/>
                <w:iCs w:val="0"/>
                <w:color w:val="auto"/>
                <w:szCs w:val="24"/>
              </w:rPr>
              <w:t>Neritidae</w:t>
            </w:r>
            <w:proofErr w:type="spellEnd"/>
            <w:r>
              <w:rPr>
                <w:i w:val="0"/>
                <w:iCs w:val="0"/>
                <w:color w:val="auto"/>
                <w:szCs w:val="24"/>
              </w:rPr>
              <w:t xml:space="preserve"> sp. (?)</w:t>
            </w:r>
          </w:p>
        </w:tc>
      </w:tr>
    </w:tbl>
    <w:p w14:paraId="5EE00F64" w14:textId="77777777" w:rsidR="0020364F" w:rsidRDefault="0020364F" w:rsidP="00215C89">
      <w:pPr>
        <w:pStyle w:val="Caption"/>
        <w:keepNext/>
      </w:pPr>
    </w:p>
    <w:p w14:paraId="1ADA4B21" w14:textId="214D63F1" w:rsidR="00215C89" w:rsidRDefault="00215C89" w:rsidP="00215C89">
      <w:pPr>
        <w:pStyle w:val="Caption"/>
        <w:keepNext/>
      </w:pPr>
      <w:r>
        <w:t xml:space="preserve">Supplementary Table </w:t>
      </w:r>
      <w:r w:rsidR="00733B53">
        <w:fldChar w:fldCharType="begin"/>
      </w:r>
      <w:r w:rsidR="00733B53">
        <w:instrText xml:space="preserve"> SEQ Supplementary_Table \* ARABIC </w:instrText>
      </w:r>
      <w:r w:rsidR="00733B53">
        <w:fldChar w:fldCharType="separate"/>
      </w:r>
      <w:r w:rsidR="0020364F">
        <w:rPr>
          <w:noProof/>
        </w:rPr>
        <w:t>2</w:t>
      </w:r>
      <w:r w:rsidR="00733B53">
        <w:rPr>
          <w:noProof/>
        </w:rPr>
        <w:fldChar w:fldCharType="end"/>
      </w:r>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3318C8C0" w:rsidR="000E68D1" w:rsidRDefault="000E68D1" w:rsidP="000E68D1">
      <w:pPr>
        <w:pStyle w:val="Caption"/>
        <w:keepNext/>
      </w:pPr>
      <w:r>
        <w:t xml:space="preserve">Supplementary Table </w:t>
      </w:r>
      <w:r w:rsidR="00733B53">
        <w:fldChar w:fldCharType="begin"/>
      </w:r>
      <w:r w:rsidR="00733B53">
        <w:instrText xml:space="preserve"> SEQ Supplementary_Table \* ARABIC </w:instrText>
      </w:r>
      <w:r w:rsidR="00733B53">
        <w:fldChar w:fldCharType="separate"/>
      </w:r>
      <w:r w:rsidR="0020364F">
        <w:rPr>
          <w:noProof/>
        </w:rPr>
        <w:t>3</w:t>
      </w:r>
      <w:r w:rsidR="00733B53">
        <w:rPr>
          <w:noProof/>
        </w:rPr>
        <w:fldChar w:fldCharType="end"/>
      </w:r>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0881F74F" w:rsidR="00C67427" w:rsidRDefault="00C67427" w:rsidP="00C67427">
      <w:pPr>
        <w:pStyle w:val="Caption"/>
        <w:keepNext/>
      </w:pPr>
      <w:r>
        <w:t xml:space="preserve">Supplementary Table </w:t>
      </w:r>
      <w:r w:rsidR="00733B53">
        <w:fldChar w:fldCharType="begin"/>
      </w:r>
      <w:r w:rsidR="00733B53">
        <w:instrText xml:space="preserve"> SEQ Supplementary_Table \* ARABIC </w:instrText>
      </w:r>
      <w:r w:rsidR="00733B53">
        <w:fldChar w:fldCharType="separate"/>
      </w:r>
      <w:r w:rsidR="0020364F">
        <w:rPr>
          <w:noProof/>
        </w:rPr>
        <w:t>4</w:t>
      </w:r>
      <w:r w:rsidR="00733B53">
        <w:rPr>
          <w:noProof/>
        </w:rPr>
        <w:fldChar w:fldCharType="end"/>
      </w:r>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04A6C7AA" w:rsidR="0050481D" w:rsidRDefault="0050481D" w:rsidP="0050481D">
      <w:pPr>
        <w:pStyle w:val="Caption"/>
        <w:keepNext/>
      </w:pPr>
      <w:r>
        <w:t xml:space="preserve">Supplementary Table </w:t>
      </w:r>
      <w:r w:rsidR="00733B53">
        <w:fldChar w:fldCharType="begin"/>
      </w:r>
      <w:r w:rsidR="00733B53">
        <w:instrText xml:space="preserve"> SEQ Supplementary_Table \* ARABIC </w:instrText>
      </w:r>
      <w:r w:rsidR="00733B53">
        <w:fldChar w:fldCharType="separate"/>
      </w:r>
      <w:r w:rsidR="0020364F">
        <w:rPr>
          <w:noProof/>
        </w:rPr>
        <w:t>5</w:t>
      </w:r>
      <w:r w:rsidR="00733B53">
        <w:rPr>
          <w:noProof/>
        </w:rPr>
        <w:fldChar w:fldCharType="end"/>
      </w:r>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FA54EB1" w:rsidR="00C67427" w:rsidRDefault="00C67427" w:rsidP="00C67427">
      <w:pPr>
        <w:pStyle w:val="Caption"/>
        <w:keepNext/>
      </w:pPr>
      <w:r>
        <w:t xml:space="preserve">Supplementary Table </w:t>
      </w:r>
      <w:r w:rsidR="00733B53">
        <w:fldChar w:fldCharType="begin"/>
      </w:r>
      <w:r w:rsidR="00733B53">
        <w:instrText xml:space="preserve"> SEQ Supplementary_Table \* ARABIC </w:instrText>
      </w:r>
      <w:r w:rsidR="00733B53">
        <w:fldChar w:fldCharType="separate"/>
      </w:r>
      <w:r w:rsidR="0020364F">
        <w:rPr>
          <w:noProof/>
        </w:rPr>
        <w:t>6</w:t>
      </w:r>
      <w:r w:rsidR="00733B53">
        <w:rPr>
          <w:noProof/>
        </w:rPr>
        <w:fldChar w:fldCharType="end"/>
      </w:r>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Hempel" w:date="2021-01-22T09:50:00Z" w:initials="CH">
    <w:p w14:paraId="3A82D20C" w14:textId="02273B61" w:rsidR="000F17CB" w:rsidRDefault="000F17CB">
      <w:pPr>
        <w:pStyle w:val="CommentText"/>
      </w:pPr>
      <w:r>
        <w:rPr>
          <w:rStyle w:val="CommentReference"/>
        </w:rPr>
        <w:annotationRef/>
      </w:r>
      <w:r w:rsidR="004E356E">
        <w:rPr>
          <w:rStyle w:val="CommentReference"/>
        </w:rPr>
        <w:t>Microbial?</w:t>
      </w:r>
    </w:p>
  </w:comment>
  <w:comment w:id="17" w:author="Christopher Hempel" w:date="2021-06-08T17:07:00Z" w:initials="CH">
    <w:p w14:paraId="0288C66D" w14:textId="1F7B9D4F" w:rsidR="00834DF1" w:rsidRDefault="00834DF1">
      <w:pPr>
        <w:pStyle w:val="CommentText"/>
      </w:pPr>
      <w:r>
        <w:rPr>
          <w:rStyle w:val="CommentReference"/>
        </w:rPr>
        <w:annotationRef/>
      </w:r>
      <w:r>
        <w:t>I added this paragraph due to sally’s comment to embed my study into the broader context of ecosystem assessments</w:t>
      </w:r>
    </w:p>
  </w:comment>
  <w:comment w:id="42" w:author="Christopher Hempel" w:date="2020-08-07T11:32:00Z" w:initials="CH">
    <w:p w14:paraId="2C95BB55" w14:textId="33763FE0" w:rsidR="000F17CB" w:rsidRDefault="000F17CB">
      <w:pPr>
        <w:pStyle w:val="CommentText"/>
      </w:pPr>
      <w:r>
        <w:rPr>
          <w:rStyle w:val="CommentReference"/>
        </w:rPr>
        <w:annotationRef/>
      </w:r>
      <w:r>
        <w:t>Note to myself – for sample submission at SRA</w:t>
      </w:r>
    </w:p>
  </w:comment>
  <w:comment w:id="43" w:author="Christopher Hempel" w:date="2020-10-09T11:35:00Z" w:initials="CH">
    <w:p w14:paraId="3F6DB319" w14:textId="0030E4AC" w:rsidR="000F17CB" w:rsidRDefault="000F17CB">
      <w:pPr>
        <w:pStyle w:val="CommentText"/>
      </w:pPr>
      <w:r>
        <w:rPr>
          <w:rStyle w:val="CommentReference"/>
        </w:rPr>
        <w:annotationRef/>
      </w:r>
      <w:r>
        <w:t>Provided by Genome Quebec personnel but might change if the re-sequence it.</w:t>
      </w:r>
    </w:p>
  </w:comment>
  <w:comment w:id="44" w:author="Christopher Hempel" w:date="2020-12-18T12:13:00Z" w:initials="CH">
    <w:p w14:paraId="487E159B" w14:textId="6822971F" w:rsidR="000F17CB" w:rsidRDefault="000F17CB">
      <w:pPr>
        <w:pStyle w:val="CommentText"/>
      </w:pPr>
      <w:r>
        <w:rPr>
          <w:rStyle w:val="CommentReference"/>
        </w:rPr>
        <w:annotationRef/>
      </w:r>
      <w:r>
        <w:t>Adapt after resequencing</w:t>
      </w:r>
    </w:p>
  </w:comment>
  <w:comment w:id="45" w:author="Christopher Hempel" w:date="2021-01-04T16:28:00Z" w:initials="CH">
    <w:p w14:paraId="63704B18" w14:textId="01D466A8" w:rsidR="000F17CB" w:rsidRDefault="000F17CB"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0F17CB" w:rsidRDefault="000F17CB">
      <w:pPr>
        <w:pStyle w:val="CommentText"/>
      </w:pPr>
    </w:p>
  </w:comment>
  <w:comment w:id="46" w:author="Christopher Hempel" w:date="2020-10-09T11:36:00Z" w:initials="CH">
    <w:p w14:paraId="5CCE90B3" w14:textId="41896406" w:rsidR="000F17CB" w:rsidRDefault="000F17CB">
      <w:pPr>
        <w:pStyle w:val="CommentText"/>
      </w:pPr>
      <w:r>
        <w:rPr>
          <w:rStyle w:val="CommentReference"/>
        </w:rPr>
        <w:annotationRef/>
      </w:r>
      <w:r>
        <w:t>Due to wrong sequencing method used by Genome Quebec, might change in the future if they re-sequence it</w:t>
      </w:r>
    </w:p>
  </w:comment>
  <w:comment w:id="96" w:author="Christopher Hempel" w:date="2021-01-26T16:22:00Z" w:initials="CH">
    <w:p w14:paraId="3D9702A4" w14:textId="4B00F0DE" w:rsidR="000F17CB" w:rsidRDefault="000F17CB">
      <w:pPr>
        <w:pStyle w:val="CommentText"/>
      </w:pPr>
      <w:r>
        <w:rPr>
          <w:rStyle w:val="CommentReference"/>
        </w:rPr>
        <w:annotationRef/>
      </w:r>
      <w:proofErr w:type="spellStart"/>
      <w:r>
        <w:t>Github</w:t>
      </w:r>
      <w:proofErr w:type="spellEnd"/>
      <w:r>
        <w:t xml:space="preserve"> reference, add access date and adapt based on journals</w:t>
      </w:r>
    </w:p>
  </w:comment>
  <w:comment w:id="97" w:author="Christopher Hempel" w:date="2021-01-05T17:00:00Z" w:initials="CH">
    <w:p w14:paraId="0E9F4CBE" w14:textId="0D2B1732" w:rsidR="000F17CB" w:rsidRDefault="000F17CB">
      <w:pPr>
        <w:pStyle w:val="CommentText"/>
      </w:pPr>
      <w:r>
        <w:rPr>
          <w:rStyle w:val="CommentReference"/>
        </w:rPr>
        <w:annotationRef/>
      </w:r>
      <w:r>
        <w:t>Before running data again, download newer version</w:t>
      </w:r>
    </w:p>
  </w:comment>
  <w:comment w:id="98" w:author="Sarah Adamowicz" w:date="2020-12-18T17:20:00Z" w:initials="SA">
    <w:p w14:paraId="72C6FE30" w14:textId="743D9630" w:rsidR="000F17CB" w:rsidRDefault="000F17CB" w:rsidP="00BC1CA9">
      <w:pPr>
        <w:pStyle w:val="CommentText"/>
      </w:pPr>
      <w:r>
        <w:rPr>
          <w:rStyle w:val="CommentReference"/>
        </w:rPr>
        <w:annotationRef/>
      </w:r>
      <w:r>
        <w:t>How would you treat the ids if you got a species-level Id from one and a compatible genus-level id from another?</w:t>
      </w:r>
    </w:p>
  </w:comment>
  <w:comment w:id="99" w:author="Christopher Hempel" w:date="2021-01-08T13:02:00Z" w:initials="CH">
    <w:p w14:paraId="1D084FF8" w14:textId="0673B318" w:rsidR="000F17CB" w:rsidRDefault="000F17CB">
      <w:pPr>
        <w:pStyle w:val="CommentText"/>
      </w:pPr>
      <w:r>
        <w:rPr>
          <w:rStyle w:val="CommentReference"/>
        </w:rPr>
        <w:annotationRef/>
      </w:r>
      <w:r>
        <w:t>Don’t’ understand</w:t>
      </w:r>
    </w:p>
  </w:comment>
  <w:comment w:id="100" w:author="Christopher Hempel" w:date="2020-10-19T15:11:00Z" w:initials="CH">
    <w:p w14:paraId="07281607" w14:textId="5D2B4A4A" w:rsidR="000F17CB" w:rsidRDefault="000F17CB">
      <w:pPr>
        <w:pStyle w:val="CommentText"/>
      </w:pPr>
      <w:r>
        <w:rPr>
          <w:rStyle w:val="CommentReference"/>
        </w:rPr>
        <w:annotationRef/>
      </w:r>
      <w:r>
        <w:t>I say species, but we might have to try out just genus level as well. I’ll try both and see how they perform</w:t>
      </w:r>
    </w:p>
  </w:comment>
  <w:comment w:id="101" w:author="Christopher Hempel" w:date="2021-01-18T14:07:00Z" w:initials="CH">
    <w:p w14:paraId="09BACC20" w14:textId="19C7349A" w:rsidR="000F17CB" w:rsidRDefault="000F17CB">
      <w:pPr>
        <w:pStyle w:val="CommentText"/>
      </w:pPr>
      <w:r>
        <w:rPr>
          <w:rStyle w:val="CommentReference"/>
        </w:rPr>
        <w:annotationRef/>
      </w:r>
      <w:r>
        <w:t>adapt</w:t>
      </w:r>
    </w:p>
  </w:comment>
  <w:comment w:id="102" w:author="Sarah Adamowicz" w:date="2020-12-18T17:41:00Z" w:initials="SA">
    <w:p w14:paraId="55981935" w14:textId="77777777" w:rsidR="000F17CB" w:rsidRDefault="000F17CB" w:rsidP="00712F33">
      <w:pPr>
        <w:pStyle w:val="CommentText"/>
      </w:pPr>
      <w:r>
        <w:rPr>
          <w:rStyle w:val="CommentReference"/>
        </w:rPr>
        <w:annotationRef/>
      </w:r>
      <w:r>
        <w:t>Variance of what value?</w:t>
      </w:r>
    </w:p>
  </w:comment>
  <w:comment w:id="103" w:author="Christopher Hempel" w:date="2020-10-19T15:17:00Z" w:initials="CH">
    <w:p w14:paraId="30C5C9AC" w14:textId="22013AB6" w:rsidR="000F17CB" w:rsidRDefault="000F17CB">
      <w:pPr>
        <w:pStyle w:val="CommentText"/>
      </w:pPr>
      <w:r>
        <w:rPr>
          <w:rStyle w:val="CommentReference"/>
        </w:rPr>
        <w:annotationRef/>
      </w:r>
      <w:r>
        <w:t>To be determined, will be done once we see results</w:t>
      </w:r>
    </w:p>
  </w:comment>
  <w:comment w:id="104" w:author="Sarah Adamowicz" w:date="2020-12-18T17:43:00Z" w:initials="SA">
    <w:p w14:paraId="5D47F76C" w14:textId="77777777" w:rsidR="000F17CB" w:rsidRDefault="000F17CB" w:rsidP="00712F33">
      <w:pPr>
        <w:pStyle w:val="CommentText"/>
      </w:pPr>
      <w:r>
        <w:rPr>
          <w:rStyle w:val="CommentReference"/>
        </w:rPr>
        <w:annotationRef/>
      </w:r>
      <w:r>
        <w:t>Again, the variance of what variable?</w:t>
      </w:r>
    </w:p>
  </w:comment>
  <w:comment w:id="111" w:author="Dirk Steinke" w:date="2020-06-09T14:31:00Z" w:initials="DS">
    <w:p w14:paraId="2FDDFEFD" w14:textId="77777777" w:rsidR="000F17CB" w:rsidRDefault="000F17CB"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115" w:author="Dirk Steinke" w:date="2020-06-09T14:33:00Z" w:initials="DS">
    <w:p w14:paraId="728BFF8E" w14:textId="77777777" w:rsidR="000F17CB" w:rsidRDefault="000F17CB" w:rsidP="001550E0">
      <w:pPr>
        <w:pStyle w:val="CommentText"/>
      </w:pPr>
      <w:r>
        <w:rPr>
          <w:rStyle w:val="CommentReference"/>
        </w:rPr>
        <w:annotationRef/>
      </w:r>
      <w:r>
        <w:t>Service discontinued – so not really an alternative for people that want to buy one now.</w:t>
      </w:r>
    </w:p>
  </w:comment>
  <w:comment w:id="116" w:author="Dirk Steinke" w:date="2020-06-09T14:34:00Z" w:initials="DS">
    <w:p w14:paraId="7FD7EE02" w14:textId="77777777" w:rsidR="000F17CB" w:rsidRDefault="000F17CB" w:rsidP="001550E0">
      <w:pPr>
        <w:pStyle w:val="CommentText"/>
      </w:pPr>
      <w:r>
        <w:rPr>
          <w:rStyle w:val="CommentReference"/>
        </w:rPr>
        <w:annotationRef/>
      </w:r>
      <w:r>
        <w:t xml:space="preserve">Not here – if at all in the discussion. </w:t>
      </w:r>
    </w:p>
  </w:comment>
  <w:comment w:id="117" w:author="Christopher Hempel" w:date="2020-05-27T19:55:00Z" w:initials="CH">
    <w:p w14:paraId="5962007F" w14:textId="77777777" w:rsidR="000F17CB" w:rsidRDefault="000F17CB"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0F17CB" w:rsidRDefault="000F17CB" w:rsidP="00E97D19">
      <w:pPr>
        <w:pStyle w:val="CommentText"/>
      </w:pPr>
    </w:p>
  </w:comment>
  <w:comment w:id="118" w:author="Dirk Steinke" w:date="2020-06-09T14:44:00Z" w:initials="DS">
    <w:p w14:paraId="3BC566F9" w14:textId="77777777" w:rsidR="000F17CB" w:rsidRDefault="000F17CB"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82D20C" w15:done="0"/>
  <w15:commentEx w15:paraId="0288C66D" w15:done="0"/>
  <w15:commentEx w15:paraId="2C95BB55" w15:done="0"/>
  <w15:commentEx w15:paraId="3F6DB319" w15:done="0"/>
  <w15:commentEx w15:paraId="487E159B" w15:done="0"/>
  <w15:commentEx w15:paraId="396FE911" w15:paraIdParent="487E159B" w15:done="0"/>
  <w15:commentEx w15:paraId="5CCE90B3" w15:done="0"/>
  <w15:commentEx w15:paraId="3D9702A4" w15:done="0"/>
  <w15:commentEx w15:paraId="0E9F4CBE" w15:done="0"/>
  <w15:commentEx w15:paraId="72C6FE30" w15:done="0"/>
  <w15:commentEx w15:paraId="1D084FF8" w15:paraIdParent="72C6FE30" w15:done="0"/>
  <w15:commentEx w15:paraId="07281607" w15:done="0"/>
  <w15:commentEx w15:paraId="09BACC20" w15:done="0"/>
  <w15:commentEx w15:paraId="55981935" w15:done="0"/>
  <w15:commentEx w15:paraId="30C5C9AC" w15:done="0"/>
  <w15:commentEx w15:paraId="5D47F76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1E6D" w16cex:dateUtc="2021-01-22T14:50:00Z"/>
  <w16cex:commentExtensible w16cex:durableId="246A2249" w16cex:dateUtc="2021-06-08T21:07:00Z"/>
  <w16cex:commentExtensible w16cex:durableId="22D7BA59" w16cex:dateUtc="2020-08-07T15:3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BAC02E" w16cex:dateUtc="2021-01-26T21:22:00Z"/>
  <w16cex:commentExtensible w16cex:durableId="239F19B3" w16cex:dateUtc="2021-01-05T22:00:00Z"/>
  <w16cex:commentExtensible w16cex:durableId="23A2D655" w16cex:dateUtc="2021-01-08T18:02:00Z"/>
  <w16cex:commentExtensible w16cex:durableId="23382B0A" w16cex:dateUtc="2020-10-19T19:11:00Z"/>
  <w16cex:commentExtensible w16cex:durableId="23B014A5" w16cex:dateUtc="2021-01-18T19:07: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2D20C" w16cid:durableId="23B51E6D"/>
  <w16cid:commentId w16cid:paraId="0288C66D" w16cid:durableId="246A2249"/>
  <w16cid:commentId w16cid:paraId="2C95BB55" w16cid:durableId="22D7BA59"/>
  <w16cid:commentId w16cid:paraId="3F6DB319" w16cid:durableId="232AC98D"/>
  <w16cid:commentId w16cid:paraId="487E159B" w16cid:durableId="23871B5D"/>
  <w16cid:commentId w16cid:paraId="396FE911" w16cid:durableId="239DC0C8"/>
  <w16cid:commentId w16cid:paraId="5CCE90B3" w16cid:durableId="232AC9B9"/>
  <w16cid:commentId w16cid:paraId="3D9702A4" w16cid:durableId="23BAC02E"/>
  <w16cid:commentId w16cid:paraId="0E9F4CBE" w16cid:durableId="239F19B3"/>
  <w16cid:commentId w16cid:paraId="72C6FE30" w16cid:durableId="23876360"/>
  <w16cid:commentId w16cid:paraId="1D084FF8" w16cid:durableId="23A2D655"/>
  <w16cid:commentId w16cid:paraId="07281607" w16cid:durableId="23382B0A"/>
  <w16cid:commentId w16cid:paraId="09BACC20" w16cid:durableId="23B014A5"/>
  <w16cid:commentId w16cid:paraId="55981935" w16cid:durableId="23876831"/>
  <w16cid:commentId w16cid:paraId="30C5C9AC" w16cid:durableId="23382C90"/>
  <w16cid:commentId w16cid:paraId="5D47F76C" w16cid:durableId="238768B1"/>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Dirk Steinke">
    <w15:presenceInfo w15:providerId="AD" w15:userId="S::dsteinke@uoguelph.ca::33570575-1764-47de-8574-492888b1c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31DA9"/>
    <w:rsid w:val="00032E5E"/>
    <w:rsid w:val="00035F5F"/>
    <w:rsid w:val="00040022"/>
    <w:rsid w:val="00041BE2"/>
    <w:rsid w:val="000421AB"/>
    <w:rsid w:val="00060BDB"/>
    <w:rsid w:val="00063736"/>
    <w:rsid w:val="00064413"/>
    <w:rsid w:val="00066A22"/>
    <w:rsid w:val="00067765"/>
    <w:rsid w:val="00071AA6"/>
    <w:rsid w:val="00073504"/>
    <w:rsid w:val="00074D69"/>
    <w:rsid w:val="00074DD4"/>
    <w:rsid w:val="000770CC"/>
    <w:rsid w:val="000803DB"/>
    <w:rsid w:val="000813BC"/>
    <w:rsid w:val="000848B1"/>
    <w:rsid w:val="00092955"/>
    <w:rsid w:val="000A1861"/>
    <w:rsid w:val="000A2EF7"/>
    <w:rsid w:val="000A37E7"/>
    <w:rsid w:val="000A70BC"/>
    <w:rsid w:val="000B1C95"/>
    <w:rsid w:val="000B21A8"/>
    <w:rsid w:val="000B4893"/>
    <w:rsid w:val="000B529C"/>
    <w:rsid w:val="000C0CFC"/>
    <w:rsid w:val="000C3BF6"/>
    <w:rsid w:val="000C68EE"/>
    <w:rsid w:val="000D17B1"/>
    <w:rsid w:val="000D46B8"/>
    <w:rsid w:val="000E48E2"/>
    <w:rsid w:val="000E4B4D"/>
    <w:rsid w:val="000E68D1"/>
    <w:rsid w:val="000E6CC3"/>
    <w:rsid w:val="000F17CB"/>
    <w:rsid w:val="000F1848"/>
    <w:rsid w:val="000F37A3"/>
    <w:rsid w:val="000F5FFB"/>
    <w:rsid w:val="0010011E"/>
    <w:rsid w:val="00100D81"/>
    <w:rsid w:val="00103870"/>
    <w:rsid w:val="00111265"/>
    <w:rsid w:val="001149B6"/>
    <w:rsid w:val="00124D78"/>
    <w:rsid w:val="001308EB"/>
    <w:rsid w:val="0013277C"/>
    <w:rsid w:val="00132B1D"/>
    <w:rsid w:val="001352FE"/>
    <w:rsid w:val="00136C7D"/>
    <w:rsid w:val="00137A26"/>
    <w:rsid w:val="00137B30"/>
    <w:rsid w:val="00137E26"/>
    <w:rsid w:val="00150F96"/>
    <w:rsid w:val="00154801"/>
    <w:rsid w:val="001550E0"/>
    <w:rsid w:val="00163961"/>
    <w:rsid w:val="0016688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C4C"/>
    <w:rsid w:val="001D1F2D"/>
    <w:rsid w:val="001D29BE"/>
    <w:rsid w:val="001D2ECE"/>
    <w:rsid w:val="001F09D3"/>
    <w:rsid w:val="001F12D3"/>
    <w:rsid w:val="001F17DD"/>
    <w:rsid w:val="001F1F49"/>
    <w:rsid w:val="001F532F"/>
    <w:rsid w:val="001F6427"/>
    <w:rsid w:val="00202CD7"/>
    <w:rsid w:val="0020364F"/>
    <w:rsid w:val="00203981"/>
    <w:rsid w:val="00205CCC"/>
    <w:rsid w:val="00215C89"/>
    <w:rsid w:val="00222941"/>
    <w:rsid w:val="002277E0"/>
    <w:rsid w:val="00227AF8"/>
    <w:rsid w:val="00236B98"/>
    <w:rsid w:val="00242225"/>
    <w:rsid w:val="00250B08"/>
    <w:rsid w:val="0025445D"/>
    <w:rsid w:val="00254493"/>
    <w:rsid w:val="0025626A"/>
    <w:rsid w:val="0026033B"/>
    <w:rsid w:val="002652E5"/>
    <w:rsid w:val="00271677"/>
    <w:rsid w:val="00272007"/>
    <w:rsid w:val="0027444D"/>
    <w:rsid w:val="002821DA"/>
    <w:rsid w:val="00286543"/>
    <w:rsid w:val="00293E54"/>
    <w:rsid w:val="002A2979"/>
    <w:rsid w:val="002A4F7E"/>
    <w:rsid w:val="002A772E"/>
    <w:rsid w:val="002B753B"/>
    <w:rsid w:val="002C18E7"/>
    <w:rsid w:val="002C53FE"/>
    <w:rsid w:val="002C57A6"/>
    <w:rsid w:val="002C6EB8"/>
    <w:rsid w:val="002C6F6F"/>
    <w:rsid w:val="002D1DC2"/>
    <w:rsid w:val="002D32D7"/>
    <w:rsid w:val="002D5A57"/>
    <w:rsid w:val="002D5F25"/>
    <w:rsid w:val="002D621A"/>
    <w:rsid w:val="002E0587"/>
    <w:rsid w:val="002E0CED"/>
    <w:rsid w:val="002E3B8F"/>
    <w:rsid w:val="002E3D51"/>
    <w:rsid w:val="002F276C"/>
    <w:rsid w:val="002F3370"/>
    <w:rsid w:val="003124FC"/>
    <w:rsid w:val="00312A0C"/>
    <w:rsid w:val="0031421C"/>
    <w:rsid w:val="00314971"/>
    <w:rsid w:val="00322F8B"/>
    <w:rsid w:val="0032584B"/>
    <w:rsid w:val="00330751"/>
    <w:rsid w:val="003330BD"/>
    <w:rsid w:val="003420E2"/>
    <w:rsid w:val="003561B3"/>
    <w:rsid w:val="00370C9E"/>
    <w:rsid w:val="00371749"/>
    <w:rsid w:val="003728CE"/>
    <w:rsid w:val="00381EEA"/>
    <w:rsid w:val="00384C6B"/>
    <w:rsid w:val="003A176D"/>
    <w:rsid w:val="003A1E4D"/>
    <w:rsid w:val="003A356E"/>
    <w:rsid w:val="003B2870"/>
    <w:rsid w:val="003B343F"/>
    <w:rsid w:val="003C4AE7"/>
    <w:rsid w:val="003C5AAB"/>
    <w:rsid w:val="003D0719"/>
    <w:rsid w:val="003D48E5"/>
    <w:rsid w:val="003E2C36"/>
    <w:rsid w:val="003E4165"/>
    <w:rsid w:val="003F26B6"/>
    <w:rsid w:val="00402034"/>
    <w:rsid w:val="00412A85"/>
    <w:rsid w:val="00413EAF"/>
    <w:rsid w:val="00414D8B"/>
    <w:rsid w:val="0041647A"/>
    <w:rsid w:val="0042209E"/>
    <w:rsid w:val="004229F1"/>
    <w:rsid w:val="00433D99"/>
    <w:rsid w:val="00434502"/>
    <w:rsid w:val="00440913"/>
    <w:rsid w:val="004515D7"/>
    <w:rsid w:val="0045300C"/>
    <w:rsid w:val="00455BAE"/>
    <w:rsid w:val="00457738"/>
    <w:rsid w:val="004610F2"/>
    <w:rsid w:val="00463302"/>
    <w:rsid w:val="00477AC4"/>
    <w:rsid w:val="004850F6"/>
    <w:rsid w:val="00485983"/>
    <w:rsid w:val="00487CC7"/>
    <w:rsid w:val="0049163C"/>
    <w:rsid w:val="00492EC2"/>
    <w:rsid w:val="00495EE4"/>
    <w:rsid w:val="004A146F"/>
    <w:rsid w:val="004A265E"/>
    <w:rsid w:val="004A37AA"/>
    <w:rsid w:val="004A70C5"/>
    <w:rsid w:val="004A7FFD"/>
    <w:rsid w:val="004B1D38"/>
    <w:rsid w:val="004B4023"/>
    <w:rsid w:val="004B428E"/>
    <w:rsid w:val="004C284B"/>
    <w:rsid w:val="004C2E40"/>
    <w:rsid w:val="004D5825"/>
    <w:rsid w:val="004D66A3"/>
    <w:rsid w:val="004E356E"/>
    <w:rsid w:val="004F3EB3"/>
    <w:rsid w:val="00500B1A"/>
    <w:rsid w:val="0050481D"/>
    <w:rsid w:val="0051007C"/>
    <w:rsid w:val="00510DF6"/>
    <w:rsid w:val="0052095C"/>
    <w:rsid w:val="00527311"/>
    <w:rsid w:val="00530671"/>
    <w:rsid w:val="00531D93"/>
    <w:rsid w:val="00537F54"/>
    <w:rsid w:val="00542C31"/>
    <w:rsid w:val="00542F0B"/>
    <w:rsid w:val="0054301D"/>
    <w:rsid w:val="00547004"/>
    <w:rsid w:val="00547A28"/>
    <w:rsid w:val="00550923"/>
    <w:rsid w:val="00566242"/>
    <w:rsid w:val="00575A73"/>
    <w:rsid w:val="00581799"/>
    <w:rsid w:val="00584375"/>
    <w:rsid w:val="00586671"/>
    <w:rsid w:val="005869F3"/>
    <w:rsid w:val="00587316"/>
    <w:rsid w:val="00596CFB"/>
    <w:rsid w:val="00597031"/>
    <w:rsid w:val="005A3700"/>
    <w:rsid w:val="005C059A"/>
    <w:rsid w:val="005C06A1"/>
    <w:rsid w:val="005C4B87"/>
    <w:rsid w:val="005C6BE4"/>
    <w:rsid w:val="005D058C"/>
    <w:rsid w:val="005D113D"/>
    <w:rsid w:val="005D3984"/>
    <w:rsid w:val="005D766B"/>
    <w:rsid w:val="005E282F"/>
    <w:rsid w:val="005F161E"/>
    <w:rsid w:val="005F1BC0"/>
    <w:rsid w:val="005F4FAF"/>
    <w:rsid w:val="005F7CE5"/>
    <w:rsid w:val="00604EFB"/>
    <w:rsid w:val="00610B31"/>
    <w:rsid w:val="00612BB6"/>
    <w:rsid w:val="00617473"/>
    <w:rsid w:val="0062354A"/>
    <w:rsid w:val="00635448"/>
    <w:rsid w:val="00641CEE"/>
    <w:rsid w:val="0064306C"/>
    <w:rsid w:val="00645104"/>
    <w:rsid w:val="0065579B"/>
    <w:rsid w:val="00660647"/>
    <w:rsid w:val="00672ECB"/>
    <w:rsid w:val="00673FC9"/>
    <w:rsid w:val="006823DD"/>
    <w:rsid w:val="006939CC"/>
    <w:rsid w:val="00696C5A"/>
    <w:rsid w:val="006A12D3"/>
    <w:rsid w:val="006A3798"/>
    <w:rsid w:val="006B2701"/>
    <w:rsid w:val="006C5410"/>
    <w:rsid w:val="006D2D9A"/>
    <w:rsid w:val="006D52A2"/>
    <w:rsid w:val="006D7787"/>
    <w:rsid w:val="006E2813"/>
    <w:rsid w:val="006E3FE1"/>
    <w:rsid w:val="006E6787"/>
    <w:rsid w:val="006E74D5"/>
    <w:rsid w:val="006F5086"/>
    <w:rsid w:val="006F5F4E"/>
    <w:rsid w:val="007032DD"/>
    <w:rsid w:val="00705467"/>
    <w:rsid w:val="007077D7"/>
    <w:rsid w:val="00711B9E"/>
    <w:rsid w:val="00712B65"/>
    <w:rsid w:val="00712F33"/>
    <w:rsid w:val="00724122"/>
    <w:rsid w:val="007241CF"/>
    <w:rsid w:val="007242ED"/>
    <w:rsid w:val="00733B53"/>
    <w:rsid w:val="00736DAA"/>
    <w:rsid w:val="00745407"/>
    <w:rsid w:val="00745C9E"/>
    <w:rsid w:val="00745D52"/>
    <w:rsid w:val="00746C95"/>
    <w:rsid w:val="0075059D"/>
    <w:rsid w:val="0075149C"/>
    <w:rsid w:val="00753451"/>
    <w:rsid w:val="0075587D"/>
    <w:rsid w:val="007559DD"/>
    <w:rsid w:val="007645E2"/>
    <w:rsid w:val="00767928"/>
    <w:rsid w:val="00776123"/>
    <w:rsid w:val="0078231D"/>
    <w:rsid w:val="00795AE9"/>
    <w:rsid w:val="007A090D"/>
    <w:rsid w:val="007A394B"/>
    <w:rsid w:val="007A6586"/>
    <w:rsid w:val="007B7DE4"/>
    <w:rsid w:val="007C190C"/>
    <w:rsid w:val="007C5BBC"/>
    <w:rsid w:val="007D6F87"/>
    <w:rsid w:val="007E18EB"/>
    <w:rsid w:val="007F079D"/>
    <w:rsid w:val="007F2596"/>
    <w:rsid w:val="007F3E17"/>
    <w:rsid w:val="007F4852"/>
    <w:rsid w:val="00816633"/>
    <w:rsid w:val="00832935"/>
    <w:rsid w:val="00834DF1"/>
    <w:rsid w:val="00846409"/>
    <w:rsid w:val="00850632"/>
    <w:rsid w:val="00853528"/>
    <w:rsid w:val="008550F8"/>
    <w:rsid w:val="00860034"/>
    <w:rsid w:val="008639DE"/>
    <w:rsid w:val="00872E56"/>
    <w:rsid w:val="00886040"/>
    <w:rsid w:val="008945AA"/>
    <w:rsid w:val="008949C6"/>
    <w:rsid w:val="00896C79"/>
    <w:rsid w:val="008A2E90"/>
    <w:rsid w:val="008A49D6"/>
    <w:rsid w:val="008A57E7"/>
    <w:rsid w:val="008A75A7"/>
    <w:rsid w:val="008A7DD0"/>
    <w:rsid w:val="008A7FDD"/>
    <w:rsid w:val="008B29F5"/>
    <w:rsid w:val="008C4431"/>
    <w:rsid w:val="008D510C"/>
    <w:rsid w:val="008D5662"/>
    <w:rsid w:val="008E6FC6"/>
    <w:rsid w:val="008F1402"/>
    <w:rsid w:val="008F49B7"/>
    <w:rsid w:val="008F5195"/>
    <w:rsid w:val="00900C66"/>
    <w:rsid w:val="00905D51"/>
    <w:rsid w:val="00906044"/>
    <w:rsid w:val="009065F5"/>
    <w:rsid w:val="00922AC1"/>
    <w:rsid w:val="0092337B"/>
    <w:rsid w:val="009250C3"/>
    <w:rsid w:val="0092616B"/>
    <w:rsid w:val="00932952"/>
    <w:rsid w:val="00935A09"/>
    <w:rsid w:val="00942F26"/>
    <w:rsid w:val="009459B5"/>
    <w:rsid w:val="00946C57"/>
    <w:rsid w:val="0095217A"/>
    <w:rsid w:val="00954DDE"/>
    <w:rsid w:val="0095599E"/>
    <w:rsid w:val="00970B3A"/>
    <w:rsid w:val="00974577"/>
    <w:rsid w:val="00984070"/>
    <w:rsid w:val="00984E4F"/>
    <w:rsid w:val="00987EBB"/>
    <w:rsid w:val="009900C8"/>
    <w:rsid w:val="0099336C"/>
    <w:rsid w:val="009A387B"/>
    <w:rsid w:val="009A5B17"/>
    <w:rsid w:val="009B29C6"/>
    <w:rsid w:val="009C2C21"/>
    <w:rsid w:val="009C6F2A"/>
    <w:rsid w:val="009D5A3F"/>
    <w:rsid w:val="009E22BF"/>
    <w:rsid w:val="009E28E9"/>
    <w:rsid w:val="009E7E8C"/>
    <w:rsid w:val="009F2E70"/>
    <w:rsid w:val="009F4F96"/>
    <w:rsid w:val="009F6B54"/>
    <w:rsid w:val="009F6CC0"/>
    <w:rsid w:val="00A026FA"/>
    <w:rsid w:val="00A054A8"/>
    <w:rsid w:val="00A12593"/>
    <w:rsid w:val="00A200C3"/>
    <w:rsid w:val="00A2040A"/>
    <w:rsid w:val="00A2125B"/>
    <w:rsid w:val="00A21290"/>
    <w:rsid w:val="00A26713"/>
    <w:rsid w:val="00A30EC5"/>
    <w:rsid w:val="00A320D5"/>
    <w:rsid w:val="00A35E1D"/>
    <w:rsid w:val="00A4099D"/>
    <w:rsid w:val="00A53043"/>
    <w:rsid w:val="00A57A05"/>
    <w:rsid w:val="00A60820"/>
    <w:rsid w:val="00A62F5A"/>
    <w:rsid w:val="00A650BD"/>
    <w:rsid w:val="00A72407"/>
    <w:rsid w:val="00A725F5"/>
    <w:rsid w:val="00A76893"/>
    <w:rsid w:val="00A819B8"/>
    <w:rsid w:val="00A90DAB"/>
    <w:rsid w:val="00A92CAD"/>
    <w:rsid w:val="00A96A61"/>
    <w:rsid w:val="00AA01B4"/>
    <w:rsid w:val="00AA266E"/>
    <w:rsid w:val="00AA47A8"/>
    <w:rsid w:val="00AA6A06"/>
    <w:rsid w:val="00AA6DE3"/>
    <w:rsid w:val="00AB0188"/>
    <w:rsid w:val="00AB03A7"/>
    <w:rsid w:val="00AB1842"/>
    <w:rsid w:val="00AB2BD4"/>
    <w:rsid w:val="00AB321C"/>
    <w:rsid w:val="00AB3BC1"/>
    <w:rsid w:val="00AB523C"/>
    <w:rsid w:val="00AC0270"/>
    <w:rsid w:val="00AC3A7D"/>
    <w:rsid w:val="00AD7C3E"/>
    <w:rsid w:val="00AD7CE8"/>
    <w:rsid w:val="00AE0317"/>
    <w:rsid w:val="00AE0642"/>
    <w:rsid w:val="00AE12A8"/>
    <w:rsid w:val="00AE1909"/>
    <w:rsid w:val="00AE1B39"/>
    <w:rsid w:val="00AE2324"/>
    <w:rsid w:val="00AF0A00"/>
    <w:rsid w:val="00AF3351"/>
    <w:rsid w:val="00AF7EB1"/>
    <w:rsid w:val="00B016BB"/>
    <w:rsid w:val="00B12813"/>
    <w:rsid w:val="00B15E8D"/>
    <w:rsid w:val="00B161CD"/>
    <w:rsid w:val="00B20B54"/>
    <w:rsid w:val="00B261CC"/>
    <w:rsid w:val="00B35292"/>
    <w:rsid w:val="00B526F6"/>
    <w:rsid w:val="00B55DDE"/>
    <w:rsid w:val="00B64D5B"/>
    <w:rsid w:val="00B65152"/>
    <w:rsid w:val="00B679DE"/>
    <w:rsid w:val="00B7633E"/>
    <w:rsid w:val="00B76939"/>
    <w:rsid w:val="00B8246F"/>
    <w:rsid w:val="00BA3733"/>
    <w:rsid w:val="00BA4B64"/>
    <w:rsid w:val="00BA52E9"/>
    <w:rsid w:val="00BA6173"/>
    <w:rsid w:val="00BC17D7"/>
    <w:rsid w:val="00BC1CA9"/>
    <w:rsid w:val="00BC3432"/>
    <w:rsid w:val="00BC4890"/>
    <w:rsid w:val="00BD071E"/>
    <w:rsid w:val="00BD2A42"/>
    <w:rsid w:val="00BE1185"/>
    <w:rsid w:val="00C00EC4"/>
    <w:rsid w:val="00C07C77"/>
    <w:rsid w:val="00C13917"/>
    <w:rsid w:val="00C21FF4"/>
    <w:rsid w:val="00C22C51"/>
    <w:rsid w:val="00C2324D"/>
    <w:rsid w:val="00C27A40"/>
    <w:rsid w:val="00C4051E"/>
    <w:rsid w:val="00C41629"/>
    <w:rsid w:val="00C42FCD"/>
    <w:rsid w:val="00C43621"/>
    <w:rsid w:val="00C46C95"/>
    <w:rsid w:val="00C60D5E"/>
    <w:rsid w:val="00C67427"/>
    <w:rsid w:val="00C72534"/>
    <w:rsid w:val="00C9118F"/>
    <w:rsid w:val="00C91A73"/>
    <w:rsid w:val="00C94608"/>
    <w:rsid w:val="00C94B13"/>
    <w:rsid w:val="00CB49D0"/>
    <w:rsid w:val="00CC2460"/>
    <w:rsid w:val="00CC5E77"/>
    <w:rsid w:val="00CD27BB"/>
    <w:rsid w:val="00CD7325"/>
    <w:rsid w:val="00CE1506"/>
    <w:rsid w:val="00CE3F17"/>
    <w:rsid w:val="00CE5E45"/>
    <w:rsid w:val="00CF4C17"/>
    <w:rsid w:val="00D011B0"/>
    <w:rsid w:val="00D07F24"/>
    <w:rsid w:val="00D1323B"/>
    <w:rsid w:val="00D142AC"/>
    <w:rsid w:val="00D172B3"/>
    <w:rsid w:val="00D274ED"/>
    <w:rsid w:val="00D3651C"/>
    <w:rsid w:val="00D510FC"/>
    <w:rsid w:val="00D54B3D"/>
    <w:rsid w:val="00D62ED7"/>
    <w:rsid w:val="00D65118"/>
    <w:rsid w:val="00D65B77"/>
    <w:rsid w:val="00D71A65"/>
    <w:rsid w:val="00D76DEC"/>
    <w:rsid w:val="00D8149D"/>
    <w:rsid w:val="00D85932"/>
    <w:rsid w:val="00D91FF8"/>
    <w:rsid w:val="00D939D7"/>
    <w:rsid w:val="00DA0048"/>
    <w:rsid w:val="00DA1B58"/>
    <w:rsid w:val="00DA39D8"/>
    <w:rsid w:val="00DA3AC0"/>
    <w:rsid w:val="00DB6B95"/>
    <w:rsid w:val="00DC1691"/>
    <w:rsid w:val="00DC22C5"/>
    <w:rsid w:val="00DC2A36"/>
    <w:rsid w:val="00DD61B9"/>
    <w:rsid w:val="00DD66A7"/>
    <w:rsid w:val="00DE05ED"/>
    <w:rsid w:val="00DE3419"/>
    <w:rsid w:val="00DE7C33"/>
    <w:rsid w:val="00E04407"/>
    <w:rsid w:val="00E04522"/>
    <w:rsid w:val="00E05CD2"/>
    <w:rsid w:val="00E117B4"/>
    <w:rsid w:val="00E1274E"/>
    <w:rsid w:val="00E21105"/>
    <w:rsid w:val="00E22E46"/>
    <w:rsid w:val="00E25E0F"/>
    <w:rsid w:val="00E3201C"/>
    <w:rsid w:val="00E34AC9"/>
    <w:rsid w:val="00E42858"/>
    <w:rsid w:val="00E52204"/>
    <w:rsid w:val="00E56109"/>
    <w:rsid w:val="00E601D1"/>
    <w:rsid w:val="00E612C2"/>
    <w:rsid w:val="00E6242F"/>
    <w:rsid w:val="00E64213"/>
    <w:rsid w:val="00E650A0"/>
    <w:rsid w:val="00E66D82"/>
    <w:rsid w:val="00E67459"/>
    <w:rsid w:val="00E80077"/>
    <w:rsid w:val="00E90DE9"/>
    <w:rsid w:val="00E97D19"/>
    <w:rsid w:val="00EA11B7"/>
    <w:rsid w:val="00EA28A1"/>
    <w:rsid w:val="00EA3041"/>
    <w:rsid w:val="00EA4471"/>
    <w:rsid w:val="00EA46EB"/>
    <w:rsid w:val="00EA489F"/>
    <w:rsid w:val="00EA48CD"/>
    <w:rsid w:val="00EA77D3"/>
    <w:rsid w:val="00EB444C"/>
    <w:rsid w:val="00EC6348"/>
    <w:rsid w:val="00ED072D"/>
    <w:rsid w:val="00ED5741"/>
    <w:rsid w:val="00ED7AB0"/>
    <w:rsid w:val="00EE3DBD"/>
    <w:rsid w:val="00EE5B9B"/>
    <w:rsid w:val="00EF0141"/>
    <w:rsid w:val="00EF34EF"/>
    <w:rsid w:val="00EF5BC0"/>
    <w:rsid w:val="00F02724"/>
    <w:rsid w:val="00F04E37"/>
    <w:rsid w:val="00F16EFF"/>
    <w:rsid w:val="00F24258"/>
    <w:rsid w:val="00F350AF"/>
    <w:rsid w:val="00F356FA"/>
    <w:rsid w:val="00F3585D"/>
    <w:rsid w:val="00F42F23"/>
    <w:rsid w:val="00F432C0"/>
    <w:rsid w:val="00F53812"/>
    <w:rsid w:val="00F557E2"/>
    <w:rsid w:val="00F607FF"/>
    <w:rsid w:val="00F62332"/>
    <w:rsid w:val="00F6292D"/>
    <w:rsid w:val="00F638A3"/>
    <w:rsid w:val="00F8008F"/>
    <w:rsid w:val="00F80F6A"/>
    <w:rsid w:val="00F837C3"/>
    <w:rsid w:val="00F84832"/>
    <w:rsid w:val="00F84A8F"/>
    <w:rsid w:val="00F92731"/>
    <w:rsid w:val="00F97E08"/>
    <w:rsid w:val="00FA14DD"/>
    <w:rsid w:val="00FA742B"/>
    <w:rsid w:val="00FB10A7"/>
    <w:rsid w:val="00FC2B78"/>
    <w:rsid w:val="00FC4770"/>
    <w:rsid w:val="00FC51CE"/>
    <w:rsid w:val="00FC6056"/>
    <w:rsid w:val="00FC7780"/>
    <w:rsid w:val="00FD6310"/>
    <w:rsid w:val="00FE1E32"/>
    <w:rsid w:val="00FE25F8"/>
    <w:rsid w:val="00FF4F25"/>
    <w:rsid w:val="00FF750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unhideWhenUsed/>
    <w:rsid w:val="00C07C77"/>
    <w:rPr>
      <w:sz w:val="20"/>
      <w:szCs w:val="20"/>
    </w:rPr>
  </w:style>
  <w:style w:type="character" w:customStyle="1" w:styleId="CommentTextChar">
    <w:name w:val="Comment Text Char"/>
    <w:basedOn w:val="DefaultParagraphFont"/>
    <w:link w:val="CommentText"/>
    <w:uiPriority w:val="99"/>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58556429">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89694560">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890310778">
      <w:bodyDiv w:val="1"/>
      <w:marLeft w:val="0"/>
      <w:marRight w:val="0"/>
      <w:marTop w:val="0"/>
      <w:marBottom w:val="0"/>
      <w:divBdr>
        <w:top w:val="none" w:sz="0" w:space="0" w:color="auto"/>
        <w:left w:val="none" w:sz="0" w:space="0" w:color="auto"/>
        <w:bottom w:val="none" w:sz="0" w:space="0" w:color="auto"/>
        <w:right w:val="none" w:sz="0" w:space="0" w:color="auto"/>
      </w:divBdr>
      <w:divsChild>
        <w:div w:id="1217815766">
          <w:marLeft w:val="0"/>
          <w:marRight w:val="0"/>
          <w:marTop w:val="0"/>
          <w:marBottom w:val="0"/>
          <w:divBdr>
            <w:top w:val="none" w:sz="0" w:space="0" w:color="auto"/>
            <w:left w:val="none" w:sz="0" w:space="0" w:color="auto"/>
            <w:bottom w:val="none" w:sz="0" w:space="0" w:color="auto"/>
            <w:right w:val="none" w:sz="0" w:space="0" w:color="auto"/>
          </w:divBdr>
        </w:div>
        <w:div w:id="111050162">
          <w:marLeft w:val="0"/>
          <w:marRight w:val="0"/>
          <w:marTop w:val="0"/>
          <w:marBottom w:val="0"/>
          <w:divBdr>
            <w:top w:val="none" w:sz="0" w:space="0" w:color="auto"/>
            <w:left w:val="none" w:sz="0" w:space="0" w:color="auto"/>
            <w:bottom w:val="none" w:sz="0" w:space="0" w:color="auto"/>
            <w:right w:val="none" w:sz="0" w:space="0" w:color="auto"/>
          </w:divBdr>
        </w:div>
        <w:div w:id="1189104415">
          <w:marLeft w:val="0"/>
          <w:marRight w:val="0"/>
          <w:marTop w:val="0"/>
          <w:marBottom w:val="0"/>
          <w:divBdr>
            <w:top w:val="none" w:sz="0" w:space="0" w:color="auto"/>
            <w:left w:val="none" w:sz="0" w:space="0" w:color="auto"/>
            <w:bottom w:val="none" w:sz="0" w:space="0" w:color="auto"/>
            <w:right w:val="none" w:sz="0" w:space="0" w:color="auto"/>
          </w:divBdr>
        </w:div>
        <w:div w:id="214243681">
          <w:marLeft w:val="0"/>
          <w:marRight w:val="0"/>
          <w:marTop w:val="0"/>
          <w:marBottom w:val="0"/>
          <w:divBdr>
            <w:top w:val="none" w:sz="0" w:space="0" w:color="auto"/>
            <w:left w:val="none" w:sz="0" w:space="0" w:color="auto"/>
            <w:bottom w:val="none" w:sz="0" w:space="0" w:color="auto"/>
            <w:right w:val="none" w:sz="0" w:space="0" w:color="auto"/>
          </w:divBdr>
        </w:div>
      </w:divsChild>
    </w:div>
    <w:div w:id="92815092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994987197">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29918759">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23737295">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321953">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63234</Words>
  <Characters>360434</Characters>
  <Application>Microsoft Office Word</Application>
  <DocSecurity>0</DocSecurity>
  <Lines>3003</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3</cp:revision>
  <dcterms:created xsi:type="dcterms:W3CDTF">2021-06-08T21:02:00Z</dcterms:created>
  <dcterms:modified xsi:type="dcterms:W3CDTF">2021-06-08T21:24:00Z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