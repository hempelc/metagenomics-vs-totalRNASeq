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9C3CD" w14:textId="242A6786" w:rsidR="003A1E4D" w:rsidRDefault="003A1E4D" w:rsidP="00E05CD2">
      <w:pPr>
        <w:spacing w:line="360" w:lineRule="auto"/>
      </w:pPr>
      <w:r>
        <w:t>Comparing metagenomics</w:t>
      </w:r>
      <w:r w:rsidR="004E356E">
        <w:t xml:space="preserve"> and</w:t>
      </w:r>
      <w:r w:rsidR="00063736">
        <w:t xml:space="preserve"> </w:t>
      </w:r>
      <w:r w:rsidR="00745407">
        <w:t xml:space="preserve">total RNA </w:t>
      </w:r>
      <w:r w:rsidR="00581799">
        <w:t>sequencing</w:t>
      </w:r>
      <w:r w:rsidR="004E356E">
        <w:t xml:space="preserve"> </w:t>
      </w:r>
      <w:r w:rsidR="004E356E" w:rsidRPr="00B15E8D">
        <w:t>including data processing</w:t>
      </w:r>
      <w:r w:rsidR="00816633" w:rsidRPr="00B15E8D">
        <w:t xml:space="preserve"> pipelines</w:t>
      </w:r>
      <w:r w:rsidR="00063736">
        <w:t xml:space="preserve"> </w:t>
      </w:r>
      <w:r>
        <w:t xml:space="preserve">for </w:t>
      </w:r>
      <w:commentRangeStart w:id="0"/>
      <w:r w:rsidR="00850632">
        <w:t>multi-</w:t>
      </w:r>
      <w:r w:rsidR="00063736">
        <w:t>domain</w:t>
      </w:r>
      <w:r w:rsidR="00850632">
        <w:t xml:space="preserve"> </w:t>
      </w:r>
      <w:commentRangeEnd w:id="0"/>
      <w:r w:rsidR="000C68EE">
        <w:rPr>
          <w:rStyle w:val="CommentReference"/>
        </w:rPr>
        <w:commentReference w:id="0"/>
      </w:r>
      <w:r>
        <w:t>taxonomic profiling</w:t>
      </w:r>
      <w:r w:rsidR="00063736">
        <w:t>: implications for ecological assessments</w:t>
      </w:r>
    </w:p>
    <w:p w14:paraId="2EFBE41C" w14:textId="14D53F98" w:rsidR="00C41629" w:rsidRDefault="00C41629" w:rsidP="00E05CD2">
      <w:pPr>
        <w:spacing w:line="360" w:lineRule="auto"/>
      </w:pPr>
    </w:p>
    <w:p w14:paraId="53F55C32" w14:textId="05E2DE91" w:rsidR="00185301" w:rsidRDefault="00185301" w:rsidP="00185301">
      <w:pPr>
        <w:pStyle w:val="Heading1"/>
      </w:pPr>
      <w:r>
        <w:t>Abstract</w:t>
      </w:r>
    </w:p>
    <w:p w14:paraId="7DDE8D1D" w14:textId="0AA42121" w:rsidR="001D1C4C" w:rsidRDefault="00A53043" w:rsidP="004E356E">
      <w:pPr>
        <w:spacing w:line="360" w:lineRule="auto"/>
        <w:jc w:val="both"/>
        <w:rPr>
          <w:rFonts w:ascii="Calibri" w:hAnsi="Calibri" w:cs="Calibri"/>
          <w:color w:val="000000" w:themeColor="text1"/>
        </w:rPr>
      </w:pPr>
      <w:r>
        <w:t xml:space="preserve">Ecological assessments are necessary to evaluate </w:t>
      </w:r>
      <w:r w:rsidR="00D8149D">
        <w:t xml:space="preserve">the status of our </w:t>
      </w:r>
      <w:r w:rsidR="00FA14DD">
        <w:t>deteriorating</w:t>
      </w:r>
      <w:r w:rsidR="00D8149D">
        <w:t xml:space="preserve"> ecosystems, however, </w:t>
      </w:r>
      <w:r w:rsidR="00FA14DD">
        <w:t>assessment methods</w:t>
      </w:r>
      <w:r w:rsidR="00D8149D">
        <w:t xml:space="preserve"> traditionally omit</w:t>
      </w:r>
      <w:r w:rsidR="00AA266E">
        <w:t xml:space="preserve"> most microbes</w:t>
      </w:r>
      <w:r w:rsidR="001D1C4C">
        <w:t xml:space="preserve"> since </w:t>
      </w:r>
      <w:r w:rsidR="00AA266E">
        <w:t>unicellular organisms</w:t>
      </w:r>
      <w:r w:rsidR="001D1C4C">
        <w:t xml:space="preserve"> are challenging to identify</w:t>
      </w:r>
      <w:r w:rsidR="00AA266E">
        <w:t>.</w:t>
      </w:r>
      <w:r w:rsidR="00D8149D">
        <w:t xml:space="preserve"> </w:t>
      </w:r>
      <w:r w:rsidR="00F24258">
        <w:t>This omission is</w:t>
      </w:r>
      <w:r w:rsidR="00AB03A7">
        <w:t xml:space="preserve"> not ideal</w:t>
      </w:r>
      <w:r w:rsidR="00AA266E">
        <w:t xml:space="preserve">, </w:t>
      </w:r>
      <w:r w:rsidR="00F24258">
        <w:t xml:space="preserve">as </w:t>
      </w:r>
      <w:r w:rsidR="00AA266E">
        <w:t>microbes</w:t>
      </w:r>
      <w:r w:rsidR="00D8149D">
        <w:t xml:space="preserve"> </w:t>
      </w:r>
      <w:r w:rsidR="00D8149D">
        <w:rPr>
          <w:color w:val="000000" w:themeColor="text1"/>
        </w:rPr>
        <w:t>might better represent environmental conditions than traditional taxa</w:t>
      </w:r>
      <w:r w:rsidR="004E356E">
        <w:rPr>
          <w:color w:val="000000" w:themeColor="text1"/>
        </w:rPr>
        <w:t xml:space="preserve"> such as macroinvertebrates or fish</w:t>
      </w:r>
      <w:r w:rsidR="00D8149D">
        <w:rPr>
          <w:color w:val="000000" w:themeColor="text1"/>
        </w:rPr>
        <w:t>.</w:t>
      </w:r>
      <w:r w:rsidR="001D1C4C">
        <w:rPr>
          <w:color w:val="000000" w:themeColor="text1"/>
        </w:rPr>
        <w:t xml:space="preserve"> DNA- and RNA-based </w:t>
      </w:r>
      <w:r w:rsidR="002D32D7">
        <w:rPr>
          <w:color w:val="000000" w:themeColor="text1"/>
        </w:rPr>
        <w:t>techniques</w:t>
      </w:r>
      <w:r w:rsidR="001D1C4C">
        <w:rPr>
          <w:color w:val="000000" w:themeColor="text1"/>
        </w:rPr>
        <w:t xml:space="preserve"> are increasingly applied </w:t>
      </w:r>
      <w:r w:rsidR="00DE7C33">
        <w:rPr>
          <w:color w:val="000000" w:themeColor="text1"/>
        </w:rPr>
        <w:t xml:space="preserve">for ecological assessments </w:t>
      </w:r>
      <w:r w:rsidR="001D1C4C">
        <w:rPr>
          <w:color w:val="000000" w:themeColor="text1"/>
        </w:rPr>
        <w:t xml:space="preserve">to overcome </w:t>
      </w:r>
      <w:r w:rsidR="004E356E">
        <w:rPr>
          <w:color w:val="000000" w:themeColor="text1"/>
        </w:rPr>
        <w:t>the challenges of microbial identification</w:t>
      </w:r>
      <w:r w:rsidR="001D1C4C">
        <w:rPr>
          <w:color w:val="000000" w:themeColor="text1"/>
        </w:rPr>
        <w:t xml:space="preserve"> but require more testing and optimization. </w:t>
      </w:r>
      <w:r w:rsidR="00581799">
        <w:rPr>
          <w:rFonts w:ascii="Calibri" w:hAnsi="Calibri" w:cs="Calibri"/>
          <w:color w:val="000000" w:themeColor="text1"/>
        </w:rPr>
        <w:t xml:space="preserve">In this study, we compare metagenomics and total RNA sequencing (total RNA-Seq) in terms of their taxonomic profiling performance for microbial communities. </w:t>
      </w:r>
      <w:r w:rsidR="00581799">
        <w:t xml:space="preserve">We applied </w:t>
      </w:r>
      <w:r w:rsidR="00AA266E">
        <w:rPr>
          <w:rFonts w:ascii="Calibri" w:hAnsi="Calibri" w:cs="Calibri"/>
          <w:color w:val="000000" w:themeColor="text1"/>
        </w:rPr>
        <w:t xml:space="preserve">both </w:t>
      </w:r>
      <w:r w:rsidR="002D32D7">
        <w:rPr>
          <w:rFonts w:ascii="Calibri" w:hAnsi="Calibri" w:cs="Calibri"/>
          <w:color w:val="000000" w:themeColor="text1"/>
        </w:rPr>
        <w:t>techniques</w:t>
      </w:r>
      <w:r w:rsidR="00581799">
        <w:rPr>
          <w:rFonts w:ascii="Calibri" w:hAnsi="Calibri" w:cs="Calibri"/>
          <w:color w:val="000000" w:themeColor="text1"/>
        </w:rPr>
        <w:t xml:space="preserve"> on </w:t>
      </w:r>
      <w:r w:rsidR="00581799">
        <w:t>two sample sets</w:t>
      </w:r>
      <w:r w:rsidR="00AA266E">
        <w:t>,</w:t>
      </w:r>
      <w:r w:rsidR="00581799">
        <w:t xml:space="preserve"> 1) a commercially available microbial mock community, and 2) display tank water sample</w:t>
      </w:r>
      <w:r w:rsidR="001F0606">
        <w:t>s</w:t>
      </w:r>
      <w:r w:rsidR="00AA266E">
        <w:t xml:space="preserve">. We processed the data using 1,532 pipelines and evaluated each workflow, i.e., the combination of </w:t>
      </w:r>
      <w:r w:rsidR="00050BEA">
        <w:t>sequencing type</w:t>
      </w:r>
      <w:r w:rsidR="00AA266E">
        <w:t xml:space="preserve"> (</w:t>
      </w:r>
      <w:r w:rsidR="00AA266E">
        <w:rPr>
          <w:rFonts w:ascii="Calibri" w:hAnsi="Calibri" w:cs="Calibri"/>
          <w:color w:val="000000" w:themeColor="text1"/>
        </w:rPr>
        <w:t>metagenomic</w:t>
      </w:r>
      <w:r w:rsidR="00AA266E">
        <w:t xml:space="preserve">s or </w:t>
      </w:r>
      <w:r w:rsidR="00AA266E">
        <w:rPr>
          <w:rFonts w:ascii="Calibri" w:hAnsi="Calibri" w:cs="Calibri"/>
          <w:color w:val="000000" w:themeColor="text1"/>
        </w:rPr>
        <w:t>total RNA-Seq) and pipeline, in terms of their accuracy and precision.</w:t>
      </w:r>
    </w:p>
    <w:p w14:paraId="22B7B0D4" w14:textId="77777777" w:rsidR="00D8149D" w:rsidRDefault="00D8149D" w:rsidP="00E05CD2">
      <w:pPr>
        <w:spacing w:line="360" w:lineRule="auto"/>
      </w:pPr>
    </w:p>
    <w:p w14:paraId="6B810C0F" w14:textId="5D84519D" w:rsidR="00185301" w:rsidRDefault="00A53043" w:rsidP="00E05CD2">
      <w:pPr>
        <w:spacing w:line="360" w:lineRule="auto"/>
      </w:pPr>
      <w:r>
        <w:t xml:space="preserve">Results and discussion </w:t>
      </w:r>
      <w:r w:rsidR="00D8149D">
        <w:t xml:space="preserve">are </w:t>
      </w:r>
      <w:r>
        <w:t>t</w:t>
      </w:r>
      <w:r w:rsidR="00185301">
        <w:t>o be added</w:t>
      </w:r>
      <w:r w:rsidR="00BC4890">
        <w:t xml:space="preserve"> to abstract</w:t>
      </w:r>
    </w:p>
    <w:p w14:paraId="30EAB091" w14:textId="36847BAD" w:rsidR="00185301" w:rsidRDefault="00185301" w:rsidP="00E05CD2">
      <w:pPr>
        <w:spacing w:line="360" w:lineRule="auto"/>
      </w:pPr>
    </w:p>
    <w:p w14:paraId="13895CE3" w14:textId="03F0E854" w:rsidR="00185301" w:rsidRDefault="00185301" w:rsidP="00E05CD2">
      <w:pPr>
        <w:spacing w:line="360" w:lineRule="auto"/>
      </w:pPr>
      <w:r>
        <w:t>Keywords:</w:t>
      </w:r>
      <w:r w:rsidR="00834DF1">
        <w:t xml:space="preserve"> </w:t>
      </w:r>
      <w:r w:rsidR="00660647">
        <w:t xml:space="preserve">metagenomics, metatranscriptomics, </w:t>
      </w:r>
      <w:r w:rsidR="00834DF1">
        <w:t>biomonitoring, freshwater, ecological assessment</w:t>
      </w:r>
      <w:r w:rsidR="008C509E">
        <w:t>,</w:t>
      </w:r>
      <w:r w:rsidR="00834DF1">
        <w:t xml:space="preserve"> </w:t>
      </w:r>
      <w:r w:rsidR="00660647">
        <w:t>benchmark</w:t>
      </w:r>
      <w:r w:rsidR="00F6292D">
        <w:t>ing</w:t>
      </w:r>
      <w:r w:rsidR="00660647">
        <w:t>, taxonomic profiling, multi-domain</w:t>
      </w:r>
      <w:r w:rsidR="00F6292D">
        <w:t>, bioinformatics, mock community</w:t>
      </w:r>
      <w:commentRangeStart w:id="1"/>
      <w:r w:rsidR="008C509E">
        <w:t>*</w:t>
      </w:r>
      <w:commentRangeEnd w:id="1"/>
      <w:r w:rsidR="008C509E">
        <w:rPr>
          <w:rStyle w:val="CommentReference"/>
        </w:rPr>
        <w:commentReference w:id="1"/>
      </w:r>
    </w:p>
    <w:p w14:paraId="72C74ACD" w14:textId="52AE4C23" w:rsidR="00EE3DBD" w:rsidRDefault="00EE3DBD" w:rsidP="001B2FBE">
      <w:pPr>
        <w:pStyle w:val="Heading1"/>
      </w:pPr>
      <w:r>
        <w:t>Introduction</w:t>
      </w:r>
    </w:p>
    <w:p w14:paraId="2A416337" w14:textId="0447DEED" w:rsidR="00E25E0F" w:rsidRPr="00E25E0F" w:rsidRDefault="00E25E0F" w:rsidP="00E25E0F">
      <w:pPr>
        <w:spacing w:line="360" w:lineRule="auto"/>
        <w:rPr>
          <w:ins w:id="2" w:author="Christopher Hempel" w:date="2021-01-18T12:16:00Z"/>
          <w:highlight w:val="yellow"/>
        </w:rPr>
      </w:pPr>
      <w:r w:rsidRPr="00E25E0F">
        <w:t xml:space="preserve">Our ecosystems are globally deteriorating at an unprecedented speed, causing a rapid biodiversity decline that is considered the sixth mass extinction event </w:t>
      </w:r>
      <w:r w:rsidRPr="00E25E0F">
        <w:fldChar w:fldCharType="begin" w:fldLock="1"/>
      </w:r>
      <w:r w:rsidR="00746676">
        <w:instrText>ADDIN CSL_CITATION {"citationItems":[{"id":"ITEM-1","itemData":{"ISSN":"0912-9731","author":[{"dropping-particle":"","family":"IPBES","given":"","non-dropping-particle":"","parse-names":false,"suffix":""}],"editor":[{"dropping-particle":"","family":"Díaz","given":"S.","non-dropping-particle":"","parse-names":false,"suffix":""},{"dropping-particle":"","family":"Settele","given":"J.","non-dropping-particle":"","parse-names":false,"suffix":""},{"dropping-particle":"","family":"Brondízio","given":"E. S.","non-dropping-particle":"","parse-names":false,"suffix":""},{"dropping-particle":"","family":"Ngo","given":"H. T.","non-dropping-particle":"","parse-names":false,"suffix":""},{"dropping-particle":"","family":"Guèze","given":"M.","non-dropping-particle":"","parse-names":false,"suffix":""},{"dropping-particle":"","family":"Agard","given":"J.","non-dropping-particle":"","parse-names":false,"suffix":""},{"dropping-particle":"","family":"Razzaque","given":"J.","non-dropping-particle":"","parse-names":false,"suffix":""},{"dropping-particle":"","family":"Arneth","given":"A.","non-dropping-particle":"","parse-names":false,"suffix":""},{"dropping-particle":"","family":"Balvanera","given":"P.","non-dropping-particle":"","parse-names":false,"suffix":""},{"dropping-particle":"","family":"Brauman","given":"K. A.","non-dropping-particle":"","parse-names":false,"suffix":""},{"dropping-particle":"","family":"Butchart","given":"S. H. M.","non-dropping-particle":"","parse-names":false,"suffix":""},{"dropping-particle":"","family":"Chan","given":"K. M. A.","non-dropping-particle":"","parse-names":false,"suffix":""},{"dropping-particle":"","family":"Garibaldi","given":"L. A.","non-dropping-particle":"","parse-names":false,"suffix":""},{"dropping-particle":"","family":"Ichii","given":"K.","non-dropping-particle":"","parse-names":false,"suffix":""},{"dropping-particle":"","family":"Liu","given":"J.","non-dropping-particle":"","parse-names":false,"suffix":""},{"dropping-particle":"","family":"Subramanian","given":"S. M.","non-dropping-particle":"","parse-names":false,"suffix":""},{"dropping-particle":"","family":"Midgley","given":"G. F.","non-dropping-particle":"","parse-names":false,"suffix":""},{"dropping-particle":"","family":"Miloslavich","given":"P.","non-dropping-particle":"","parse-names":false,"suffix":""},{"dropping-particle":"","family":"Molnár","given":"Z.","non-dropping-particle":"","parse-names":false,"suffix":""},{"dropping-particle":"","family":"Obura","given":"D.","non-dropping-particle":"","parse-names":false,"suffix":""},{"dropping-particle":"","family":"Pfaff","given":"A.","non-dropping-particle":"","parse-names":false,"suffix":""},{"dropping-particle":"","family":"Polasky","given":"S.","non-dropping-particle":"","parse-names":false,"suffix":""},{"dropping-particle":"","family":"Purvis","given":"A.","non-dropping-particle":"","parse-names":false,"suffix":""},{"dropping-particle":"","family":"Reyers","given":"B.","non-dropping-particle":"","parse-names":false,"suffix":""},{"dropping-particle":"","family":"Chowdhury","given":"R. Roy","non-dropping-particle":"","parse-names":false,"suffix":""},{"dropping-particle":"","family":"Shin","given":"Y. J.","non-dropping-particle":"","parse-names":false,"suffix":""},{"dropping-particle":"","family":"Visseren-Hamakers","given":"I. J.","non-dropping-particle":"","parse-names":false,"suffix":""},{"dropping-particle":"","family":"Willis","given":"K. J.","non-dropping-particle":"","parse-names":false,"suffix":""},{"dropping-particle":"","family":"Zayas","given":"C. N.","non-dropping-particle":"","parse-names":false,"suffix":""}],"id":"ITEM-1","issued":{"date-parts":[["2019"]]},"publisher-place":"Bonn, Germany","title":"Summary for policymakers of the global assessment report on biodiversity and ecosystem services of the Intergovernmental Science-Policy Platform on Biodiversity and Ecosystem Services","type":"book"},"uris":["http://www.mendeley.com/documents/?uuid=b66edb61-9db8-47ab-bf2d-28aa3e474b60"]},{"id":"ITEM-2","itemData":{"ISBN":"978-2-940529-99-5","abstract":"This report describes the changing state of global biodiversity and the pressure on the biosphere arising from human consumption of natural resources. It is built around two indicators: the Living Planet Index, which reflects the health of the planet’s ecosystems; and the Ecological Footprint, which shows the extent of human demand on these ecosystems. These measures are tracked over several decades to reveal past trends, then three scenarios explore what might lie ahead. The scenarios show how the choices we make might lead to a sustainable society living in harmony with robust ecosystems, or to the collapse of these same ecosystems, resulting in a permanent loss of biodiversity and erosion of the planet’s ability to support people. The Living Planet Index measures trends in the Earth’s biological diversity. It tracks populations of 1 313 vertebrate species – fish, amphibians, reptiles, birds, mammals – from all around the world. Separate indices are produced for terrestrial, marine, and freshwater species, and the three trends are then averaged to create an aggregated index. Although vertebrates represent only a fraction of known species, it is assumed that trends in their populations are typical of biodiversity overall. By tracking wild species, the Living Planet Index is also monitoring the health of ecosystems. Between 1970 and 2003, the index fell by about 30 per cent. This global trend suggests that we are degrading natural ecosystems at a rate unprecedented in human history. WWFbegan its Living Planet Reports in 1998 to show the state of the natural world and the impact of human activity upon it. Since then we have continuously refined and developed our measures of the state of the Earth. And it is not good news. The Living Planet Report 2006 confirms that we are using the planet’s resources faster than they can be renewed – the latest data available (for 2003) indicate that humanity’s Ecological Footprint, our impact upon the planet, has more than tripled since 1961. Our footprint now exceeds the world’s ability to regenerate by about 25 per cent. The consequences of our accelerating pressure on Earth’s natural systems are both predictable and dire. The other index in this report, the Living Planet Index, shows a rapid and continuing loss of biodiversity – populations of vertebrate species have declined by about one third since 1970. This confirms previous trends. The message of these two indices is clear and urgent: we have been exceeding the …","author":[{"dropping-particle":"","family":"WWF","given":"","non-dropping-particle":"","parse-names":false,"suffix":""}],"editor":[{"dropping-particle":"","family":"Almond","given":"R. E. A.","non-dropping-particle":"","parse-names":false,"suffix":""},{"dropping-particle":"","family":"Grooten","given":"M.","non-dropping-particle":"","parse-names":false,"suffix":""},{"dropping-particle":"","family":"Petersen","given":"T.","non-dropping-particle":"","parse-names":false,"suffix":""}],"id":"ITEM-2","issued":{"date-parts":[["2020"]]},"number-of-pages":"1-159","publisher-place":"Gland, Switzerland","title":"Living Planet Report 2020 - Bending the curve of biodiversity loss","type":"book"},"uris":["http://www.mendeley.com/documents/?uuid=6fef1aa9-7683-4857-a813-650112086d92"]},{"id":"ITEM-3","itemData":{"DOI":"10.1126/sciadv.1400253","ISSN":"23752548","abstract":"The oft-repeated claim that Earth's biota is entering a sixth \"mass extinction\" depends on clearly demonstrating that current extinction rates are far above the \"background\" rates prevailing between the five previous mass extinctions. Earlier estimates of extinction rates have been criticized for using assumptions that might overestimate the severity of the extinction crisis. We assess, using extremely conservative assumptions, whether human activities are causing a mass extinction. First, we use a recent estimate of a background rate of 2 mammal extinctions per 10,000 species per 100 years (that is, 2 E/MSY), which is twice as high as widely used previous estimates. We then compare this rate with the current rate of mammal and vertebrate extinctions. The latter is conservatively low because listing a species as extinct requires meeting stringent criteria. Even under our assumptions, which would tend to minimize evidence of an incipient mass extinction, the average rate of vertebrate species loss over the last century is up to 100 times higher than the background rate. Under the 2 E/MSY background rate, the number of species that have gone extinct in the last century would have taken, depending on the vertebrate taxon, between 800 and 10,000 years to disappear. These estimates reveal an exceptionally rapid loss of biodiversity over the last few centuries, indicating that a sixth mass extinction is already under way. Averting a dramatic decay of biodiversity and the subsequent loss of ecosystem services is still possible through intensified conservation efforts, but that window of opportunity is rapidly closing.","author":[{"dropping-particle":"","family":"Ceballos","given":"Gerardo","non-dropping-particle":"","parse-names":false,"suffix":""},{"dropping-particle":"","family":"Ehrlich","given":"Paul R.","non-dropping-particle":"","parse-names":false,"suffix":""},{"dropping-particle":"","family":"Barnosky","given":"Anthony D.","non-dropping-particle":"","parse-names":false,"suffix":""},{"dropping-particle":"","family":"García","given":"Andrés","non-dropping-particle":"","parse-names":false,"suffix":""},{"dropping-particle":"","family":"Pringle","given":"Robert M.","non-dropping-particle":"","parse-names":false,"suffix":""},{"dropping-particle":"","family":"Palmer","given":"Todd M.","non-dropping-particle":"","parse-names":false,"suffix":""}],"container-title":"Science Advances","id":"ITEM-3","issue":"5","issued":{"date-parts":[["2015"]]},"page":"e1400253","title":"Accelerated modern human-induced species losses: Entering the sixth mass extinction","type":"article-journal","volume":"1"},"uris":["http://www.mendeley.com/documents/?uuid=a8d3fafc-3dc1-4e19-95a3-47d33b35136a"]},{"id":"ITEM-4","itemData":{"DOI":"10.1126/science.1246752","ISSN":"10959203","PMID":"24876501","abstract":"Recent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O.","non-dropping-particle":"","parse-names":false,"suffix":""}],"container-title":"Science","id":"ITEM-4","issue":"6187","issued":{"date-parts":[["2014"]]},"title":"The biodiversity of species and their rates of extinction, distribution, and protection","type":"article-journal","volume":"344"},"uris":["http://www.mendeley.com/documents/?uuid=bfe76630-72a2-46e9-9cfa-284bd32929a9"]}],"mendeley":{"formattedCitation":"(Ceballos et al., 2015; IPBES, 2019; Pimm et al., 2014; WWF, 2020)","plainTextFormattedCitation":"(Ceballos et al., 2015; IPBES, 2019; Pimm et al., 2014; WWF, 2020)","previouslyFormattedCitation":"(Ceballos et al., 2015; IPBES, 2019; Pimm et al., 2014; WWF, 2020)"},"properties":{"noteIndex":0},"schema":"https://github.com/citation-style-language/schema/raw/master/csl-citation.json"}</w:instrText>
      </w:r>
      <w:r w:rsidRPr="00E25E0F">
        <w:fldChar w:fldCharType="separate"/>
      </w:r>
      <w:r w:rsidRPr="00E25E0F">
        <w:rPr>
          <w:noProof/>
        </w:rPr>
        <w:t>(Ceballos et al., 2015; IPBES, 2019; Pimm et al., 2014; WWF, 2020)</w:t>
      </w:r>
      <w:r w:rsidRPr="00E25E0F">
        <w:fldChar w:fldCharType="end"/>
      </w:r>
      <w:r w:rsidRPr="00E25E0F">
        <w:t>. This deterioration negatively affects ecosystem services, and the economic losses ﻿due to land use change are estimated at 4.3 – 20.2 trillion</w:t>
      </w:r>
      <w:r>
        <w:t xml:space="preserve"> $US</w:t>
      </w:r>
      <w:r w:rsidRPr="004515D7">
        <w:t>/y</w:t>
      </w:r>
      <w:r>
        <w:t>ea</w:t>
      </w:r>
      <w:r w:rsidRPr="004515D7">
        <w:t>r</w:t>
      </w:r>
      <w:r>
        <w:t xml:space="preserve"> between </w:t>
      </w:r>
      <w:r w:rsidRPr="004515D7">
        <w:t>1997 to 2011</w:t>
      </w:r>
      <w:r>
        <w:t xml:space="preserve"> </w:t>
      </w:r>
      <w:r>
        <w:fldChar w:fldCharType="begin" w:fldLock="1"/>
      </w:r>
      <w:r>
        <w:instrText>ADDIN CSL_CITATION {"citationItems":[{"id":"ITEM-1","itemData":{"DOI":"10.1016/j.gloenvcha.2014.04.002","ISSN":"09593780","abstract":"In 1997, the global value of ecosystem services was estimated to average $33. trillion/yr in 1995 $US ($46. trillion/yr in 2007 $US). In this paper, we provide an updated estimate based on updated unit ecosystem service values and land use change estimates between 1997 and 2011. We also address some of the critiques of the 1997 paper. Using the same methods as in the 1997 paper but with updated data, the estimate for the total global ecosystem services in 2011 is $125. trillion/yr (assuming updated unit values and changes to biome areas) and $145. trillion/yr (assuming only unit values changed), both in 2007 $US. From this we estimated the loss of eco-services from 1997 to 2011 due to land use change at $4.3-20.2. trillion/yr, depending on which unit values are used. Global estimates expressed in monetary accounting units, such as this, are useful to highlight the magnitude of eco-services, but have no specific decision-making context. However, the underlying data and models can be applied at multiple scales to assess changes resulting from various scenarios and policies. We emphasize that valuation of eco-services (in whatever units) is not the same as commodification or privatization. Many eco-services are best considered public goods or common pool resources, so conventional markets are often not the best institutional frameworks to manage them. However, these services must be (and are being) valued, and we need new, common asset institutions to better take these values into account. © 2014 Elsevier Ltd.","author":[{"dropping-particle":"","family":"Costanza","given":"Robert","non-dropping-particle":"","parse-names":false,"suffix":""},{"dropping-particle":"","family":"Groot","given":"Rudolf","non-dropping-particle":"de","parse-names":false,"suffix":""},{"dropping-particle":"","family":"Sutton","given":"Paul","non-dropping-particle":"","parse-names":false,"suffix":""},{"dropping-particle":"","family":"Ploeg","given":"Sander","non-dropping-particle":"van der","parse-names":false,"suffix":""},{"dropping-particle":"","family":"Anderson","given":"Sharolyn J.","non-dropping-particle":"","parse-names":false,"suffix":""},{"dropping-particle":"","family":"Kubiszewski","given":"Ida","non-dropping-particle":"","parse-names":false,"suffix":""},{"dropping-particle":"","family":"Farber","given":"Stephen","non-dropping-particle":"","parse-names":false,"suffix":""},{"dropping-particle":"","family":"Turner","given":"R. Kerry","non-dropping-particle":"","parse-names":false,"suffix":""}],"container-title":"Global Environmental Change","id":"ITEM-1","issue":"1","issued":{"date-parts":[["2014"]]},"page":"152-158","publisher":"Elsevier Ltd","title":"Changes in the global value of ecosystem services","type":"article-journal","volume":"26"},"uris":["http://www.mendeley.com/documents/?uuid=67ac4495-8106-45d2-a9f4-6aec9d171ecc"]}],"mendeley":{"formattedCitation":"(Costanza et al., 2014)","plainTextFormattedCitation":"(Costanza et al., 2014)","previouslyFormattedCitation":"(Costanza et al., 2014)"},"properties":{"noteIndex":0},"schema":"https://github.com/citation-style-language/schema/raw/master/csl-citation.json"}</w:instrText>
      </w:r>
      <w:r>
        <w:fldChar w:fldCharType="separate"/>
      </w:r>
      <w:r w:rsidRPr="00C60D5E">
        <w:rPr>
          <w:noProof/>
        </w:rPr>
        <w:t>(Costanza et al., 2014)</w:t>
      </w:r>
      <w:r>
        <w:fldChar w:fldCharType="end"/>
      </w:r>
      <w:r>
        <w:t xml:space="preserve">. Consequently, ecosystem protection is  </w:t>
      </w:r>
      <w:r>
        <w:lastRenderedPageBreak/>
        <w:t xml:space="preserve">gaining increased attention, also on a political scale </w:t>
      </w:r>
      <w:r>
        <w:fldChar w:fldCharType="begin" w:fldLock="1"/>
      </w:r>
      <w:r>
        <w:instrText>ADDIN CSL_CITATION {"citationItems":[{"id":"ITEM-1","itemData":{"ISSN":"0912-9731","author":[{"dropping-particle":"","family":"IPBES","given":"","non-dropping-particle":"","parse-names":false,"suffix":""}],"editor":[{"dropping-particle":"","family":"Díaz","given":"S.","non-dropping-particle":"","parse-names":false,"suffix":""},{"dropping-particle":"","family":"Settele","given":"J.","non-dropping-particle":"","parse-names":false,"suffix":""},{"dropping-particle":"","family":"Brondízio","given":"E. S.","non-dropping-particle":"","parse-names":false,"suffix":""},{"dropping-particle":"","family":"Ngo","given":"H. T.","non-dropping-particle":"","parse-names":false,"suffix":""},{"dropping-particle":"","family":"Guèze","given":"M.","non-dropping-particle":"","parse-names":false,"suffix":""},{"dropping-particle":"","family":"Agard","given":"J.","non-dropping-particle":"","parse-names":false,"suffix":""},{"dropping-particle":"","family":"Razzaque","given":"J.","non-dropping-particle":"","parse-names":false,"suffix":""},{"dropping-particle":"","family":"Arneth","given":"A.","non-dropping-particle":"","parse-names":false,"suffix":""},{"dropping-particle":"","family":"Balvanera","given":"P.","non-dropping-particle":"","parse-names":false,"suffix":""},{"dropping-particle":"","family":"Brauman","given":"K. A.","non-dropping-particle":"","parse-names":false,"suffix":""},{"dropping-particle":"","family":"Butchart","given":"S. H. M.","non-dropping-particle":"","parse-names":false,"suffix":""},{"dropping-particle":"","family":"Chan","given":"K. M. A.","non-dropping-particle":"","parse-names":false,"suffix":""},{"dropping-particle":"","family":"Garibaldi","given":"L. A.","non-dropping-particle":"","parse-names":false,"suffix":""},{"dropping-particle":"","family":"Ichii","given":"K.","non-dropping-particle":"","parse-names":false,"suffix":""},{"dropping-particle":"","family":"Liu","given":"J.","non-dropping-particle":"","parse-names":false,"suffix":""},{"dropping-particle":"","family":"Subramanian","given":"S. M.","non-dropping-particle":"","parse-names":false,"suffix":""},{"dropping-particle":"","family":"Midgley","given":"G. F.","non-dropping-particle":"","parse-names":false,"suffix":""},{"dropping-particle":"","family":"Miloslavich","given":"P.","non-dropping-particle":"","parse-names":false,"suffix":""},{"dropping-particle":"","family":"Molnár","given":"Z.","non-dropping-particle":"","parse-names":false,"suffix":""},{"dropping-particle":"","family":"Obura","given":"D.","non-dropping-particle":"","parse-names":false,"suffix":""},{"dropping-particle":"","family":"Pfaff","given":"A.","non-dropping-particle":"","parse-names":false,"suffix":""},{"dropping-particle":"","family":"Polasky","given":"S.","non-dropping-particle":"","parse-names":false,"suffix":""},{"dropping-particle":"","family":"Purvis","given":"A.","non-dropping-particle":"","parse-names":false,"suffix":""},{"dropping-particle":"","family":"Reyers","given":"B.","non-dropping-particle":"","parse-names":false,"suffix":""},{"dropping-particle":"","family":"Chowdhury","given":"R. Roy","non-dropping-particle":"","parse-names":false,"suffix":""},{"dropping-particle":"","family":"Shin","given":"Y. J.","non-dropping-particle":"","parse-names":false,"suffix":""},{"dropping-particle":"","family":"Visseren-Hamakers","given":"I. J.","non-dropping-particle":"","parse-names":false,"suffix":""},{"dropping-particle":"","family":"Willis","given":"K. J.","non-dropping-particle":"","parse-names":false,"suffix":""},{"dropping-particle":"","family":"Zayas","given":"C. N.","non-dropping-particle":"","parse-names":false,"suffix":""}],"id":"ITEM-1","issued":{"date-parts":[["2019"]]},"publisher-place":"Bonn, Germany","title":"Summary for policymakers of the global assessment report on biodiversity and ecosystem services of the Intergovernmental Science-Policy Platform on Biodiversity and Ecosystem Services","type":"book"},"uris":["http://www.mendeley.com/documents/?uuid=b66edb61-9db8-47ab-bf2d-28aa3e474b60"]}],"mendeley":{"formattedCitation":"(IPBES, 2019)","plainTextFormattedCitation":"(IPBES, 2019)","previouslyFormattedCitation":"(IPBES, 2019)"},"properties":{"noteIndex":0},"schema":"https://github.com/citation-style-language/schema/raw/master/csl-citation.json"}</w:instrText>
      </w:r>
      <w:r>
        <w:fldChar w:fldCharType="separate"/>
      </w:r>
      <w:r w:rsidRPr="00A200C3">
        <w:rPr>
          <w:noProof/>
        </w:rPr>
        <w:t>(IPBES, 2019)</w:t>
      </w:r>
      <w:r>
        <w:fldChar w:fldCharType="end"/>
      </w:r>
      <w:r>
        <w:t>. In this study, we focus on the assessment of freshwater ecosystems, however, the implications of our study could be valuable for other ecosystem types as well, including soil and marine environments.</w:t>
      </w:r>
      <w:r w:rsidR="00834DF1">
        <w:t xml:space="preserve"> </w:t>
      </w:r>
      <w:commentRangeStart w:id="3"/>
      <w:r w:rsidR="00834DF1">
        <w:t>*</w:t>
      </w:r>
      <w:commentRangeEnd w:id="3"/>
      <w:r w:rsidR="00834DF1">
        <w:rPr>
          <w:rStyle w:val="CommentReference"/>
        </w:rPr>
        <w:commentReference w:id="3"/>
      </w:r>
    </w:p>
    <w:p w14:paraId="7F4EE7A8" w14:textId="14DA53FD" w:rsidR="00EE3DBD" w:rsidRDefault="00E56109" w:rsidP="00FF750D">
      <w:pPr>
        <w:spacing w:line="360" w:lineRule="auto"/>
        <w:ind w:firstLine="576"/>
        <w:rPr>
          <w:rFonts w:ascii="Calibri" w:hAnsi="Calibri" w:cs="Calibri"/>
        </w:rPr>
      </w:pPr>
      <w:r w:rsidRPr="00B94B64">
        <w:rPr>
          <w:rFonts w:ascii="Calibri" w:hAnsi="Calibri" w:cs="Calibri"/>
        </w:rPr>
        <w:t>Freshwater</w:t>
      </w:r>
      <w:r>
        <w:rPr>
          <w:rFonts w:ascii="Calibri" w:hAnsi="Calibri" w:cs="Calibri"/>
        </w:rPr>
        <w:t xml:space="preserve"> </w:t>
      </w:r>
      <w:r w:rsidR="002D5F25">
        <w:rPr>
          <w:rFonts w:ascii="Calibri" w:hAnsi="Calibri" w:cs="Calibri"/>
        </w:rPr>
        <w:t>eco</w:t>
      </w:r>
      <w:r>
        <w:rPr>
          <w:rFonts w:ascii="Calibri" w:hAnsi="Calibri" w:cs="Calibri"/>
        </w:rPr>
        <w:t>systems are valuable for economic productivity, ecosystem resilience, and</w:t>
      </w:r>
      <w:r w:rsidRPr="00B94B64">
        <w:rPr>
          <w:rFonts w:ascii="Calibri" w:hAnsi="Calibri" w:cs="Calibri"/>
        </w:rPr>
        <w:t xml:space="preserve"> for maintaining ecosystem services, </w:t>
      </w:r>
      <w:r w:rsidR="005F1BC0">
        <w:rPr>
          <w:rFonts w:ascii="Calibri" w:hAnsi="Calibri" w:cs="Calibri"/>
        </w:rPr>
        <w:t>which includes</w:t>
      </w:r>
      <w:r w:rsidR="005F1BC0" w:rsidRPr="00B94B64">
        <w:rPr>
          <w:rFonts w:ascii="Calibri" w:hAnsi="Calibri" w:cs="Calibri"/>
        </w:rPr>
        <w:t xml:space="preserve"> </w:t>
      </w:r>
      <w:r w:rsidRPr="00B94B64">
        <w:rPr>
          <w:rFonts w:ascii="Calibri" w:hAnsi="Calibri" w:cs="Calibri"/>
        </w:rPr>
        <w:t>the supply of clean</w:t>
      </w:r>
      <w:r w:rsidR="00550923">
        <w:rPr>
          <w:rFonts w:ascii="Calibri" w:hAnsi="Calibri" w:cs="Calibri"/>
        </w:rPr>
        <w:t>,</w:t>
      </w:r>
      <w:r w:rsidRPr="00B94B64">
        <w:rPr>
          <w:rFonts w:ascii="Calibri" w:hAnsi="Calibri" w:cs="Calibri"/>
        </w:rPr>
        <w:t xml:space="preserve"> consumable water</w:t>
      </w:r>
      <w:r w:rsidR="00DA1B58">
        <w:rPr>
          <w:rFonts w:ascii="Calibri" w:hAnsi="Calibri" w:cs="Calibri"/>
        </w:rPr>
        <w:t xml:space="preserve"> </w:t>
      </w:r>
      <w:r w:rsidR="00DA1B58">
        <w:rPr>
          <w:rFonts w:ascii="Calibri" w:hAnsi="Calibri" w:cs="Calibri"/>
        </w:rPr>
        <w:fldChar w:fldCharType="begin" w:fldLock="1"/>
      </w:r>
      <w:r w:rsidR="006F5086">
        <w:rPr>
          <w:rFonts w:ascii="Calibri" w:hAnsi="Calibri" w:cs="Calibri"/>
        </w:rPr>
        <w:instrText>ADDIN CSL_CITATION {"citationItems":[{"id":"ITEM-1","itemData":{"DOI":"10.1017/S1464793105006950","ISBN":"1464-7931","ISSN":"14647931","PMID":"16336747","abstract":"Freshwater biodiversity is the over-riding conservation priority during the International Decade for Action - 'Water for Life' - 2005 to 2015. Fresh water makes up only 0.01% of the World's water and approximately 0.8% of the Earth's surface, yet this tiny fraction of global water supports at least 100000 species out of approximately 1.8 million - almost 6% of all described species. Inland waters and freshwater biodiversity constitute a valuable natural resource, in economic, cultural, aesthetic, scientific and educational terms. Their conservation and management are critical to the interests of all humans, nations and governments. Yet this precious heritage is in crisis. Fresh waters are experiencing declines in biodiversity far greater than those in the most affected terrestrial ecosystems, and if trends in human demands for water remain unaltered and species losses continue at current rates, the opportunity to conserve much of the remaining biodiversity in fresh water will vanish before the 'Water for Life' decade ends in 2015. Why is this so, and what is being done about it? This article explores the special features of freshwater habitats and the biodiversity they support that makes them especially vulnerable to human activities. We document threats to global freshwater biodiversity under five headings: overexploitation; water pollution; flow modification; destruction or degradation of habitat; and invasion by exotic species. Their combined and interacting influences have resulted in population declines and range reduction of freshwater biodiversity worldwide. Conservation of biodiversity is complicated by the landscape position of rivers and wetlands as 'receivers' of land-use effluents, and the problems posed by endemism and thus non-substitutability. In addition, in many parts of the world, fresh water is subject to severe competition among multiple human stakeholders. Protection of freshwater biodiversity is perhaps the ultimate conservation challenge because it is influenced by the upstream drainage network, the surrounding land, the riparian zone, and - in the case of migrating aquatic fauna - downstream reaches. Such prerequisites are hardly ever met. Immediate action is needed where opportunities exist to set aside intact lake and river ecosystems within large protected areas. For most of the global land surface, trade-offs between conservation of freshwater biodiversity and human use of ecosystem goods and services are necessary. We advoca…","author":[{"dropping-particle":"","family":"Dudgeon","given":"David","non-dropping-particle":"","parse-names":false,"suffix":""},{"dropping-particle":"","family":"Arthington","given":"Angela H.","non-dropping-particle":"","parse-names":false,"suffix":""},{"dropping-particle":"","family":"Gessner","given":"Mark O.","non-dropping-particle":"","parse-names":false,"suffix":""},{"dropping-particle":"","family":"Kawabata","given":"Zen Ichiro","non-dropping-particle":"","parse-names":false,"suffix":""},{"dropping-particle":"","family":"Knowler","given":"Duncan J.","non-dropping-particle":"","parse-names":false,"suffix":""},{"dropping-particle":"","family":"Lévêque","given":"Christian","non-dropping-particle":"","parse-names":false,"suffix":""},{"dropping-particle":"","family":"Naiman","given":"Robert J.","non-dropping-particle":"","parse-names":false,"suffix":""},{"dropping-particle":"","family":"Prieur-Richard","given":"Anne Hélène","non-dropping-particle":"","parse-names":false,"suffix":""},{"dropping-particle":"","family":"Soto","given":"Doris","non-dropping-particle":"","parse-names":false,"suffix":""},{"dropping-particle":"","family":"Stiassny","given":"Melanie L.J.","non-dropping-particle":"","parse-names":false,"suffix":""},{"dropping-particle":"","family":"Sullivan","given":"Caroline A.","non-dropping-particle":"","parse-names":false,"suffix":""}],"container-title":"Biological Reviews of the Cambridge Philosophical Society","id":"ITEM-1","issue":"2","issued":{"date-parts":[["2006"]]},"page":"163-182","title":"Freshwater biodiversity: Importance, threats, status and conservation challenges","type":"article-journal","volume":"81"},"uris":["http://www.mendeley.com/documents/?uuid=f9c12c82-c3c4-4f17-a549-a8015e49bf99"]}],"mendeley":{"formattedCitation":"(Dudgeon et al., 2006)","plainTextFormattedCitation":"(Dudgeon et al., 2006)","previouslyFormattedCitation":"(Dudgeon et al., 2006)"},"properties":{"noteIndex":0},"schema":"https://github.com/citation-style-language/schema/raw/master/csl-citation.json"}</w:instrText>
      </w:r>
      <w:r w:rsidR="00DA1B58">
        <w:rPr>
          <w:rFonts w:ascii="Calibri" w:hAnsi="Calibri" w:cs="Calibri"/>
        </w:rPr>
        <w:fldChar w:fldCharType="separate"/>
      </w:r>
      <w:r w:rsidR="00DA1B58" w:rsidRPr="00DA1B58">
        <w:rPr>
          <w:rFonts w:ascii="Calibri" w:hAnsi="Calibri" w:cs="Calibri"/>
          <w:noProof/>
        </w:rPr>
        <w:t>(Dudgeon et al., 2006)</w:t>
      </w:r>
      <w:r w:rsidR="00DA1B58">
        <w:rPr>
          <w:rFonts w:ascii="Calibri" w:hAnsi="Calibri" w:cs="Calibri"/>
        </w:rPr>
        <w:fldChar w:fldCharType="end"/>
      </w:r>
      <w:r w:rsidRPr="00B94B64">
        <w:rPr>
          <w:rFonts w:ascii="Calibri" w:hAnsi="Calibri" w:cs="Calibri"/>
        </w:rPr>
        <w:t>.</w:t>
      </w:r>
      <w:r>
        <w:rPr>
          <w:rFonts w:ascii="Calibri" w:hAnsi="Calibri" w:cs="Calibri"/>
        </w:rPr>
        <w:t xml:space="preserve"> </w:t>
      </w:r>
      <w:r w:rsidRPr="00B94B64">
        <w:rPr>
          <w:rFonts w:ascii="Calibri" w:hAnsi="Calibri" w:cs="Calibri"/>
        </w:rPr>
        <w:t xml:space="preserve">However, </w:t>
      </w:r>
      <w:r w:rsidR="00E25E0F">
        <w:rPr>
          <w:rFonts w:ascii="Calibri" w:hAnsi="Calibri" w:cs="Calibri"/>
        </w:rPr>
        <w:t>freshwaters</w:t>
      </w:r>
      <w:r w:rsidRPr="00B94B64">
        <w:rPr>
          <w:rFonts w:ascii="Calibri" w:hAnsi="Calibri" w:cs="Calibri"/>
        </w:rPr>
        <w:t xml:space="preserve"> </w:t>
      </w:r>
      <w:r w:rsidR="00EE3DBD" w:rsidRPr="00B94B64">
        <w:rPr>
          <w:rFonts w:ascii="Calibri" w:hAnsi="Calibri" w:cs="Calibri"/>
        </w:rPr>
        <w:t>are heavily impacted by agricultural and industrial pollution</w:t>
      </w:r>
      <w:r w:rsidR="00EE3DBD">
        <w:rPr>
          <w:rFonts w:ascii="Calibri" w:hAnsi="Calibri" w:cs="Calibri"/>
        </w:rPr>
        <w:t xml:space="preserve">, </w:t>
      </w:r>
      <w:r w:rsidR="00EE3DBD" w:rsidRPr="00B94B64">
        <w:rPr>
          <w:rFonts w:ascii="Calibri" w:hAnsi="Calibri" w:cs="Calibri"/>
        </w:rPr>
        <w:t>habitat fragmentation</w:t>
      </w:r>
      <w:r w:rsidR="00EE3DBD">
        <w:rPr>
          <w:rFonts w:ascii="Calibri" w:hAnsi="Calibri" w:cs="Calibri"/>
        </w:rPr>
        <w:t xml:space="preserve">, and the introduction of invasive species </w:t>
      </w:r>
      <w:r w:rsidR="00EE3DBD">
        <w:rPr>
          <w:rFonts w:ascii="Calibri" w:hAnsi="Calibri" w:cs="Calibri"/>
        </w:rPr>
        <w:fldChar w:fldCharType="begin" w:fldLock="1"/>
      </w:r>
      <w:r w:rsidR="002C57A6">
        <w:rPr>
          <w:rFonts w:ascii="Calibri" w:hAnsi="Calibri" w:cs="Calibri"/>
        </w:rPr>
        <w:instrText>ADDIN CSL_CITATION {"citationItems":[{"id":"ITEM-1","itemData":{"DOI":"10.1016/j.baae.2006.05.008","ISBN":"4042816576","ISSN":"16180089","PMID":"2983","abstract":"{A figure is presented}. © 2006 Gesellschaft für Ökologie.","author":[{"dropping-particle":"","family":"Jensen","given":"Kai","non-dropping-particle":"","parse-names":false,"suffix":""},{"dropping-particle":"","family":"Trepel","given":"Michael","non-dropping-particle":"","parse-names":false,"suffix":""},{"dropping-particle":"","family":"Merritt","given":"David","non-dropping-particle":"","parse-names":false,"suffix":""},{"dropping-particle":"","family":"Rosenthal","given":"Gert","non-dropping-particle":"","parse-names":false,"suffix":""}],"container-title":"Basic and Applied Ecology","id":"ITEM-1","issue":"5","issued":{"date-parts":[["2006"]]},"note":"wasser verschlechtert sich","page":"383-387","title":"Restoration ecology of river valleys","type":"article-journal","volume":"7"},"uris":["http://www.mendeley.com/documents/?uuid=4ee1a1ff-80c1-4e93-87a0-6c9d193e01f1"]},{"id":"ITEM-2","itemData":{"DOI":"10.1007/s10530-005-0232-2","ISBN":"1053000502","ISSN":"13873547","abstract":"Freshwater aquatic organisms in North America are disproportionately imperilled when compared to their terrestrial counterparts due to widespread habitat alteration, pollution, overexploitation and the introduction of alien species. In this review, we examine the threat factors contributing to the endangerment of freshwater fishes and molluscs in Canada and further examine the nature of alien invasive species introductions affecting aquatic species at risk. Habitat loss and degradation is the predominant threat factor for Canadian freshwater fishes and molluscs that are listed as Extinct, Extirpated, Endangered and Threatened. Alien invasive species are the second most prevalent threat for fishes, affecting 26 of 41 listed species. Alien invasive species are a threat in most parts of Canada where listed fishes are found. Most (65%) of the alien invasive species affecting listed fishes are the result of intentional introductions related to sport fishing, and the majority of these introductions are unauthorized. Fifteen fishes and two plant species are cited as alien invasive species that impact listed fishes with brown bullhead (Ameiurus nebulosus) and pumpkinseed (Lepomis gibbosus) being the most prevalent. Alien species are a threat to 6 of 11 listed mollusc species. All six species are threatened by the alien zebra mussel (Dreissena polymorpha) in the Great Lakes basin. © Springer 2006.","author":[{"dropping-particle":"","family":"Dextrase","given":"Alan J.","non-dropping-particle":"","parse-names":false,"suffix":""},{"dropping-particle":"","family":"Mandrak","given":"Nicholas E.","non-dropping-particle":"","parse-names":false,"suffix":""}],"container-title":"Biological Invasions","id":"ITEM-2","issue":"1","issued":{"date-parts":[["2006"]]},"page":"13-24","title":"Impacts of alien invasive species on freshwater fauna at risk in Canada","type":"article-journal","volume":"8"},"uris":["http://www.mendeley.com/documents/?uuid=daa4169c-7740-4e39-9fe4-c1f944d4a214"]}],"mendeley":{"formattedCitation":"(Dextrase and Mandrak, 2006; Jensen et al., 2006)","plainTextFormattedCitation":"(Dextrase and Mandrak, 2006; Jensen et al., 2006)","previouslyFormattedCitation":"(Dextrase and Mandrak, 2006; Jensen et al., 2006)"},"properties":{"noteIndex":0},"schema":"https://github.com/citation-style-language/schema/raw/master/csl-citation.json"}</w:instrText>
      </w:r>
      <w:r w:rsidR="00EE3DBD">
        <w:rPr>
          <w:rFonts w:ascii="Calibri" w:hAnsi="Calibri" w:cs="Calibri"/>
        </w:rPr>
        <w:fldChar w:fldCharType="separate"/>
      </w:r>
      <w:r w:rsidR="00222941" w:rsidRPr="00222941">
        <w:rPr>
          <w:rFonts w:ascii="Calibri" w:hAnsi="Calibri" w:cs="Calibri"/>
          <w:noProof/>
        </w:rPr>
        <w:t>(Dextrase and Mandrak, 2006; Jensen et al., 2006)</w:t>
      </w:r>
      <w:r w:rsidR="00EE3DBD">
        <w:rPr>
          <w:rFonts w:ascii="Calibri" w:hAnsi="Calibri" w:cs="Calibri"/>
        </w:rPr>
        <w:fldChar w:fldCharType="end"/>
      </w:r>
      <w:r w:rsidR="00EE3DBD" w:rsidRPr="00B94B64">
        <w:rPr>
          <w:rFonts w:ascii="Calibri" w:hAnsi="Calibri" w:cs="Calibri"/>
        </w:rPr>
        <w:t xml:space="preserve">. </w:t>
      </w:r>
      <w:r w:rsidR="005F1BC0">
        <w:rPr>
          <w:rFonts w:ascii="Calibri" w:hAnsi="Calibri" w:cs="Calibri"/>
        </w:rPr>
        <w:t>As a result</w:t>
      </w:r>
      <w:r w:rsidR="00EE3DBD" w:rsidRPr="00B94B64">
        <w:rPr>
          <w:rFonts w:ascii="Calibri" w:hAnsi="Calibri" w:cs="Calibri"/>
        </w:rPr>
        <w:t>, freshwater</w:t>
      </w:r>
      <w:r w:rsidR="00E25E0F">
        <w:rPr>
          <w:rFonts w:ascii="Calibri" w:hAnsi="Calibri" w:cs="Calibri"/>
        </w:rPr>
        <w:t xml:space="preserve">s </w:t>
      </w:r>
      <w:r w:rsidR="00984070">
        <w:rPr>
          <w:rFonts w:ascii="Calibri" w:hAnsi="Calibri" w:cs="Calibri"/>
        </w:rPr>
        <w:t>are among</w:t>
      </w:r>
      <w:r w:rsidR="00EE3DBD" w:rsidRPr="00B94B64">
        <w:rPr>
          <w:rFonts w:ascii="Calibri" w:hAnsi="Calibri" w:cs="Calibri"/>
        </w:rPr>
        <w:t xml:space="preserve"> the most threatened ecosystems </w:t>
      </w:r>
      <w:r w:rsidR="00984070">
        <w:rPr>
          <w:rFonts w:ascii="Calibri" w:hAnsi="Calibri" w:cs="Calibri"/>
        </w:rPr>
        <w:t>exhibiting</w:t>
      </w:r>
      <w:r w:rsidR="00984070" w:rsidRPr="00B94B64">
        <w:rPr>
          <w:rFonts w:ascii="Calibri" w:hAnsi="Calibri" w:cs="Calibri"/>
        </w:rPr>
        <w:t xml:space="preserve"> </w:t>
      </w:r>
      <w:r w:rsidR="00EE3DBD" w:rsidRPr="00B94B64">
        <w:rPr>
          <w:rFonts w:ascii="Calibri" w:hAnsi="Calibri" w:cs="Calibri"/>
        </w:rPr>
        <w:t xml:space="preserve">some of the highest rates of species loss </w:t>
      </w:r>
      <w:r w:rsidR="00EE3DBD">
        <w:rPr>
          <w:rStyle w:val="FootnoteReference"/>
          <w:rFonts w:ascii="Calibri" w:hAnsi="Calibri" w:cs="Calibri"/>
        </w:rPr>
        <w:fldChar w:fldCharType="begin" w:fldLock="1"/>
      </w:r>
      <w:r w:rsidR="002C57A6">
        <w:rPr>
          <w:rFonts w:ascii="Calibri" w:hAnsi="Calibri" w:cs="Calibri"/>
        </w:rPr>
        <w:instrText>ADDIN CSL_CITATION {"citationItems":[{"id":"ITEM-1","itemData":{"DOI":"10.1017/S0376892902000097","ISBN":"1469-4387","ISSN":"03768929","PMID":"16228437","abstract":"Running waters are perhaps the most impacted ecosystem on the planet as they have been the focus for human settlement and are heavily exploited for water supplies, irrigation, electricity generation, and waste disposal. Lotic systems also have an intimate contact with their catchments and so land-use alterations affect them directly. Here long-term trends in the factors that currently impact running waters are reviewed with the aim of predicting what the main threats to rivers will be in the year 2025. The main ultimate factors forcing change in running waters (ecosystem destruction, physical habitat and water chemistry alteration, and the direct addition or removal of species) stem from proximate influences from urbanization, industry, land-use change and water-course alterations. Any one river is likely to be subjected to several types of impact, and the management of impacts on lotic systems is complicated by numerous links between different forms of anthropogenic effect. Long-term trends for different impacts vary. Concentrations of chemical pollutants such as toxins and nutrients have increased in rivers in developed countries over the past century, with recent reductions for some pollutants (e.g. metals, organic toxicants, acidification), and continued increases in others (e.g. nutrients); there are no long-term chemical data for developing countries. Dam construction increased rapidly during the twentieth century, peaking in the 1970s, and the number of reservoirs has stabilized since this time, whereas the transfer of exotic species between lotic systems continues to increase. Hence, there have been some success stories in the attempts to reduce the impacts from anthropogenic impacts in developed nations. Improvements in the pH status of running waters should continue with lower sulphurous emissions, although emissions of nitrous oxides are set to continue under current legislation and will continue to contribute to acidification and nutrient loadings. Climate change also will impact running waters through alterations in hydrology and thermal regimes, although precise predictions are problematic; effects are likely to vary between regions and to operate alongside rather than override those from other impacts. Effects from climate change may be more extreme over longer time scales (&gt;50 years). The overriding pressure on running water ecosystems up to 2025 will stem from the predicted increase in the human population, with concomitant increases in…","author":[{"dropping-particle":"","family":"Malmqvist","given":"Björn","non-dropping-particle":"","parse-names":false,"suffix":""},{"dropping-particle":"","family":"Rundle","given":"Simon","non-dropping-particle":"","parse-names":false,"suffix":""}],"container-title":"Environmental Conservation","id":"ITEM-1","issue":"2","issued":{"date-parts":[["2002"]]},"page":"134-153","title":"Threats to the running water ecosystems of the world","type":"article-journal","volume":"29"},"uris":["http://www.mendeley.com/documents/?uuid=04422fd2-9ac0-406d-ad30-1e687d44e816"]}],"mendeley":{"formattedCitation":"(Malmqvist and Rundle, 2002)","plainTextFormattedCitation":"(Malmqvist and Rundle, 2002)","previouslyFormattedCitation":"(Malmqvist and Rundle, 2002)"},"properties":{"noteIndex":0},"schema":"https://github.com/citation-style-language/schema/raw/master/csl-citation.json"}</w:instrText>
      </w:r>
      <w:r w:rsidR="00EE3DBD">
        <w:rPr>
          <w:rStyle w:val="FootnoteReference"/>
          <w:rFonts w:ascii="Calibri" w:hAnsi="Calibri" w:cs="Calibri"/>
        </w:rPr>
        <w:fldChar w:fldCharType="separate"/>
      </w:r>
      <w:r w:rsidR="00222941" w:rsidRPr="00222941">
        <w:rPr>
          <w:rFonts w:ascii="Calibri" w:hAnsi="Calibri" w:cs="Calibri"/>
          <w:bCs/>
          <w:noProof/>
          <w:lang w:val="en-US"/>
        </w:rPr>
        <w:t>(Malmqvist and Rundle, 2002)</w:t>
      </w:r>
      <w:r w:rsidR="00EE3DBD">
        <w:rPr>
          <w:rStyle w:val="FootnoteReference"/>
          <w:rFonts w:ascii="Calibri" w:hAnsi="Calibri" w:cs="Calibri"/>
        </w:rPr>
        <w:fldChar w:fldCharType="end"/>
      </w:r>
      <w:r w:rsidR="00EE3DBD" w:rsidRPr="00B94B64">
        <w:rPr>
          <w:rFonts w:ascii="Calibri" w:hAnsi="Calibri" w:cs="Calibri"/>
        </w:rPr>
        <w:t>.</w:t>
      </w:r>
    </w:p>
    <w:p w14:paraId="3084CDCD" w14:textId="51BC577E" w:rsidR="00696C5A" w:rsidRPr="00550923" w:rsidRDefault="00EE3DBD" w:rsidP="00E05CD2">
      <w:pPr>
        <w:spacing w:line="360" w:lineRule="auto"/>
        <w:ind w:firstLine="576"/>
        <w:jc w:val="both"/>
        <w:rPr>
          <w:color w:val="000000" w:themeColor="text1"/>
          <w:lang w:val="da-DK"/>
        </w:rPr>
      </w:pPr>
      <w:r w:rsidRPr="00B94B64">
        <w:rPr>
          <w:rFonts w:ascii="Calibri" w:hAnsi="Calibri" w:cs="Calibri"/>
        </w:rPr>
        <w:t xml:space="preserve"> </w:t>
      </w:r>
      <w:r>
        <w:rPr>
          <w:rFonts w:ascii="Calibri" w:hAnsi="Calibri" w:cs="Calibri"/>
        </w:rPr>
        <w:t xml:space="preserve">To prevent this species loss, the natural status of freshwater </w:t>
      </w:r>
      <w:r w:rsidR="002D5F25">
        <w:rPr>
          <w:rFonts w:ascii="Calibri" w:hAnsi="Calibri" w:cs="Calibri"/>
        </w:rPr>
        <w:t>ecosystems</w:t>
      </w:r>
      <w:r w:rsidR="004D5825">
        <w:rPr>
          <w:rFonts w:ascii="Calibri" w:hAnsi="Calibri" w:cs="Calibri"/>
        </w:rPr>
        <w:t xml:space="preserve"> </w:t>
      </w:r>
      <w:r>
        <w:rPr>
          <w:rFonts w:ascii="Calibri" w:hAnsi="Calibri" w:cs="Calibri"/>
        </w:rPr>
        <w:t xml:space="preserve">needs to be protected, preserved, and restored. </w:t>
      </w:r>
      <w:r w:rsidR="000C3BF6">
        <w:rPr>
          <w:rFonts w:ascii="Calibri" w:hAnsi="Calibri" w:cs="Calibri"/>
        </w:rPr>
        <w:t xml:space="preserve">Therefore, </w:t>
      </w:r>
      <w:r w:rsidR="005F1BC0">
        <w:rPr>
          <w:rFonts w:ascii="Calibri" w:hAnsi="Calibri" w:cs="Calibri"/>
        </w:rPr>
        <w:t>we first need to determine</w:t>
      </w:r>
      <w:r w:rsidR="004D5825">
        <w:rPr>
          <w:rFonts w:ascii="Calibri" w:hAnsi="Calibri" w:cs="Calibri"/>
        </w:rPr>
        <w:t xml:space="preserve"> </w:t>
      </w:r>
      <w:r w:rsidR="003B2870">
        <w:rPr>
          <w:rFonts w:ascii="Calibri" w:hAnsi="Calibri" w:cs="Calibri"/>
        </w:rPr>
        <w:t xml:space="preserve">the ecological status of </w:t>
      </w:r>
      <w:r w:rsidR="002D5F25">
        <w:rPr>
          <w:rFonts w:ascii="Calibri" w:hAnsi="Calibri" w:cs="Calibri"/>
        </w:rPr>
        <w:t>freshwater bodies</w:t>
      </w:r>
      <w:r w:rsidR="000C3BF6">
        <w:rPr>
          <w:rFonts w:ascii="Calibri" w:hAnsi="Calibri" w:cs="Calibri"/>
        </w:rPr>
        <w:t xml:space="preserve"> </w:t>
      </w:r>
      <w:r w:rsidR="00900C66">
        <w:rPr>
          <w:rFonts w:ascii="Calibri" w:hAnsi="Calibri" w:cs="Calibri"/>
        </w:rPr>
        <w:t>by</w:t>
      </w:r>
      <w:r w:rsidR="005F1BC0">
        <w:rPr>
          <w:rFonts w:ascii="Calibri" w:hAnsi="Calibri" w:cs="Calibri"/>
        </w:rPr>
        <w:t xml:space="preserve"> inventorying </w:t>
      </w:r>
      <w:r w:rsidR="003B2870">
        <w:rPr>
          <w:rFonts w:ascii="Calibri" w:hAnsi="Calibri" w:cs="Calibri"/>
        </w:rPr>
        <w:t xml:space="preserve">their </w:t>
      </w:r>
      <w:r w:rsidR="00696C5A">
        <w:rPr>
          <w:rFonts w:ascii="Calibri" w:hAnsi="Calibri" w:cs="Calibri"/>
        </w:rPr>
        <w:t>biodiversity.</w:t>
      </w:r>
      <w:r w:rsidR="003B2870">
        <w:rPr>
          <w:rFonts w:ascii="Calibri" w:hAnsi="Calibri" w:cs="Calibri"/>
        </w:rPr>
        <w:t xml:space="preserve"> </w:t>
      </w:r>
      <w:r w:rsidR="005F1BC0">
        <w:rPr>
          <w:rFonts w:ascii="Calibri" w:hAnsi="Calibri" w:cs="Calibri"/>
        </w:rPr>
        <w:t xml:space="preserve">Such </w:t>
      </w:r>
      <w:r w:rsidR="009F6B54">
        <w:rPr>
          <w:rFonts w:ascii="Calibri" w:hAnsi="Calibri" w:cs="Calibri"/>
        </w:rPr>
        <w:t xml:space="preserve">inventories can be screened for the </w:t>
      </w:r>
      <w:r w:rsidR="005F1BC0">
        <w:rPr>
          <w:rFonts w:ascii="Calibri" w:hAnsi="Calibri" w:cs="Calibri"/>
        </w:rPr>
        <w:t xml:space="preserve">presence and </w:t>
      </w:r>
      <w:r w:rsidR="009F6B54">
        <w:rPr>
          <w:rFonts w:ascii="Calibri" w:hAnsi="Calibri" w:cs="Calibri"/>
        </w:rPr>
        <w:t xml:space="preserve">abundance of species that represent specific environmental conditions, </w:t>
      </w:r>
      <w:r w:rsidR="00900C66">
        <w:rPr>
          <w:rFonts w:ascii="Calibri" w:hAnsi="Calibri" w:cs="Calibri"/>
        </w:rPr>
        <w:t>so-called</w:t>
      </w:r>
      <w:r w:rsidR="009F6B54">
        <w:rPr>
          <w:rFonts w:ascii="Calibri" w:hAnsi="Calibri" w:cs="Calibri"/>
        </w:rPr>
        <w:t xml:space="preserve"> bioindicators </w:t>
      </w:r>
      <w:r w:rsidR="009F6B54">
        <w:rPr>
          <w:rFonts w:ascii="Calibri" w:hAnsi="Calibri" w:cs="Calibri"/>
        </w:rPr>
        <w:fldChar w:fldCharType="begin" w:fldLock="1"/>
      </w:r>
      <w:r w:rsidR="005F7CE5">
        <w:rPr>
          <w:rFonts w:ascii="Calibri" w:hAnsi="Calibri" w:cs="Calibri"/>
        </w:rPr>
        <w:instrText>ADDIN CSL_CITATION {"citationItems":[{"id":"ITEM-1","itemData":{"DOI":"10.1080/15555270600701540","ISSN":"15555267","abstract":"A wide range of scientists, managers, governmental agencies, and the public are inter-ested in assessing the health and well-being of species, populations, and ecosystems. This has resulted in increased studies of the usefulness of different indicators as a mea-sure of stressors and contaminants. This paper presents a review of bioindicators since 1970 by using four journals: Science of the Total Environment, Environmental Sci-ence and Technology, Environmental Pollution, and Ecotoxicology and Environmental Safety. The overall objective was to examine temporal trends in publications on bioin-dicators, the species used as bioindicators, the contaminants of concern, and what they indicated (e.g., pollution or air quality). Overall, there has been a steady rise in the publication of papers about indicators since 1970, with nearly 35% of the indicator papers published in the last 5 years. Most papers that use the term indicator or bioin-dicator deal with some form of pollution, environmental quality, or human health. The greatest percent of indicator papers dealt with metal pollution and other chemical pol-lution, and the least dealt with oil. Despite the recent attention the developed countries have given to radioactive radiation and nuclear waste storage, only 5% of the papers were describing bioindicators of radiation. Plants accounted for over 40% of the indi-cator papers, followed by invertebrates and then fish. Of the total indicator papers, less than 2% each were attributable to sediments, reptiles, amphibians, and ecosys-tems. These data indicate that indicators have not been developed equally for different contaminants or with the use of different species. Mammals and birds, which often rep-resent top-trophic levels, are clearly underrepresented. Although the choice of jour-nals examined clearly affected the results, these data indicate a disproportionate emphasis on plants, overall pollution, and metals. To design an adequate biomonitor-ing plan, managers and public policy makers require more information on a suite of species from the same location. Only with such information can the best accumulators for particular contaminants be selected. Many people contributed to various aspects of my research and thinking about bioindicators over the years, and I thank them now:","author":[{"dropping-particle":"","family":"Burger","given":"Joanna","non-dropping-particle":"","parse-names":false,"suffix":""}],"container-title":"Environmental Bioindicators","id":"ITEM-1","issue":"2","issued":{"date-parts":[["2006"]]},"page":"136-144","title":"Bioindicators: A review of their use in the environmental literature 1970–2005","type":"article-journal","volume":"1"},"uris":["http://www.mendeley.com/documents/?uuid=5169acdb-cb37-4005-8128-5fea29c3bdb5"]}],"mendeley":{"formattedCitation":"(Burger, 2006)","plainTextFormattedCitation":"(Burger, 2006)","previouslyFormattedCitation":"(Burger, 2006)"},"properties":{"noteIndex":0},"schema":"https://github.com/citation-style-language/schema/raw/master/csl-citation.json"}</w:instrText>
      </w:r>
      <w:r w:rsidR="009F6B54">
        <w:rPr>
          <w:rFonts w:ascii="Calibri" w:hAnsi="Calibri" w:cs="Calibri"/>
        </w:rPr>
        <w:fldChar w:fldCharType="separate"/>
      </w:r>
      <w:r w:rsidR="009F6B54" w:rsidRPr="009F6B54">
        <w:rPr>
          <w:rFonts w:ascii="Calibri" w:hAnsi="Calibri" w:cs="Calibri"/>
          <w:noProof/>
        </w:rPr>
        <w:t>(Burger, 2006)</w:t>
      </w:r>
      <w:r w:rsidR="009F6B54">
        <w:rPr>
          <w:rFonts w:ascii="Calibri" w:hAnsi="Calibri" w:cs="Calibri"/>
        </w:rPr>
        <w:fldChar w:fldCharType="end"/>
      </w:r>
      <w:r w:rsidR="009F6B54">
        <w:rPr>
          <w:rFonts w:ascii="Calibri" w:hAnsi="Calibri" w:cs="Calibri"/>
        </w:rPr>
        <w:t>. Common bioindicators are</w:t>
      </w:r>
      <w:r w:rsidR="003B2870">
        <w:rPr>
          <w:rFonts w:ascii="Calibri" w:hAnsi="Calibri" w:cs="Calibri"/>
        </w:rPr>
        <w:t xml:space="preserve"> </w:t>
      </w:r>
      <w:r w:rsidR="00696C5A">
        <w:rPr>
          <w:rFonts w:ascii="Calibri" w:hAnsi="Calibri" w:cs="Calibri"/>
        </w:rPr>
        <w:t>animals</w:t>
      </w:r>
      <w:r w:rsidR="003B2870">
        <w:rPr>
          <w:rFonts w:ascii="Calibri" w:hAnsi="Calibri" w:cs="Calibri"/>
        </w:rPr>
        <w:t xml:space="preserve">, </w:t>
      </w:r>
      <w:r w:rsidR="00696C5A">
        <w:rPr>
          <w:rFonts w:ascii="Calibri" w:hAnsi="Calibri" w:cs="Calibri"/>
        </w:rPr>
        <w:t>plants</w:t>
      </w:r>
      <w:r w:rsidR="003B2870">
        <w:rPr>
          <w:rFonts w:ascii="Calibri" w:hAnsi="Calibri" w:cs="Calibri"/>
        </w:rPr>
        <w:t>, and diatoms</w:t>
      </w:r>
      <w:r w:rsidR="009F6B54">
        <w:rPr>
          <w:rFonts w:ascii="Calibri" w:hAnsi="Calibri" w:cs="Calibri"/>
        </w:rPr>
        <w:t xml:space="preserve"> </w:t>
      </w:r>
      <w:r w:rsidR="009F6B54">
        <w:rPr>
          <w:rStyle w:val="FootnoteReference"/>
        </w:rPr>
        <w:fldChar w:fldCharType="begin" w:fldLock="1"/>
      </w:r>
      <w:r w:rsidR="007F3E17">
        <w:instrText>ADDIN CSL_CITATION {"citationItems":[{"id":"ITEM-1","itemData":{"author":[{"dropping-particle":"","family":"Bellinger","given":"Edward G.","non-dropping-particle":"","parse-names":false,"suffix":""},{"dropping-particle":"","family":"Sigee","given":"David C.","non-dropping-particle":"","parse-names":false,"suffix":""}],"edition":"2nd","id":"ITEM-1","issued":{"date-parts":[["2015"]]},"number-of-pages":"101 pp.","publisher":"John Wiley &amp; Sons Ltd","publisher-place":"Chichester, West Sussex","title":"Freshwater Algae - Identification, Enumeration and Use as Bioindicators","type":"book"},"uris":["http://www.mendeley.com/documents/?uuid=076a995a-5eec-49ed-acdb-fbcb306f72ed"]},{"id":"ITEM-2","itemData":{"DOI":"10.1007/s10750-006-0175-3","ISSN":"0018-8158","abstract":"The paper presents a new index for assessing water trophy and organic pollution. It is based on only true aquatic macrophytes – being calculated on species score, coefficient of ecological amplitude and degree of cover. The method was tested in an acidic lowland river and an alkaline mountain river, and is shown to be validated by bio-indication scales based on macrophyte communities. The practical interest is discussed regarding the Water Framework Directive.","author":[{"dropping-particle":"","family":"Haury","given":"J.","non-dropping-particle":"","parse-names":false,"suffix":""},{"dropping-particle":"","family":"Peltre","given":"M. -C.","non-dropping-particle":"","parse-names":false,"suffix":""},{"dropping-particle":"","family":"Trémolières","given":"M.","non-dropping-particle":"","parse-names":false,"suffix":""},{"dropping-particle":"","family":"Barbe","given":"J.","non-dropping-particle":"","parse-names":false,"suffix":""},{"dropping-particle":"","family":"Thiébaut","given":"G.","non-dropping-particle":"","parse-names":false,"suffix":""},{"dropping-particle":"","family":"Bernez","given":"I.","non-dropping-particle":"","parse-names":false,"suffix":""},{"dropping-particle":"","family":"Daniel","given":"H.","non-dropping-particle":"","parse-names":false,"suffix":""},{"dropping-particle":"","family":"Chatenet","given":"P.","non-dropping-particle":"","parse-names":false,"suffix":""},{"dropping-particle":"","family":"Haan-Archipof","given":"G.","non-dropping-particle":"","parse-names":false,"suffix":""},{"dropping-particle":"","family":"Muller","given":"S.","non-dropping-particle":"","parse-names":false,"suffix":""},{"dropping-particle":"","family":"Dutartre","given":"A.","non-dropping-particle":"","parse-names":false,"suffix":""},{"dropping-particle":"","family":"Laplace-Treyture","given":"C.","non-dropping-particle":"","parse-names":false,"suffix":""},{"dropping-particle":"","family":"Cazaubon","given":"A.","non-dropping-particle":"","parse-names":false,"suffix":""},{"dropping-particle":"","family":"Lambert-Servien","given":"E.","non-dropping-particle":"","parse-names":false,"suffix":""}],"container-title":"Hydrobiologia","id":"ITEM-2","issue":"1","issued":{"date-parts":[["2006"]]},"page":"153-158","title":"A new method to assess water trophy and organic pollution – the Macrophyte Biological Index for Rivers (IBMR): its application to different types of river and pollution","type":"article-journal","volume":"570"},"uris":["http://www.mendeley.com/documents/?uuid=0fda5ae6-80d3-4e0c-8fde-47a38388af0d"]},{"id":"ITEM-3","itemData":{"DOI":"10.1577/1548-8446(1981)006","author":[{"dropping-particle":"","family":"Karr","given":"James R","non-dropping-particle":"","parse-names":false,"suffix":""}],"container-title":"Fisheries","id":"ITEM-3","issue":"6","issued":{"date-parts":[["1981"]]},"page":"21-27","title":"Assessment of Biotic Integrity Using Fish Communities","type":"article-journal","volume":"6"},"uris":["http://www.mendeley.com/documents/?uuid=dcb99de1-30e3-441e-979f-96782c39187b"]},{"id":"ITEM-4","itemData":{"author":[{"dropping-particle":"","family":"Resh","given":"Vincent H","non-dropping-particle":"","parse-names":false,"suffix":""},{"dropping-particle":"","family":"Unzicker","given":"John D","non-dropping-particle":"","parse-names":false,"suffix":""}],"container-title":"Water Pollution Control Federation","id":"ITEM-4","issue":"1","issued":{"date-parts":[["1975"]]},"page":"9-19","title":"Water Quality Monitoring and Aquatic Organisms : The Importance of Species Identification","type":"article-journal","volume":"47"},"uris":["http://www.mendeley.com/documents/?uuid=67aba1bd-c48e-40af-9bd8-bc649b462c20"]}],"mendeley":{"formattedCitation":"(Bellinger and Sigee, 2015; Haury et al., 2006; Karr, 1981; Resh and Unzicker, 1975)","plainTextFormattedCitation":"(Bellinger and Sigee, 2015; Haury et al., 2006; Karr, 1981; Resh and Unzicker, 1975)","previouslyFormattedCitation":"(Bellinger and Sigee, 2015; Haury et al., 2006; Karr, 1981; Resh and Unzicker, 1975)"},"properties":{"noteIndex":0},"schema":"https://github.com/citation-style-language/schema/raw/master/csl-citation.json"}</w:instrText>
      </w:r>
      <w:r w:rsidR="009F6B54">
        <w:rPr>
          <w:rStyle w:val="FootnoteReference"/>
        </w:rPr>
        <w:fldChar w:fldCharType="separate"/>
      </w:r>
      <w:r w:rsidR="005F7CE5" w:rsidRPr="005F7CE5">
        <w:rPr>
          <w:bCs/>
          <w:noProof/>
          <w:lang w:val="en-US"/>
        </w:rPr>
        <w:t>(Bellinger and Sigee, 2015; Haury et al., 2006; Karr, 1981; Resh and Unzicker, 1975)</w:t>
      </w:r>
      <w:r w:rsidR="009F6B54">
        <w:rPr>
          <w:rStyle w:val="FootnoteReference"/>
        </w:rPr>
        <w:fldChar w:fldCharType="end"/>
      </w:r>
      <w:r w:rsidR="0042209E">
        <w:t>;</w:t>
      </w:r>
      <w:r w:rsidR="009F6B54">
        <w:rPr>
          <w:rFonts w:ascii="Calibri" w:hAnsi="Calibri" w:cs="Calibri"/>
        </w:rPr>
        <w:t xml:space="preserve"> h</w:t>
      </w:r>
      <w:r w:rsidR="002D5F25">
        <w:rPr>
          <w:rFonts w:ascii="Calibri" w:hAnsi="Calibri" w:cs="Calibri"/>
        </w:rPr>
        <w:t>owever,</w:t>
      </w:r>
      <w:r w:rsidR="003B2870">
        <w:rPr>
          <w:rFonts w:ascii="Calibri" w:hAnsi="Calibri" w:cs="Calibri"/>
        </w:rPr>
        <w:t xml:space="preserve"> </w:t>
      </w:r>
      <w:r w:rsidR="001F09D3">
        <w:rPr>
          <w:rFonts w:ascii="Calibri" w:hAnsi="Calibri" w:cs="Calibri"/>
        </w:rPr>
        <w:t xml:space="preserve">there are ongoing efforts to </w:t>
      </w:r>
      <w:r w:rsidR="009F6B54">
        <w:rPr>
          <w:rFonts w:ascii="Calibri" w:hAnsi="Calibri" w:cs="Calibri"/>
        </w:rPr>
        <w:t>include</w:t>
      </w:r>
      <w:r w:rsidR="00696C5A">
        <w:rPr>
          <w:rFonts w:ascii="Calibri" w:hAnsi="Calibri" w:cs="Calibri"/>
        </w:rPr>
        <w:t xml:space="preserve"> </w:t>
      </w:r>
      <w:r w:rsidR="0010348C">
        <w:rPr>
          <w:rFonts w:ascii="Calibri" w:hAnsi="Calibri" w:cs="Calibri"/>
        </w:rPr>
        <w:t xml:space="preserve">more </w:t>
      </w:r>
      <w:r w:rsidR="00AE1B39">
        <w:rPr>
          <w:rFonts w:ascii="Calibri" w:hAnsi="Calibri" w:cs="Calibri"/>
        </w:rPr>
        <w:t>microbes</w:t>
      </w:r>
      <w:r w:rsidR="0010348C">
        <w:rPr>
          <w:rFonts w:ascii="Calibri" w:hAnsi="Calibri" w:cs="Calibri"/>
        </w:rPr>
        <w:t xml:space="preserve"> (unicellular organisms, including bacteria, archaea, and unicellular eukaryotes) other than diatoms,</w:t>
      </w:r>
      <w:r w:rsidR="009F6B54">
        <w:rPr>
          <w:rFonts w:ascii="Calibri" w:hAnsi="Calibri" w:cs="Calibri"/>
        </w:rPr>
        <w:t xml:space="preserve"> </w:t>
      </w:r>
      <w:r w:rsidR="00696C5A">
        <w:rPr>
          <w:rFonts w:ascii="Calibri" w:hAnsi="Calibri" w:cs="Calibri"/>
        </w:rPr>
        <w:t xml:space="preserve">since </w:t>
      </w:r>
      <w:r w:rsidR="0010348C">
        <w:rPr>
          <w:rFonts w:ascii="Calibri" w:hAnsi="Calibri" w:cs="Calibri"/>
        </w:rPr>
        <w:t>microbes</w:t>
      </w:r>
      <w:r w:rsidR="00696C5A">
        <w:rPr>
          <w:rFonts w:ascii="Calibri" w:hAnsi="Calibri" w:cs="Calibri"/>
        </w:rPr>
        <w:t xml:space="preserve"> </w:t>
      </w:r>
      <w:r w:rsidR="00696C5A">
        <w:rPr>
          <w:color w:val="000000" w:themeColor="text1"/>
        </w:rPr>
        <w:t>respond faster to environmental changes</w:t>
      </w:r>
      <w:r w:rsidR="005F1BC0">
        <w:rPr>
          <w:color w:val="000000" w:themeColor="text1"/>
        </w:rPr>
        <w:t xml:space="preserve"> </w:t>
      </w:r>
      <w:r w:rsidR="009459B5">
        <w:rPr>
          <w:color w:val="000000" w:themeColor="text1"/>
        </w:rPr>
        <w:t xml:space="preserve">and therefore might better represent </w:t>
      </w:r>
      <w:r w:rsidR="005F1BC0">
        <w:rPr>
          <w:color w:val="000000" w:themeColor="text1"/>
        </w:rPr>
        <w:t xml:space="preserve">current </w:t>
      </w:r>
      <w:r w:rsidR="009459B5">
        <w:rPr>
          <w:color w:val="000000" w:themeColor="text1"/>
        </w:rPr>
        <w:t xml:space="preserve">environmental conditions </w:t>
      </w:r>
      <w:r w:rsidR="00696C5A">
        <w:rPr>
          <w:rStyle w:val="FootnoteReference"/>
          <w:color w:val="000000" w:themeColor="text1"/>
        </w:rPr>
        <w:fldChar w:fldCharType="begin" w:fldLock="1"/>
      </w:r>
      <w:r w:rsidR="00746676">
        <w:rPr>
          <w:color w:val="000000" w:themeColor="text1"/>
        </w:rPr>
        <w:instrText>ADDIN CSL_CITATION {"citationItems":[{"id":"ITEM-1","itemData":{"author":[{"dropping-particle":"","family":"Foissner","given":"Wilhelm","non-dropping-particle":"","parse-names":false,"suffix":""},{"dropping-particle":"","family":"Berger","given":"Helmut","non-dropping-particle":"","parse-names":false,"suffix":""}],"container-title":"Freshwater Biology","id":"ITEM-1","issue":"1","issued":{"date-parts":[["1996"]]},"page":"375-482","title":"A User-Friendly Guide to the Ciliates","type":"article-journal","volume":"35"},"uris":["http://www.mendeley.com/documents/?uuid=52582d5a-9ce8-43f2-95f0-757a77523992"]},{"id":"ITEM-2","itemData":{"DOI":"10.4467/16890027AP.13.0011.1108","ISSN":"00651583","abstract":"To introduce the special issue this paper reviews the use of protists as bioindicators. Seven key advantages of protist bioindicators are highlighted, namely: environmental sensitivity, functional importance, distribution, size and numbers, response times, ease of analysis and preservation potential. Protist bioindicators have been used in a wide range of contexts from monitoring ecosystem restoration to fire history, and particularly environmental pollution. Most major protist groups have been used as bioindicators with diatoms, foraminifera and testate amoebae particularly widely studied. To increase uptake of protist bioindication methods in routine environmental monitoring technique development should consider the needs of stakeholders from an early stage. Papers in this special issue reflect the diversity of both protist life and possible bioindicator applications.","author":[{"dropping-particle":"","family":"Payne","given":"Richard J.","non-dropping-particle":"","parse-names":false,"suffix":""}],"container-title":"Acta Protozoologica","id":"ITEM-2","issue":"3","issued":{"date-parts":[["2013"]]},"page":"105-113","title":"Seven reasons why protists make useful bioindicators","type":"article-journal","volume":"52"},"uris":["http://www.mendeley.com/documents/?uuid=315cd321-5282-4450-862c-6be15d063346"]},{"id":"ITEM-3","itemData":{"DOI":"https://doi.org/10.1002/aqc.509","ISBN":"0‐471‐35234‐9","author":[{"dropping-particle":"V","family":"McArthur","given":"J","non-dropping-particle":"","parse-names":false,"suffix":""}],"chapter-number":"12","container-title":"Bioassessment and Management of North American Freshwater Wetlands","editor":[{"dropping-particle":"","family":"Rader","given":"R. B.","non-dropping-particle":"","parse-names":false,"suffix":""},{"dropping-particle":"","family":"Batzer","given":"D. P.","non-dropping-particle":"","parse-names":false,"suffix":""},{"dropping-particle":"","family":"Wissinger","given":"S. A.","non-dropping-particle":"","parse-names":false,"suffix":""}],"id":"ITEM-3","issued":{"date-parts":[["2001"]]},"page":"249-261","publisher":"John Wiley &amp; Sons","publisher-place":"Chichester, West Sussex","title":"Bacteria as Biomonitors","type":"chapter"},"uris":["http://www.mendeley.com/documents/?uuid=67edf6e3-90cc-4be3-a000-b9fd0320002b"]},{"id":"ITEM-4","itemData":{"DOI":"10.1128/mBio.00326-15","abstract":"ABSTRACT Biological sensors can be engineered to measure a wide range of environmental conditions. Here we show that statistical analysis of DNA from natural microbial communities can be used to accurately identify environmental contaminants, including uranium and nitrate at a nuclear waste site. In addition to contamination, sequence data from the 16S rRNA gene alone can quantitatively predict a rich catalogue of 26 geochemical features collected from 93 wells with highly differing geochemistry characteristics. We extend this approach to identify sites contaminated with hydrocarbons from the Deepwater Horizon oil spill, finding that altered bacterial communities encode a memory of prior contamination, even after the contaminants themselves have been fully degraded. We show that the bacterial strains that are most useful for detecting oil and uranium are known to interact with these substrates, indicating that this statistical approach uncovers ecologically meaningful interactions consistent with previous experimental observations. Future efforts should focus on evaluating the geographical generalizability of these associations. Taken as a whole, these results indicate that ubiquitous, natural bacterial communities can be used as in situ environmental sensors that respond to and capture perturbations caused by human impacts. These in situ biosensors rely on environmental selection rather than directed engineering, and so this approach could be rapidly deployed and scaled as sequencing technology continues to become faster, simpler, and less expensive. IMPORTANCE Here we show that DNA from natural bacterial communities can be used as a quantitative biosensor to accurately distinguish unpolluted sites from those contaminated with uranium, nitrate, or oil. These results indicate that bacterial communities can be used as environmental sensors that respond to and capture perturbations caused by human impacts.","author":[{"dropping-particle":"","family":"Smith","given":"Marc B","non-dropping-particle":"","parse-names":false,"suffix":""},{"dropping-particle":"","family":"Rocha","given":"Andrea M","non-dropping-particle":"","parse-names":false,"suffix":""},{"dropping-particle":"","family":"Smillie","given":"Chris S","non-dropping-particle":"","parse-names":false,"suffix":""},{"dropping-particle":"","family":"Olesen","given":"Scott W","non-dropping-particle":"","parse-names":false,"suffix":""},{"dropping-particle":"","family":"Paradis","given":"Charles","non-dropping-particle":"","parse-names":false,"suffix":""},{"dropping-particle":"","family":"Wu","given":"Liyou","non-dropping-particle":"","parse-names":false,"suffix":""},{"dropping-particle":"","family":"Campbell","given":"James H","non-dropping-particle":"","parse-names":false,"suffix":""},{"dropping-particle":"","family":"Fortney","given":"Julian L","non-dropping-particle":"","parse-names":false,"suffix":""},{"dropping-particle":"","family":"Mehlhorn","given":"Tonia L","non-dropping-particle":"","parse-names":false,"suffix":""},{"dropping-particle":"","family":"Lowe","given":"Kenneth A","non-dropping-particle":"","parse-names":false,"suffix":""},{"dropping-particle":"","family":"Earles","given":"Jennifer E","non-dropping-particle":"","parse-names":false,"suffix":""},{"dropping-particle":"","family":"Phillips","given":"Jana","non-dropping-particle":"","parse-names":false,"suffix":""},{"dropping-particle":"","family":"Techtmann","given":"Steve M","non-dropping-particle":"","parse-names":false,"suffix":""},{"dropping-particle":"","family":"Joyner","given":"Dominique C","non-dropping-particle":"","parse-names":false,"suffix":""},{"dropping-particle":"","family":"Elias","given":"Dwayne A","non-dropping-particle":"","parse-names":false,"suffix":""},{"dropping-particle":"","family":"Bailey","given":"Kathryn L","non-dropping-particle":"","parse-names":false,"suffix":""},{"dropping-particle":"","family":"Hurt","given":"Richard A","non-dropping-particle":"","parse-names":false,"suffix":""},{"dropping-particle":"","family":"Preheim","given":"Sarah P","non-dropping-particle":"","parse-names":false,"suffix":""},{"dropping-particle":"","family":"Sanders","given":"Matthew C","non-dropping-particle":"","parse-names":false,"suffix":""},{"dropping-particle":"","family":"Yang","given":"Joy","non-dropping-particle":"","parse-names":false,"suffix":""},{"dropping-particle":"","family":"Mueller","given":"Marcella A","non-dropping-particle":"","parse-names":false,"suffix":""},{"dropping-particle":"","family":"Brooks","given":"Scott","non-dropping-particle":"","parse-names":false,"suffix":""},{"dropping-particle":"","family":"Watson","given":"David B","non-dropping-particle":"","parse-names":false,"suffix":""},{"dropping-particle":"","family":"Zhang","given":"Ping","non-dropping-particle":"","parse-names":false,"suffix":""},{"dropping-particle":"","family":"He","given":"Zhili","non-dropping-particle":"","parse-names":false,"suffix":""},{"dropping-particle":"","family":"Dubinsky","given":"Eric A","non-dropping-particle":"","parse-names":false,"suffix":""},{"dropping-particle":"","family":"Adams","given":"Paul D","non-dropping-particle":"","parse-names":false,"suffix":""},{"dropping-particle":"","family":"Arkin","given":"Adam P","non-dropping-particle":"","parse-names":false,"suffix":""},{"dropping-particle":"","family":"Fields","given":"Matthew W","non-dropping-particle":"","parse-names":false,"suffix":""},{"dropping-particle":"","family":"Zhou","given":"Jizhong","non-dropping-particle":"","parse-names":false,"suffix":""},{"dropping-particle":"","family":"Alm","given":"Eric J","non-dropping-particle":"","parse-names":false,"suffix":""},{"dropping-particle":"","family":"Hazen","given":"Terry C","non-dropping-particle":"","parse-names":false,"suffix":""}],"container-title":"mBio","id":"ITEM-4","issue":"3","issued":{"date-parts":[["2015"]]},"page":"e00326-15","title":"Natural Bacterial Communities Serve as Quantitative Geochemical Biosensors","type":"article-journal","volume":"6"},"uris":["http://www.mendeley.com/documents/?uuid=b1097c15-9488-4546-ba39-d4f7e3bcd44f"]},{"id":"ITEM-5","itemData":{"DOI":"10.1016/j.ecolind.2017.10.041","ISSN":"1470160X","abstract":"The backbone of benthic marine monitoring programs is the biological component, traditionally the macrofauna inventory. Such macrofauna-based environmental impact assessments (EIA), however, are very time consuming and expensive. To overcome these shortcomings, we used environmental metabarcoding to test the potential of protists as bioindicators in EIAs. Therefore, we analyzed taxonomic metabarcodes (V9 region of the SSU rRNA), obtained from sediment samples collected along a 400-m transect extending from below salmon cages towards the open sea along the predominant current flow. The obtained genetic data of protistan communities were compared to benchmark data obtained from traditional macrofauna surveys of the same samples. Ciliates emerged as the most powerful indicators mirroring the macrofauna benchmark patterns with statistical significance. Ordination analyses showed that ciliate communities resolved impacted sampling sites below and in immediate vicinity of the salmon cages even better than macrofauna communities. It can be concluded that ciliates allow for a better fine-scale resolution of impact conditions than traditional monitoring methods. Other protistan taxon groups such as diatoms and chrysophytes were not as successful as marine benthic indicators compared to ciliates. We conclude that the implementation of ciliate metabarcoding can substantially improve EIAs. We discuss further mandatory research needs to make ciliate metabarcoding a routine tool in official regulations for EIAs in salmon farming.In contrast, o","author":[{"dropping-particle":"","family":"Stoeck","given":"Thorsten","non-dropping-particle":"","parse-names":false,"suffix":""},{"dropping-particle":"","family":"Kochems","given":"Rebecca","non-dropping-particle":"","parse-names":false,"suffix":""},{"dropping-particle":"","family":"Forster","given":"Dominik","non-dropping-particle":"","parse-names":false,"suffix":""},{"dropping-particle":"","family":"Lejzerowicz","given":"Franck","non-dropping-particle":"","parse-names":false,"suffix":""},{"dropping-particle":"","family":"Pawlowski","given":"Jan","non-dropping-particle":"","parse-names":false,"suffix":""}],"container-title":"Ecological Indicators","id":"ITEM-5","issued":{"date-parts":[["2018"]]},"page":"153-164","publisher":"Elsevier","title":"Metabarcoding of benthic ciliate communities shows high potential for environmental monitoring in salmon aquaculture","type":"article-journal","volume":"85"},"uris":["http://www.mendeley.com/documents/?uuid=c347e569-339a-4a28-a17e-2110e58f97e6"]},{"id":"ITEM-6","itemData":{"DOI":"10.1016/j.ejop.2016.02.003","ISSN":"16180429","abstract":"High-throughput amplicon sequencing of environmental DNA and/or RNA proved to be a powerful tool to describe protist diversity. This new approach called also the metabarcoding has totally transformed our view of protist diversity, revealing a large number of novel lineages and expanding the range of protist phylogenetic diversity at almost every taxonomic level. However, until now the objectives of the vast majority of metabarcoding studies were purely academic. Practical applications of protist metabarcoding are surprisingly scarce, despite the fact that several groups of protists are commonly used as bioindicators of environmental impacts in freshwater or marine ecosystems. Here, we are reviewing studies that examine the ecological applications of metabarcoding for two groups of well-known protist bioindicators: diatoms and foraminifera. The results of these studies show that despite some biological and technical biases, molecular data quite faithfully reflect the morphology-based biotic indices and provide a similar assessment of ecosystem status. In view of these results, protist metabarcoding appears as a rapid and accurate tool for the evaluation of the quality of aquatic ecosystems. Hence, we plead for integration of protist metabarcoding in future biomonitoring projects as a complement of traditional methods and a source of new biosensors for environmental impact assessment.","author":[{"dropping-particle":"","family":"Pawlowski","given":"Jan","non-dropping-particle":"","parse-names":false,"suffix":""},{"dropping-particle":"","family":"Lejzerowicz","given":"F.","non-dropping-particle":"","parse-names":false,"suffix":""},{"dropping-particle":"","family":"Apotheloz-Perret-Gentil","given":"L.","non-dropping-particle":"","parse-names":false,"suffix":""},{"dropping-particle":"","family":"Visco","given":"Joana Amorim","non-dropping-particle":"","parse-names":false,"suffix":""},{"dropping-particle":"","family":"Esling","given":"P.","non-dropping-particle":"","parse-names":false,"suffix":""}],"container-title":"European Journal of Protistology","id":"ITEM-6","issued":{"date-parts":[["2016"]]},"page":"12-25","title":"Protist metabarcoding and environmental biomonitoring: Time for change","type":"article-journal","volume":"55"},"uris":["http://www.mendeley.com/documents/?uuid=018f4fde-040b-469b-8e6a-6ca5683a499d"]},{"id":"ITEM-7","itemData":{"DOI":"10.1016/j.tim.2018.10.012","ISSN":"18784380","abstract":"Genomics is fast becoming a routine tool in medical diagnostics and cutting-edge biotechnologies. Yet, its use for environmental biomonitoring is still considered a futuristic ideal. Until now, environmental genomics was mainly used as a replacement of the burdensome morphological identification, to screen known morphologically distinguishable bioindicator taxa. While prokaryotic and eukaryotic microbial diversity is of key importance in ecosystem functioning, its implementation in biomonitoring programs is still largely unappreciated, mainly because of difficulties in identifying microbes and limited knowledge of their ecological functions. Here, we argue that the combination of massive environmental genomics microbial data with machine learning algorithms can be extremely powerful for biomonitoring programs and pave the way to fill important gaps in our understanding of microbial ecology.","author":[{"dropping-particle":"","family":"Cordier","given":"Tristan","non-dropping-particle":"","parse-names":false,"suffix":""},{"dropping-particle":"","family":"Lanzén","given":"Anders","non-dropping-particle":"","parse-names":false,"suffix":""},{"dropping-particle":"","family":"Apothéloz-Perret-Gentil","given":"Laure","non-dropping-particle":"","parse-names":false,"suffix":""},{"dropping-particle":"","family":"Stoeck","given":"Thorsten","non-dropping-particle":"","parse-names":false,"suffix":""},{"dropping-particle":"","family":"Pawlowski","given":"Jan","non-dropping-particle":"","parse-names":false,"suffix":""}],"container-title":"Trends in Microbiology","id":"ITEM-7","issue":"5","issued":{"date-parts":[["2019"]]},"page":"387-397","publisher":"Elsevier Ltd","title":"Embracing Environmental Genomics and Machine Learning for Routine Biomonitoring","type":"article-journal","volume":"27"},"uris":["http://www.mendeley.com/documents/?uuid=8ea21dac-c19d-427b-8c06-02e6c70f2907"]},{"id":"ITEM-8","itemData":{"DOI":"10.1016/j.watres.2020.116767","ISSN":"18792448","PMID":"33418487","abstract":"Bioindication has become an indispensable part of water quality monitoring in most countries of the world, with the presence and abundance of bioindicator taxa, mostly multicellular eukaryotes, used for biotic indices. In contrast, microbes (bacteria, archaea and protists) are seldom used as bioindicators in routine assessments, although they have been recognized for their importance in environmental processes. Recently, the use of molecular methods has revealed unexpected diversity within known functional groups and novel metabolic pathways that are particularly important in energy and nutrient cycling. In various habitats, microbial communities respond to eutrophication, metals, and natural or anthropogenic organic pollutants through changes in diversity and function. In this review, we evaluated the common trends in these changes, documenting that they have value as bioindicators and can be used not only for monitoring but also for improving our understanding of the major processes in lotic and lentic environments. Current knowledge provides a solid foundation for exploiting microbial taxa, community structures and diversity, as well as functional genes, in novel monitoring programs. These microbial community measures can also be combined into biotic indices, improving the resolution of individual bioindicators. Here, we assess particular molecular approaches complemented by advanced bioinformatic analysis, as these are the most promising with respect to detailed bioindication value. We conclude that microbial community dynamics are a missing link important for our understanding of rapid changes in the structure and function of aquatic ecosystems, and should be addressed in the future environmental monitoring of freshwater ecosystems.","author":[{"dropping-particle":"","family":"Sagova-Mareckova","given":"M.","non-dropping-particle":"","parse-names":false,"suffix":""},{"dropping-particle":"","family":"Boenigk","given":"J.","non-dropping-particle":"","parse-names":false,"suffix":""},{"dropping-particle":"","family":"Bouchez","given":"A.","non-dropping-particle":"","parse-names":false,"suffix":""},{"dropping-particle":"","family":"Cermakova","given":"K.","non-dropping-particle":"","parse-names":false,"suffix":""},{"dropping-particle":"","family":"Chonova","given":"T.","non-dropping-particle":"","parse-names":false,"suffix":""},{"dropping-particle":"","family":"Cordier","given":"T.","non-dropping-particle":"","parse-names":false,"suffix":""},{"dropping-particle":"","family":"Eisendle","given":"U.","non-dropping-particle":"","parse-names":false,"suffix":""},{"dropping-particle":"","family":"Elersek","given":"T.","non-dropping-particle":"","parse-names":false,"suffix":""},{"dropping-particle":"","family":"Fazi","given":"S.","non-dropping-particle":"","parse-names":false,"suffix":""},{"dropping-particle":"","family":"Fleituch","given":"T.","non-dropping-particle":"","parse-names":false,"suffix":""},{"dropping-particle":"","family":"Frühe","given":"L.","non-dropping-particle":"","parse-names":false,"suffix":""},{"dropping-particle":"","family":"Gajdosova","given":"M.","non-dropping-particle":"","parse-names":false,"suffix":""},{"dropping-particle":"","family":"Graupner","given":"N.","non-dropping-particle":"","parse-names":false,"suffix":""},{"dropping-particle":"","family":"Haegerbaeumer","given":"A.","non-dropping-particle":"","parse-names":false,"suffix":""},{"dropping-particle":"","family":"Kelly","given":"A. M.","non-dropping-particle":"","parse-names":false,"suffix":""},{"dropping-particle":"","family":"Kopecky","given":"J.","non-dropping-particle":"","parse-names":false,"suffix":""},{"dropping-particle":"","family":"Leese","given":"F.","non-dropping-particle":"","parse-names":false,"suffix":""},{"dropping-particle":"","family":"Nõges","given":"P.","non-dropping-particle":"","parse-names":false,"suffix":""},{"dropping-particle":"","family":"Orlic","given":"S.","non-dropping-particle":"","parse-names":false,"suffix":""},{"dropping-particle":"","family":"Panksep","given":"K.","non-dropping-particle":"","parse-names":false,"suffix":""},{"dropping-particle":"","family":"Pawlowski","given":"J.","non-dropping-particle":"","parse-names":false,"suffix":""},{"dropping-particle":"","family":"Petrusek","given":"A.","non-dropping-particle":"","parse-names":false,"suffix":""},{"dropping-particle":"","family":"Piggott","given":"J. J.","non-dropping-particle":"","parse-names":false,"suffix":""},{"dropping-particle":"","family":"Rusch","given":"J. C.","non-dropping-particle":"","parse-names":false,"suffix":""},{"dropping-particle":"","family":"Salis","given":"R.","non-dropping-particle":"","parse-names":false,"suffix":""},{"dropping-particle":"","family":"Schenk","given":"J.","non-dropping-particle":"","parse-names":false,"suffix":""},{"dropping-particle":"","family":"Simek","given":"K.","non-dropping-particle":"","parse-names":false,"suffix":""},{"dropping-particle":"","family":"Stovicek","given":"A.","non-dropping-particle":"","parse-names":false,"suffix":""},{"dropping-particle":"","family":"Strand","given":"D. A.","non-dropping-particle":"","parse-names":false,"suffix":""},{"dropping-particle":"","family":"Vasquez","given":"M. I.","non-dropping-particle":"","parse-names":false,"suffix":""},{"dropping-particle":"","family":"Vrålstad","given":"T.","non-dropping-particle":"","parse-names":false,"suffix":""},{"dropping-particle":"","family":"Zlatkovic","given":"S.","non-dropping-particle":"","parse-names":false,"suffix":""},{"dropping-particle":"","family":"Zupancic","given":"M.","non-dropping-particle":"","parse-names":false,"suffix":""},{"dropping-particle":"","family":"Stoeck","given":"T.","non-dropping-particle":"","parse-names":false,"suffix":""}],"container-title":"Water Research","id":"ITEM-8","issue":"December 2020","issued":{"date-parts":[["2021"]]},"page":"116767","publisher":"Elsevier Ltd","title":"Expanding ecological assessment by integrating microorganisms into routine freshwater biomonitoring","type":"article-journal","volume":"191"},"uris":["http://www.mendeley.com/documents/?uuid=b9613a49-a56d-4509-b4f8-c18fb372c948"]}],"mendeley":{"formattedCitation":"(Cordier et al., 2019; Foissner and Berger, 1996; McArthur, 2001; Pawlowski et al., 2016; Payne, 2013; Sagova-Mareckova et al., 2021; Smith et al., 2015; Stoeck et al., 2018)","plainTextFormattedCitation":"(Cordier et al., 2019; Foissner and Berger, 1996; McArthur, 2001; Pawlowski et al., 2016; Payne, 2013; Sagova-Mareckova et al., 2021; Smith et al., 2015; Stoeck et al., 2018)","previouslyFormattedCitation":"(Cordier et al., 2019; Foissner and Berger, 1996; McArthur, 2001; Pawlowski et al., 2016; Payne, 2013; Smith et al., 2015; Stoeck et al., 2018)"},"properties":{"noteIndex":0},"schema":"https://github.com/citation-style-language/schema/raw/master/csl-citation.json"}</w:instrText>
      </w:r>
      <w:r w:rsidR="00696C5A">
        <w:rPr>
          <w:rStyle w:val="FootnoteReference"/>
          <w:color w:val="000000" w:themeColor="text1"/>
        </w:rPr>
        <w:fldChar w:fldCharType="separate"/>
      </w:r>
      <w:r w:rsidR="00746676" w:rsidRPr="00746676">
        <w:rPr>
          <w:bCs/>
          <w:noProof/>
          <w:color w:val="000000" w:themeColor="text1"/>
          <w:lang w:val="da-DK"/>
        </w:rPr>
        <w:t>(Cordier et al., 2019; Foissner and Berger, 1996; McArthur, 2001; Pawlowski et al., 2016; Payne, 2013; Sagova-Mareckova et al., 2021; Smith et al., 2015; Stoeck et al., 2018)</w:t>
      </w:r>
      <w:r w:rsidR="00696C5A">
        <w:rPr>
          <w:rStyle w:val="FootnoteReference"/>
          <w:color w:val="000000" w:themeColor="text1"/>
        </w:rPr>
        <w:fldChar w:fldCharType="end"/>
      </w:r>
      <w:r w:rsidR="00696C5A" w:rsidRPr="00550923">
        <w:rPr>
          <w:color w:val="000000" w:themeColor="text1"/>
          <w:lang w:val="da-DK"/>
        </w:rPr>
        <w:t>.</w:t>
      </w:r>
      <w:r w:rsidR="009459B5" w:rsidRPr="00550923">
        <w:rPr>
          <w:color w:val="000000" w:themeColor="text1"/>
          <w:lang w:val="da-DK"/>
        </w:rPr>
        <w:t xml:space="preserve"> </w:t>
      </w:r>
    </w:p>
    <w:p w14:paraId="2B78BAF2" w14:textId="77777777" w:rsidR="009F6B54" w:rsidRPr="00550923" w:rsidRDefault="009F6B54" w:rsidP="009F6B54">
      <w:pPr>
        <w:spacing w:line="360" w:lineRule="auto"/>
        <w:ind w:firstLine="576"/>
        <w:jc w:val="both"/>
        <w:rPr>
          <w:color w:val="000000" w:themeColor="text1"/>
          <w:lang w:val="da-DK"/>
        </w:rPr>
      </w:pPr>
    </w:p>
    <w:p w14:paraId="5784B722" w14:textId="177A16D5" w:rsidR="00AE1B39" w:rsidRDefault="00202CD7" w:rsidP="009F6B54">
      <w:pPr>
        <w:spacing w:line="360" w:lineRule="auto"/>
        <w:ind w:firstLine="576"/>
        <w:jc w:val="both"/>
        <w:rPr>
          <w:rFonts w:ascii="Calibri" w:hAnsi="Calibri" w:cs="Calibri"/>
          <w:color w:val="000000" w:themeColor="text1"/>
        </w:rPr>
      </w:pPr>
      <w:r>
        <w:rPr>
          <w:color w:val="000000" w:themeColor="text1"/>
        </w:rPr>
        <w:t>B</w:t>
      </w:r>
      <w:r w:rsidR="009459B5">
        <w:rPr>
          <w:color w:val="000000" w:themeColor="text1"/>
        </w:rPr>
        <w:t>iodiversity</w:t>
      </w:r>
      <w:r w:rsidR="00696C5A">
        <w:rPr>
          <w:color w:val="000000" w:themeColor="text1"/>
        </w:rPr>
        <w:t xml:space="preserve"> inventories</w:t>
      </w:r>
      <w:r>
        <w:rPr>
          <w:color w:val="000000" w:themeColor="text1"/>
        </w:rPr>
        <w:t xml:space="preserve"> are generated by </w:t>
      </w:r>
      <w:r w:rsidR="00DE3419">
        <w:rPr>
          <w:color w:val="000000" w:themeColor="text1"/>
        </w:rPr>
        <w:t>taxonomically identif</w:t>
      </w:r>
      <w:r>
        <w:rPr>
          <w:color w:val="000000" w:themeColor="text1"/>
        </w:rPr>
        <w:t xml:space="preserve">ying </w:t>
      </w:r>
      <w:r w:rsidR="002E0CED">
        <w:rPr>
          <w:color w:val="000000" w:themeColor="text1"/>
        </w:rPr>
        <w:t xml:space="preserve">the community of </w:t>
      </w:r>
      <w:r>
        <w:rPr>
          <w:color w:val="000000" w:themeColor="text1"/>
        </w:rPr>
        <w:t>organisms in a sample</w:t>
      </w:r>
      <w:r w:rsidR="009459B5">
        <w:rPr>
          <w:color w:val="000000" w:themeColor="text1"/>
        </w:rPr>
        <w:t xml:space="preserve">. This process </w:t>
      </w:r>
      <w:r w:rsidR="00D65118">
        <w:rPr>
          <w:color w:val="000000" w:themeColor="text1"/>
        </w:rPr>
        <w:t xml:space="preserve">is called taxonomic profiling and </w:t>
      </w:r>
      <w:r w:rsidR="009F6B54">
        <w:rPr>
          <w:color w:val="000000" w:themeColor="text1"/>
        </w:rPr>
        <w:t xml:space="preserve">is </w:t>
      </w:r>
      <w:r w:rsidR="006B2701">
        <w:rPr>
          <w:color w:val="000000" w:themeColor="text1"/>
        </w:rPr>
        <w:t xml:space="preserve">traditionally </w:t>
      </w:r>
      <w:r w:rsidR="00D65118">
        <w:rPr>
          <w:color w:val="000000" w:themeColor="text1"/>
        </w:rPr>
        <w:t xml:space="preserve">done </w:t>
      </w:r>
      <w:r w:rsidR="00B12813">
        <w:rPr>
          <w:color w:val="000000" w:themeColor="text1"/>
        </w:rPr>
        <w:t xml:space="preserve">by </w:t>
      </w:r>
      <w:r w:rsidR="006B2701">
        <w:rPr>
          <w:color w:val="000000" w:themeColor="text1"/>
        </w:rPr>
        <w:t xml:space="preserve">assessing </w:t>
      </w:r>
      <w:r w:rsidR="00D274ED">
        <w:rPr>
          <w:color w:val="000000" w:themeColor="text1"/>
        </w:rPr>
        <w:t xml:space="preserve">the </w:t>
      </w:r>
      <w:r w:rsidR="00B12813">
        <w:rPr>
          <w:color w:val="000000" w:themeColor="text1"/>
        </w:rPr>
        <w:t xml:space="preserve">morphology of </w:t>
      </w:r>
      <w:r w:rsidR="00D54B3D">
        <w:rPr>
          <w:color w:val="000000" w:themeColor="text1"/>
        </w:rPr>
        <w:t>organisms</w:t>
      </w:r>
      <w:r w:rsidR="00B12813">
        <w:rPr>
          <w:color w:val="000000" w:themeColor="text1"/>
        </w:rPr>
        <w:t>.</w:t>
      </w:r>
      <w:r w:rsidR="005D113D">
        <w:rPr>
          <w:color w:val="000000" w:themeColor="text1"/>
        </w:rPr>
        <w:t xml:space="preserve"> </w:t>
      </w:r>
      <w:r w:rsidR="00D54B3D">
        <w:rPr>
          <w:color w:val="000000" w:themeColor="text1"/>
        </w:rPr>
        <w:t xml:space="preserve">However, morphological identification can be biased </w:t>
      </w:r>
      <w:r w:rsidR="00D54B3D">
        <w:rPr>
          <w:color w:val="000000" w:themeColor="text1"/>
        </w:rPr>
        <w:fldChar w:fldCharType="begin" w:fldLock="1"/>
      </w:r>
      <w:r w:rsidR="00D54B3D">
        <w:rPr>
          <w:color w:val="000000" w:themeColor="text1"/>
        </w:rPr>
        <w:instrText xml:space="preserve">ADDIN CSL_CITATION {"citationItems":[{"id":"ITEM-1","itemData":{"DOI":"10.1899/10-016.1","ISSN":"0887-3593","abstract":"Four approaches to or levels of identifying macroinvertebrates (amateur/family, expert entomologist/genus, expert entomologist/genus-species, and DNA barcoding/species) were used to assess community structure and water quality in White Clay Creek, Pennsylvania, USA. Macroinvertebrates were collected in March 2008 from 2 riffle sites 3.9 km apart on the same stream. The downstream site was known to be degraded by land and water use. About 98% of the 1617 specimens used for analysis, including small, immature, and damaged specimens, were successfully barcoded (sequenced) for the mitochondrial cytochrome c oxidase subunit I gene. A criterion of 2 to 4% genetic divergence provided good separation of presumptive species. Barcodes increased the taxonomic inventory across the 2 sites by 475% (124 taxa) relative to the amateur level, and 125% (83 taxa) and 70% (62 taxa) relative to the expert genus and species levels, respectively. Barcoding revealed species not currently described in larval taxonomic keys, including multiple (2-11) coexisting congeneric species. That 150 species were revealed by barcoding samples collected on the same date and in the same habitat was unprecedented, as was the fact that 60 cm2 of stream bottom supported an average of 248 to 347 individuals representing 55 to 68 species. Most barcode species were rare, with 42% represented by ≤2 individuals. Across all species, 43 of 89 barcode species were unique to upstream site 11 and 60 of 107 were unique to downstream site 12. In terms of water-quality assessment, most of the 17 metrics studied changed significantly (α = 0.05) when taxonomy changed from family to genus-species (79% and 93% for sites 11 and 12, respectively), and many also changed when taxonomy changed from genus to species (59 and 65% for sites 11 and 12, respectively). The proportion of metrics able to detect a difference (α = 0.05) between sites 11 and 12 increased with improved taxonomic resolution (36, 47, 65, and 76% for family, genus, genus-species, and barcode, respectively). The results revealed a pollution-tolerance gap because barcoding pushed larval taxonomy beyond the available pollution-tolerance data. Regardless, the combined morphological and molecular approach provides a finer resolution for evaluating environmental change associated with both natural and anthropogenic processes. The ability to distinguish larvae at the species level through barcoding finally puts biodiversity assessments for aquatic communi…","author":[{"dropping-particle":"","family":"Sweeney","given":"Bernard W.","non-dropping-particle":"","parse-names":false,"suffix":""},{"dropping-particle":"","family":"Battle","given":"Juliann M.","non-dropping-particle":"","parse-names":false,"suffix":""},{"dropping-particle":"","family":"Jackson","given":"John K.","non-dropping-particle":"","parse-names":false,"suffix":""},{"dropping-particle":"","family":"Dapkey","given":"Tanya","non-dropping-particle":"","parse-names":false,"suffix":""}],"container-title":"Journal of the North American Benthological Society","id":"ITEM-1","issue":"1","issued":{"date-parts":[["2011"]]},"page":"195-216","title":"Can DNA barcodes of stream macroinvertebrates improve descriptions of community structure and water quality?","type":"article-journal","volume":"30"},"uris":["http://www.mendeley.com/documents/?uuid=f7c3f043-91a2-469a-a829-7c2dc1d23491"]},{"id":"ITEM-2","itemData":{"DOI":"10.1086/674782","ISSN":"21619565","abstract":"Benthic macroinvertebrate community composition is used to assess wetland and stream condition and to help differentiate the effects of stressors among sites. Deoxyribonucleic acid (DNA) barcoding has been promoted as a way to increase taxonomic resolution and, thereby, to increase the sensitivity of bioassessment metrics. We compared the ability of several commonly used bioassessment metrics calculated with data derived from morphology and from DNA barcoding to detect differences in stream condition of 6 paired sites in southern California with relatively subtle impacts to habitat. At each site, we sampled an upstream (reference) reach and a downstream (impact) reach with armored stream banks. We counted and identified </w:instrText>
      </w:r>
      <w:r w:rsidR="00D54B3D">
        <w:rPr>
          <w:rFonts w:ascii="Cambria Math" w:hAnsi="Cambria Math" w:cs="Cambria Math"/>
          <w:color w:val="000000" w:themeColor="text1"/>
        </w:rPr>
        <w:instrText>∼</w:instrText>
      </w:r>
      <w:r w:rsidR="00D54B3D">
        <w:rPr>
          <w:color w:val="000000" w:themeColor="text1"/>
        </w:rPr>
        <w:instrText xml:space="preserve">600 organisms/sample based on morphology (generally to species, but to genus for midges). We then extracted mitochondrial (mt)DNA from each individual and sequenced the </w:instrText>
      </w:r>
      <w:r w:rsidR="00D54B3D">
        <w:rPr>
          <w:rFonts w:ascii="Cambria Math" w:hAnsi="Cambria Math" w:cs="Cambria Math"/>
          <w:color w:val="000000" w:themeColor="text1"/>
        </w:rPr>
        <w:instrText>∼</w:instrText>
      </w:r>
      <w:r w:rsidR="00D54B3D">
        <w:rPr>
          <w:color w:val="000000" w:themeColor="text1"/>
        </w:rPr>
        <w:instrText>658-base pair (bp) barcoding region of the cytochrome c oxidase subunit I (COI) gene. Most (91%) organisms yielded sequences &gt;350 bp in length, but high failure rates for all taxa collected from 1 stream required that we exclude it from analysis. Sixteen metrics calculated with morphological data showed subtle but not significant differences in community composition between armored and unarmored reaches. The statistical power of 10 of the 16 metrics was substantially higher when calculated with DNA than with morphological data, and we were able to discern differences between armored and unarmored reaches with the DNA data. These differences were associated with increased taxonomic richness detected for midges, mayflies, noninsects, caddisflies, and black flies when DNA data were used. Our results suggest that identifications based on DNA barcoding have the potential to improve power to detect small changes in stream condition. © 2014 by The Society for Freshwater Science.","author":[{"dropping-particle":"","family":"Stein","given":"Eric D.","non-dropping-particle":"","parse-names":false,"suffix":""},{"dropping-particle":"","family":"White","given":"Bryan P.","non-dropping-particle":"","parse-names":false,"suffix":""},{"dropping-particle":"","family":"Mazor","given":"Raphael D.","non-dropping-particle":"","parse-names":false,"suffix":""},{"dropping-particle":"","family":"Jackson","given":"John K.","non-dropping-particle":"","parse-names":false,"suffix":""},{"dropping-particle":"","family":"Battle","given":"Juliann M.","non-dropping-particle":"","parse-names":false,"suffix":""},{"dropping-particle":"","family":"Miller","given":"Peter E.","non-dropping-particle":"","parse-names":false,"suffix":""},{"dropping-particle":"","family":"Pilgrim","given":"Erik M.","non-dropping-particle":"","parse-names":false,"suffix":""},{"dropping-particle":"","family":"Sweeney","given":"Bernard W.","non-dropping-particle":"","parse-names":false,"suffix":""}],"container-title":"Freshwater Science","id":"ITEM-2","issue":"1","issued":{"date-parts":[["2014"]]},"page":"302-311","title":"Does DNA barcoding improve performance of traditional stream bioassessment metrics?","type":"article-journal","volume":"33"},"uris":["http://www.mendeley.com/documents/?uuid=d0a7f18c-d064-47fb-8bc0-fc9ece675979"]}],"mendeley":{"formattedCitation":"(Stein et al., 2014; Sweeney et al., 2011)","plainTextFormattedCitation":"(Stein et al., 2014; Sweeney et al., 2011)","previouslyFormattedCitation":"(Stein et al., 2014; Sweeney et al., 2011)"},"properties":{"noteIndex":0},"schema":"https://github.com/citation-style-language/schema/raw/master/csl-citation.json"}</w:instrText>
      </w:r>
      <w:r w:rsidR="00D54B3D">
        <w:rPr>
          <w:color w:val="000000" w:themeColor="text1"/>
        </w:rPr>
        <w:fldChar w:fldCharType="separate"/>
      </w:r>
      <w:r w:rsidR="00D54B3D" w:rsidRPr="00ED072D">
        <w:rPr>
          <w:noProof/>
          <w:color w:val="000000" w:themeColor="text1"/>
        </w:rPr>
        <w:t>(Stein et al., 2014; Sweeney et al., 2011)</w:t>
      </w:r>
      <w:r w:rsidR="00D54B3D">
        <w:rPr>
          <w:color w:val="000000" w:themeColor="text1"/>
        </w:rPr>
        <w:fldChar w:fldCharType="end"/>
      </w:r>
      <w:r w:rsidR="00D54B3D">
        <w:rPr>
          <w:color w:val="000000" w:themeColor="text1"/>
        </w:rPr>
        <w:t xml:space="preserve"> or</w:t>
      </w:r>
      <w:r w:rsidR="0010348C">
        <w:rPr>
          <w:color w:val="000000" w:themeColor="text1"/>
        </w:rPr>
        <w:t xml:space="preserve"> is often</w:t>
      </w:r>
      <w:r w:rsidR="005F1BC0">
        <w:rPr>
          <w:color w:val="000000" w:themeColor="text1"/>
        </w:rPr>
        <w:t xml:space="preserve"> </w:t>
      </w:r>
      <w:r w:rsidR="00D54B3D">
        <w:rPr>
          <w:color w:val="000000" w:themeColor="text1"/>
        </w:rPr>
        <w:t>not feasible due to a lack of diagnostical traits</w:t>
      </w:r>
      <w:r w:rsidR="006B2701">
        <w:rPr>
          <w:color w:val="000000" w:themeColor="text1"/>
        </w:rPr>
        <w:t xml:space="preserve">, especially </w:t>
      </w:r>
      <w:r w:rsidR="005F1BC0">
        <w:rPr>
          <w:color w:val="000000" w:themeColor="text1"/>
        </w:rPr>
        <w:t xml:space="preserve">when it comes to </w:t>
      </w:r>
      <w:r w:rsidR="006B2701">
        <w:rPr>
          <w:color w:val="000000" w:themeColor="text1"/>
        </w:rPr>
        <w:t>microbes</w:t>
      </w:r>
      <w:r w:rsidR="00D54B3D">
        <w:rPr>
          <w:color w:val="000000" w:themeColor="text1"/>
        </w:rPr>
        <w:t xml:space="preserve"> </w:t>
      </w:r>
      <w:r w:rsidR="00D54B3D">
        <w:rPr>
          <w:rStyle w:val="FootnoteReference"/>
          <w:color w:val="000000" w:themeColor="text1"/>
        </w:rPr>
        <w:fldChar w:fldCharType="begin" w:fldLock="1"/>
      </w:r>
      <w:r w:rsidR="00D54B3D">
        <w:rPr>
          <w:color w:val="000000" w:themeColor="text1"/>
        </w:rPr>
        <w:instrText>ADDIN CSL_CITATION {"citationItems":[{"id":"ITEM-1","itemData":{"DOI":"10.1371/journal.pbio.1001419","ISBN":"1545-7885 (Electronic)\\r1544-9173 (Linking)","ISSN":"15449173","PMID":"23139639","abstract":"A group of protist experts proposes a two-step DNA barcoding approach, comprising a universal eukaryotic pre-barcode followed by group-specific barcodes, to unveil the hidden biodiversity of microbial eukaryotes.","author":[{"dropping-particle":"","family":"Pawlowski","given":"Jan","non-dropping-particle":"","parse-names":false,"suffix":""},{"dropping-particle":"","family":"Audic","given":"Stéphane","non-dropping-particle":"","parse-names":false,"suffix":""},{"dropping-particle":"","family":"Adl","given":"Sina","non-dropping-particle":"","parse-names":false,"suffix":""},{"dropping-particle":"","family":"Bass","given":"David","non-dropping-particle":"","parse-names":false,"suffix":""},{"dropping-particle":"","family":"Belbahri","given":"Lassaâd","non-dropping-particle":"","parse-names":false,"suffix":""},{"dropping-particle":"","family":"Berney","given":"Cédric","non-dropping-particle":"","parse-names":false,"suffix":""},{"dropping-particle":"","family":"Bowser","given":"Samuel S.","non-dropping-particle":"","parse-names":false,"suffix":""},{"dropping-particle":"","family":"Cepicka","given":"Ivan","non-dropping-particle":"","parse-names":false,"suffix":""},{"dropping-particle":"","family":"Decelle","given":"Johan","non-dropping-particle":"","parse-names":false,"suffix":""},{"dropping-particle":"","family":"Dunthorn","given":"Micah","non-dropping-particle":"","parse-names":false,"suffix":""},{"dropping-particle":"","family":"Fiore-Donno","given":"Anna Maria","non-dropping-particle":"","parse-names":false,"suffix":""},{"dropping-particle":"","family":"Gile","given":"Gillian H.","non-dropping-particle":"","parse-names":false,"suffix":""},{"dropping-particle":"","family":"Holzmann","given":"Maria","non-dropping-particle":"","parse-names":false,"suffix":""},{"dropping-particle":"","family":"Jahn","given":"Regine","non-dropping-particle":"","parse-names":false,"suffix":""},{"dropping-particle":"","family":"Jirků","given":"Miloslav","non-dropping-particle":"","parse-names":false,"suffix":""},{"dropping-particle":"","family":"Keeling","given":"Patrick J.","non-dropping-particle":"","parse-names":false,"suffix":""},{"dropping-particle":"","family":"Kostka","given":"Martin","non-dropping-particle":"","parse-names":false,"suffix":""},{"dropping-particle":"","family":"Kudryavtsev","given":"Alexander","non-dropping-particle":"","parse-names":false,"suffix":""},{"dropping-particle":"","family":"Lara","given":"Enrique","non-dropping-particle":"","parse-names":false,"suffix":""},{"dropping-particle":"","family":"Lukeš","given":"Julius","non-dropping-particle":"","parse-names":false,"suffix":""},{"dropping-particle":"","family":"Mann","given":"David G.","non-dropping-particle":"","parse-names":false,"suffix":""},{"dropping-particle":"","family":"Mitchell","given":"Edward A D","non-dropping-particle":"","parse-names":false,"suffix":""},{"dropping-particle":"","family":"Nitsche","given":"Frank","non-dropping-particle":"","parse-names":false,"suffix":""},{"dropping-particle":"","family":"Romeralo","given":"Maria","non-dropping-particle":"","parse-names":false,"suffix":""},{"dropping-particle":"","family":"Saunders","given":"Gary W.","non-dropping-particle":"","parse-names":false,"suffix":""},{"dropping-particle":"","family":"Simpson","given":"Alastair G B","non-dropping-particle":"","parse-names":false,"suffix":""},{"dropping-particle":"V.","family":"Smirnov","given":"Alexey","non-dropping-particle":"","parse-names":false,"suffix":""},{"dropping-particle":"","family":"Spouge","given":"John L.","non-dropping-particle":"","parse-names":false,"suffix":""},{"dropping-particle":"","family":"Stern","given":"Rowena F.","non-dropping-particle":"","parse-names":false,"suffix":""},{"dropping-particle":"","family":"Stoeck","given":"Thorsten","non-dropping-particle":"","parse-names":false,"suffix":""},{"dropping-particle":"","family":"Zimmermann","given":"Jonas","non-dropping-particle":"","parse-names":false,"suffix":""},{"dropping-particle":"","family":"Schindel","given":"David","non-dropping-particle":"","parse-names":false,"suffix":""},{"dropping-particle":"","family":"Vargas","given":"Colomban","non-dropping-particle":"de","parse-names":false,"suffix":""}],"container-title":"PLoS Biology","id":"ITEM-1","issue":"11","issued":{"date-parts":[["2012"]]},"page":"e1001419","title":"CBOL Protist Working Group: Barcoding Eukaryotic Richness beyond the Animal, Plant, and Fungal Kingdoms","type":"article-journal","volume":"10"},"uris":["http://www.mendeley.com/documents/?uuid=d3b5c481-9ec8-387d-9a98-5daaf16acbc2"]},{"id":"ITEM-2","itemData":{"DOI":"10.1111/j.1096-0031.2003.00008.x","ISSN":"07483007","abstract":"So-called DNA barcodes have recently been proposed to answer the problem of specimen identification and to quantify global biodiversity. We show that this proposition is wanting in terms of rationale, methodology and interpretation of results. In addition to falling short of all its stated goals, the method abandons the benefits of morphological studies in favor of a limited molecular identification system that would ultimately impede our understanding of biodiversity © The Willi Hennig Society 2004.","author":[{"dropping-particle":"","family":"Will","given":"K. W.","non-dropping-particle":"","parse-names":false,"suffix":""},{"dropping-particle":"","family":"Rubinoff","given":"D.","non-dropping-particle":"","parse-names":false,"suffix":""}],"container-title":"Cladistics","id":"ITEM-2","issue":"1","issued":{"date-parts":[["2004"]]},"page":"47-55","title":"Myth of the molecule: DNA barcodes for species cannot replace morphology for identification and classification","type":"article-journal","volume":"20"},"uris":["http://www.mendeley.com/documents/?uuid=d68af76c-c299-4be8-b538-48197f14f66a"]}],"mendeley":{"formattedCitation":"(Pawlowski et al., 2012; Will and Rubinoff, 2004)","plainTextFormattedCitation":"(Pawlowski et al., 2012; Will and Rubinoff, 2004)","previouslyFormattedCitation":"(Pawlowski et al., 2012; Will and Rubinoff, 2004)"},"properties":{"noteIndex":0},"schema":"https://github.com/citation-style-language/schema/raw/master/csl-citation.json"}</w:instrText>
      </w:r>
      <w:r w:rsidR="00D54B3D">
        <w:rPr>
          <w:rStyle w:val="FootnoteReference"/>
          <w:color w:val="000000" w:themeColor="text1"/>
        </w:rPr>
        <w:fldChar w:fldCharType="separate"/>
      </w:r>
      <w:r w:rsidR="00D54B3D" w:rsidRPr="002C57A6">
        <w:rPr>
          <w:bCs/>
          <w:noProof/>
          <w:color w:val="000000" w:themeColor="text1"/>
          <w:lang w:val="en-US"/>
        </w:rPr>
        <w:t>(Pawlowski et al., 2012; Will and Rubinoff, 2004)</w:t>
      </w:r>
      <w:r w:rsidR="00D54B3D">
        <w:rPr>
          <w:rStyle w:val="FootnoteReference"/>
          <w:color w:val="000000" w:themeColor="text1"/>
        </w:rPr>
        <w:fldChar w:fldCharType="end"/>
      </w:r>
      <w:r w:rsidR="00D54B3D">
        <w:rPr>
          <w:color w:val="000000" w:themeColor="text1"/>
        </w:rPr>
        <w:t xml:space="preserve">. </w:t>
      </w:r>
      <w:r w:rsidR="006B2701">
        <w:rPr>
          <w:color w:val="000000" w:themeColor="text1"/>
        </w:rPr>
        <w:t xml:space="preserve">DNA metabarcoding </w:t>
      </w:r>
      <w:r w:rsidR="006B2701">
        <w:rPr>
          <w:color w:val="000000" w:themeColor="text1"/>
        </w:rPr>
        <w:fldChar w:fldCharType="begin" w:fldLock="1"/>
      </w:r>
      <w:r w:rsidR="006B2701">
        <w:rPr>
          <w:color w:val="000000" w:themeColor="text1"/>
        </w:rPr>
        <w:instrText>ADDIN CSL_CITATION {"citationItems":[{"id":"ITEM-1","itemData":{"author":[{"dropping-particle":"","family":"Taberlet","given":"Pierre","non-dropping-particle":"","parse-names":false,"suffix":""},{"dropping-particle":"","family":"Coissac","given":"Eric","non-dropping-particle":"","parse-names":false,"suffix":""},{"dropping-particle":"","family":"Pompanon","given":"François","non-dropping-particle":"","parse-names":false,"suffix":""},{"dropping-particle":"","family":"Brochmann","given":"Christian","non-dropping-particle":"","parse-names":false,"suffix":""},{"dropping-particle":"","family":"Willerslev","given":"Eske","non-dropping-particle":"","parse-names":false,"suffix":""}],"container-title":"Molecular Ecology","id":"ITEM-1","issued":{"date-parts":[["2012"]]},"page":"2045-2050","title":"Towards next-generation biodiversity assessment using DNA metabarcoding","type":"article-journal","volume":"21"},"uris":["http://www.mendeley.com/documents/?uuid=ca3d7bff-7756-4778-9ffb-21a2c6cd032e"]}],"mendeley":{"formattedCitation":"(Taberlet et al., 2012)","plainTextFormattedCitation":"(Taberlet et al., 2012)","previouslyFormattedCitation":"(Taberlet et al., 2012)"},"properties":{"noteIndex":0},"schema":"https://github.com/citation-style-language/schema/raw/master/csl-citation.json"}</w:instrText>
      </w:r>
      <w:r w:rsidR="006B2701">
        <w:rPr>
          <w:color w:val="000000" w:themeColor="text1"/>
        </w:rPr>
        <w:fldChar w:fldCharType="separate"/>
      </w:r>
      <w:r w:rsidR="006B2701" w:rsidRPr="002C57A6">
        <w:rPr>
          <w:noProof/>
          <w:color w:val="000000" w:themeColor="text1"/>
        </w:rPr>
        <w:t>(Taberlet et al., 2012)</w:t>
      </w:r>
      <w:r w:rsidR="006B2701">
        <w:rPr>
          <w:color w:val="000000" w:themeColor="text1"/>
        </w:rPr>
        <w:fldChar w:fldCharType="end"/>
      </w:r>
      <w:r w:rsidR="006B2701">
        <w:rPr>
          <w:color w:val="000000" w:themeColor="text1"/>
        </w:rPr>
        <w:t xml:space="preserve"> </w:t>
      </w:r>
      <w:r w:rsidR="001C1B47">
        <w:rPr>
          <w:color w:val="000000" w:themeColor="text1"/>
        </w:rPr>
        <w:t xml:space="preserve">was </w:t>
      </w:r>
      <w:r w:rsidR="005F1BC0">
        <w:rPr>
          <w:color w:val="000000" w:themeColor="text1"/>
        </w:rPr>
        <w:t xml:space="preserve">suggested </w:t>
      </w:r>
      <w:r w:rsidR="006B2701">
        <w:rPr>
          <w:color w:val="000000" w:themeColor="text1"/>
        </w:rPr>
        <w:t>as a</w:t>
      </w:r>
      <w:r w:rsidR="00C42FCD">
        <w:rPr>
          <w:color w:val="000000" w:themeColor="text1"/>
        </w:rPr>
        <w:t xml:space="preserve"> </w:t>
      </w:r>
      <w:r>
        <w:rPr>
          <w:color w:val="000000" w:themeColor="text1"/>
        </w:rPr>
        <w:t>complement</w:t>
      </w:r>
      <w:r w:rsidR="009F6B54">
        <w:rPr>
          <w:color w:val="000000" w:themeColor="text1"/>
        </w:rPr>
        <w:t>ary</w:t>
      </w:r>
      <w:r>
        <w:rPr>
          <w:color w:val="000000" w:themeColor="text1"/>
        </w:rPr>
        <w:t xml:space="preserve">, </w:t>
      </w:r>
      <w:r w:rsidR="00C42FCD">
        <w:rPr>
          <w:color w:val="000000" w:themeColor="text1"/>
        </w:rPr>
        <w:t>DNA-based</w:t>
      </w:r>
      <w:r>
        <w:rPr>
          <w:color w:val="000000" w:themeColor="text1"/>
        </w:rPr>
        <w:t xml:space="preserve"> </w:t>
      </w:r>
      <w:r w:rsidR="006B2701">
        <w:rPr>
          <w:color w:val="000000" w:themeColor="text1"/>
        </w:rPr>
        <w:t xml:space="preserve">approach for taxonomic </w:t>
      </w:r>
      <w:r w:rsidR="00040022">
        <w:rPr>
          <w:color w:val="000000" w:themeColor="text1"/>
        </w:rPr>
        <w:t>profiling</w:t>
      </w:r>
      <w:r w:rsidR="002E0CED">
        <w:rPr>
          <w:color w:val="000000" w:themeColor="text1"/>
        </w:rPr>
        <w:t xml:space="preserve"> of communities</w:t>
      </w:r>
      <w:r w:rsidR="006B2701">
        <w:rPr>
          <w:color w:val="000000" w:themeColor="text1"/>
        </w:rPr>
        <w:t>.</w:t>
      </w:r>
      <w:r w:rsidR="003E2C36">
        <w:rPr>
          <w:color w:val="000000" w:themeColor="text1"/>
        </w:rPr>
        <w:t xml:space="preserve"> </w:t>
      </w:r>
      <w:r w:rsidR="005F1BC0">
        <w:rPr>
          <w:rFonts w:ascii="Calibri" w:hAnsi="Calibri" w:cs="Calibri"/>
          <w:color w:val="000000" w:themeColor="text1"/>
        </w:rPr>
        <w:t>H</w:t>
      </w:r>
      <w:r w:rsidR="00AF0A00">
        <w:rPr>
          <w:rFonts w:ascii="Calibri" w:hAnsi="Calibri" w:cs="Calibri"/>
          <w:color w:val="000000" w:themeColor="text1"/>
        </w:rPr>
        <w:t xml:space="preserve">owever, </w:t>
      </w:r>
      <w:r w:rsidR="0010348C">
        <w:rPr>
          <w:rFonts w:ascii="Calibri" w:hAnsi="Calibri" w:cs="Calibri"/>
          <w:color w:val="000000" w:themeColor="text1"/>
        </w:rPr>
        <w:t xml:space="preserve">the approach </w:t>
      </w:r>
      <w:r w:rsidR="009459B5">
        <w:rPr>
          <w:rFonts w:ascii="Calibri" w:hAnsi="Calibri" w:cs="Calibri"/>
          <w:color w:val="000000" w:themeColor="text1"/>
        </w:rPr>
        <w:t xml:space="preserve">can </w:t>
      </w:r>
      <w:r w:rsidR="001C1B47">
        <w:rPr>
          <w:rFonts w:ascii="Calibri" w:hAnsi="Calibri" w:cs="Calibri"/>
          <w:color w:val="000000" w:themeColor="text1"/>
        </w:rPr>
        <w:t xml:space="preserve">be </w:t>
      </w:r>
      <w:r w:rsidR="00AF0A00">
        <w:rPr>
          <w:rFonts w:ascii="Calibri" w:hAnsi="Calibri" w:cs="Calibri"/>
          <w:color w:val="000000" w:themeColor="text1"/>
        </w:rPr>
        <w:t>bias</w:t>
      </w:r>
      <w:r w:rsidR="001C1B47">
        <w:rPr>
          <w:rFonts w:ascii="Calibri" w:hAnsi="Calibri" w:cs="Calibri"/>
          <w:color w:val="000000" w:themeColor="text1"/>
        </w:rPr>
        <w:t>ed</w:t>
      </w:r>
      <w:r w:rsidR="00AF0A00">
        <w:rPr>
          <w:rFonts w:ascii="Calibri" w:hAnsi="Calibri" w:cs="Calibri"/>
          <w:color w:val="000000" w:themeColor="text1"/>
        </w:rPr>
        <w:t xml:space="preserve"> </w:t>
      </w:r>
      <w:r w:rsidR="005F1BC0">
        <w:rPr>
          <w:rFonts w:ascii="Calibri" w:hAnsi="Calibri" w:cs="Calibri"/>
          <w:color w:val="000000" w:themeColor="text1"/>
        </w:rPr>
        <w:t xml:space="preserve">as well </w:t>
      </w:r>
      <w:r w:rsidR="00AF0A00">
        <w:rPr>
          <w:rFonts w:ascii="Calibri" w:hAnsi="Calibri" w:cs="Calibri"/>
          <w:color w:val="000000" w:themeColor="text1"/>
        </w:rPr>
        <w:t xml:space="preserve">due to </w:t>
      </w:r>
      <w:r w:rsidR="002C57A6" w:rsidRPr="004D1350">
        <w:rPr>
          <w:rFonts w:ascii="Calibri" w:hAnsi="Calibri" w:cs="Calibri"/>
          <w:color w:val="000000" w:themeColor="text1"/>
        </w:rPr>
        <w:lastRenderedPageBreak/>
        <w:t xml:space="preserve">varying </w:t>
      </w:r>
      <w:r w:rsidR="002C57A6">
        <w:rPr>
          <w:rFonts w:ascii="Calibri" w:hAnsi="Calibri" w:cs="Calibri"/>
          <w:color w:val="000000" w:themeColor="text1"/>
        </w:rPr>
        <w:t>primer</w:t>
      </w:r>
      <w:r w:rsidR="009F6B54">
        <w:rPr>
          <w:rFonts w:ascii="Calibri" w:hAnsi="Calibri" w:cs="Calibri"/>
          <w:color w:val="000000" w:themeColor="text1"/>
        </w:rPr>
        <w:t>-</w:t>
      </w:r>
      <w:r w:rsidR="002C57A6" w:rsidRPr="004D1350">
        <w:rPr>
          <w:rFonts w:ascii="Calibri" w:hAnsi="Calibri" w:cs="Calibri"/>
          <w:color w:val="000000" w:themeColor="text1"/>
        </w:rPr>
        <w:t xml:space="preserve">binding affinities </w:t>
      </w:r>
      <w:r w:rsidR="002C57A6">
        <w:rPr>
          <w:rStyle w:val="FootnoteReference"/>
          <w:rFonts w:ascii="Calibri" w:hAnsi="Calibri" w:cs="Calibri"/>
          <w:color w:val="000000" w:themeColor="text1"/>
        </w:rPr>
        <w:fldChar w:fldCharType="begin" w:fldLock="1"/>
      </w:r>
      <w:r w:rsidR="00612BB6">
        <w:rPr>
          <w:rFonts w:ascii="Calibri" w:hAnsi="Calibri" w:cs="Calibri"/>
          <w:color w:val="000000" w:themeColor="text1"/>
        </w:rPr>
        <w:instrText>ADDIN CSL_CITATION {"citationItems":[{"id":"ITEM-1","itemData":{"DOI":"10.1111/1755-0998.12156","ISSN":"1755098X","abstract":"Predicting whether a predator is capable of affecting the dynamics of a prey species in the field implies the analysis of the complete diet of the predator, not simply rates of predation on a target taxon. Here, we employed the Ion Torrent next-generation sequencing technology to investigate the diet of a generalist arthropod predator. A complete dietary analysis requires the use of general primers, but these will also amplify the predator unless suppressed using a blocking probe. However, blocking probes can potentially block other species, particularly if they are phylogenetically close. Here, we aimed to demonstrate that enough prey sequence could be obtained without blocking probes. In communities with many predators, this approach obviates the need to design and test numerous blocking primers, thus making analysis of complex community food webs a viable proposition. We applied this approach to the analysis of predation by the linyphiid spider Oedothorax fuscus in an arable field. We obtained over two million raw reads. After discarding the low-quality and predator reads, the libraries still contained over 61 000 prey reads (3% of the raw reads; 6% of reads passing quality control). The libraries were rich in Collembola, Lepidoptera, Diptera and Nematoda. They also contained sequences derived from several spider species and from horticultural pests (aphids). Oedothorax fuscus is common in UK cereal fields, and the results showed that it is exploiting a wide range of prey. Next-generation sequencing using general primers but without blocking probes provided ample sequences for analysis of the prey range of this spider and proved to be a simple and inexpensive approach. © 2013 John Wiley &amp; Sons Ltd.","author":[{"dropping-particle":"","family":"Piñol","given":"J.","non-dropping-particle":"","parse-names":false,"suffix":""},{"dropping-particle":"","family":"San Andrés","given":"V.","non-dropping-particle":"","parse-names":false,"suffix":""},{"dropping-particle":"","family":"Clare","given":"E. L.","non-dropping-particle":"","parse-names":false,"suffix":""},{"dropping-particle":"","family":"Mir","given":"G.","non-dropping-particle":"","parse-names":false,"suffix":""},{"dropping-particle":"","family":"Symondson","given":"W. O.C.","non-dropping-particle":"","parse-names":false,"suffix":""}],"container-title":"Molecular Ecology Resources","id":"ITEM-1","issue":"1","issued":{"date-parts":[["2014"]]},"page":"18-26","title":"A pragmatic approach to the analysis of diets of generalist predators: The use of next-generation sequencing with no blocking probes","type":"article-journal","volume":"14"},"uris":["http://www.mendeley.com/documents/?uuid=8c0197df-a405-4e28-9086-06a6df449a73"]},{"id":"ITEM-2","itemData":{"DOI":"10.1371/journal.pone.0130324","ISBN":"10.1371/journal.pone.0130324","ISSN":"19326203","PMID":"26154168","abstract":"Metabarcoding is an emerging genetic tool to rapidly assess biodiversity in ecosystems. It involves high-throughput sequencing of a standard gene from an environmental sample and comparison to a reference database. However, no consensus has emerged regarding laboratory pipelines to screen species diversity and infer species abundances from environmental samples. In particular, the effect of primer bias and the detection limit for specimens with a low biomass has not been systematically examined, when processing samples in bulk. We developed and tested a DNA metabarcoding protocol that utilises the standard cytochrome c oxidase subunit I (COI) barcoding fragment to detect freshwater macroinvertebrate taxa. DNA was extracted in bulk, amplified in a single PCR step, and purified, and the libraries were directly sequenced in two independent MiSeq runs (300-bp paired-end reads). Specifically, we assessed the influence of specimen biomass on sequence read abundance by sequencing 31 specimens of a stonefly species with known haplotypes spanning three orders of magnitude in biomass (experiment I). Then, we tested the recovery of 52 different freshwater invertebrate taxa of similar biomass using the same standard barcoding primers (experiment II). Each experiment was replicated ten times to maximise statistical power. The results of both experiments were consistent across replicates. We found a distinct positive correlation between species biomass and resulting numbers of MiSeq reads. Furthermore, we reliably recovered 83% of the 52 taxa used to test primer bias. However, sequence abundance varied by four orders of magnitudes between taxa despite the use of similar amounts of biomass. Our metabarcoding approach yielded reliable results for high-throughput assessments. However, the results indicated that primer efficiency is highly species-specific, which would prevent straightforward assessments of species abundance and biomass in a sample. Thus, PCR-based metabarcoding assessments of biodiversity should rely on presence-absence metrics.","author":[{"dropping-particle":"","family":"Elbrecht","given":"Vasco","non-dropping-particle":"","parse-names":false,"suffix":""},{"dropping-particle":"","family":"Leese","given":"Florian","non-dropping-particle":"","parse-names":false,"suffix":""}],"container-title":"PLoS ONE","id":"ITEM-2","issue":"7","issued":{"date-parts":[["2015"]]},"page":"1-16","title":"Can DNA-based ecosystem assessments quantify species abundance? Testing primer bias and biomass-sequence relationships with an innovative metabarcoding protocol","type":"article-journal","volume":"10"},"uris":["http://www.mendeley.com/documents/?uuid=d766e5ba-26d4-4704-9ea4-143d65cdae7d"]},{"id":"ITEM-3","itemData":{"DOI":"10.1038/s41598-017-17333-x","ISSN":"20452322","abstract":"Amplicon based metabarcoding promises rapid and cost-efficient analyses of species composition. However, it is disputed whether abundance estimates can be derived from metabarcoding due to taxon specific PCR amplification biases. PCR-free approaches have been suggested to mitigate this problem, but come with considerable increases in workload and cost. Here, we analyze multilocus datasets of diverse arthropod communities, to evaluate whether amplification bias can be countered by (1) targeting loci with highly degenerate primers or conserved priming sites, (2) increasing PCR template concentration, (3) reducing PCR cycle number or (4) avoiding locus specific amplification by directly sequencing genomic DNA. Amplification bias is reduced considerably by degenerate primers or targeting amplicons with conserved priming sites. Surprisingly, a reduction of PCR cycles did not have a strong effect on amplification bias. The association of taxon abundance and read count was actually less predictable with fewer cycles. Even a complete exclusion of locus specific amplification did not exclude bias. Copy number variation of the target loci may be another explanation for read abundance differences between taxa, which would affect amplicon based and PCR free methods alike. As read abundance biases are taxon specific and predictable, the application of correction factors allows abundance estimates.","author":[{"dropping-particle":"","family":"Krehenwinkel","given":"Henrik","non-dropping-particle":"","parse-names":false,"suffix":""},{"dropping-particle":"","family":"Wolf","given":"Madeline","non-dropping-particle":"","parse-names":false,"suffix":""},{"dropping-particle":"","family":"Lim","given":"Jun Ying","non-dropping-particle":"","parse-names":false,"suffix":""},{"dropping-particle":"","family":"Rominger","given":"Andrew J.","non-dropping-particle":"","parse-names":false,"suffix":""},{"dropping-particle":"","family":"Simison","given":"Warren B.","non-dropping-particle":"","parse-names":false,"suffix":""},{"dropping-particle":"","family":"Gillespie","given":"Rosemary G.","non-dropping-particle":"","parse-names":false,"suffix":""}],"container-title":"Scientific Reports","id":"ITEM-3","issue":"1","issued":{"date-parts":[["2017"]]},"page":"1-12","title":"Estimating and mitigating amplification bias in qualitative and quantitative arthropod metabarcoding","type":"article-journal","volume":"7"},"uris":["http://www.mendeley.com/documents/?uuid=c5d7223c-3c64-4b0f-bf46-d3f70675000e"]},{"id":"ITEM-4","itemData":{"DOI":"10.1111/2041-210X.12849","ISSN":"2041210X","abstract":"© 2017 British Ecological Society. Metabarcoding of environmental samples has many challenges and limitations that require carefully considered laboratory and analysis workflows to ensure reliable results. We explore how decisions regarding study design, laboratory set-up, and bioinformatic processing affect the final results, and provide guidelines for reliable study of environmental samples. We evaluate the performance of four primer sets targeting COI and 16S regions characterizing arthropod diversity in bat faecal samples, and investigate how metabarcoding results are affected by parameters including: (1) number of PCR replicates per sample, (2) sequencing depth, (3) PCR replicate processing strategy (i.e. either additively, by combining the sequences obtained from the PCR replicates, or restrictively, by only retaining sequences that occur in multiple PCR replicates for each sample), (4) minimum copy number for sequences to be retained, (5) chimera removal, and (6) similarity thresholds for Operational Taxonomic Unit (OTU) clustering. Lastly, we measure within- and between-taxa dissimilarities when using sequences from public databases to determine the most appropriate thresholds for OTU clustering and taxonomy assignment. Our results show that the use of multiple primer sets reduces taxonomic biases and increases taxonomic coverage. Taxonomic profiles resulting from each primer set are principally affected by how many PCR replicates are carried out per sample and how sequences are filtered across them, the sequence copy number threshold and the OTU clustering threshold. We also report considerable diversity differences between PCR replicates from each sample. Sequencing depth increases the dissimilarity between PCR replicates unless the bioinformatic strategies to remove allegedly artefactual sequences are adjusted according to the number of analysed sequences. Finally, we show that the appropriate identity thresholds for OTU clustering and taxonomy assignment differ between markers. Metabarcoding of complex environmental samples ideally requires (1) investigation of whether more than one primer sets targeting the same taxonomic group is needed to offset primer biases, (2) more than one PCR replicate per sample, (3) bioinformatic processing of sequences that balance diversity detection with removal of artefactual sequences, and (4) empirical selection of OTU clustering and taxonomy assignment thresholds tailored to each marker and the obtained taxa.","author":[{"dropping-particle":"","family":"Alberdi","given":"Antton","non-dropping-particle":"","parse-names":false,"suffix":""},{"dropping-particle":"","family":"Aizpurua","given":"Ostaizka","non-dropping-particle":"","parse-names":false,"suffix":""},{"dropping-particle":"","family":"Gilbert","given":"M. Thomas P.","non-dropping-particle":"","parse-names":false,"suffix":""},{"dropping-particle":"","family":"Bohmann","given":"Kristine","non-dropping-particle":"","parse-names":false,"suffix":""}],"container-title":"Methods in Ecology and Evolution","id":"ITEM-4","issue":"1","issued":{"date-parts":[["2018"]]},"page":"134-147","title":"Scrutinizing key steps for reliable metabarcoding of environmental samples","type":"article-journal","volume":"9"},"uris":["http://www.mendeley.com/documents/?uuid=ae92f239-ceef-4137-989b-8fae83dc349f"]},{"id":"ITEM-5","itemData":{"DOI":"10.1093/gigascience/giz092","ISSN":"2047-217X","abstract":"&lt;p&gt;Trap-based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populations.&lt;/p&gt;","author":[{"dropping-particle":"","family":"Piper","given":"Alexander M","non-dropping-particle":"","parse-names":false,"suffix":""},{"dropping-particle":"","family":"Batovska","given":"Jana","non-dropping-particle":"","parse-names":false,"suffix":""},{"dropping-particle":"","family":"Cogan","given":"Noel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J","non-dropping-particle":"","parse-names":false,"suffix":""}],"container-title":"GigaScience","id":"ITEM-5","issue":"8","issued":{"date-parts":[["2019"]]},"page":"1-22","publisher":"Oxford University Press","title":"Prospects and challenges of implementing DNA metabarcoding for high-throughput insect surveillance","type":"article-journal","volume":"8"},"uris":["http://www.mendeley.com/documents/?uuid=882e99ad-6151-4097-851d-f3746fb79f88"]}],"mendeley":{"formattedCitation":"(Alberdi et al., 2018; Elbrecht and Leese, 2015; Krehenwinkel et al., 2017; Piñol et al., 2014; Piper et al., 2019)","plainTextFormattedCitation":"(Alberdi et al., 2018; Elbrecht and Leese, 2015; Krehenwinkel et al., 2017; Piñol et al., 2014; Piper et al., 2019)","previouslyFormattedCitation":"(Alberdi et al., 2018; Elbrecht and Leese, 2015; Krehenwinkel et al., 2017; Piñol et al., 2014; Piper et al., 2019)"},"properties":{"noteIndex":0},"schema":"https://github.com/citation-style-language/schema/raw/master/csl-citation.json"}</w:instrText>
      </w:r>
      <w:r w:rsidR="002C57A6">
        <w:rPr>
          <w:rStyle w:val="FootnoteReference"/>
          <w:rFonts w:ascii="Calibri" w:hAnsi="Calibri" w:cs="Calibri"/>
          <w:color w:val="000000" w:themeColor="text1"/>
        </w:rPr>
        <w:fldChar w:fldCharType="separate"/>
      </w:r>
      <w:r w:rsidR="00612BB6" w:rsidRPr="00612BB6">
        <w:rPr>
          <w:rFonts w:ascii="Calibri" w:hAnsi="Calibri" w:cs="Calibri"/>
          <w:bCs/>
          <w:noProof/>
          <w:color w:val="000000" w:themeColor="text1"/>
          <w:lang w:val="en-US"/>
        </w:rPr>
        <w:t>(Alberdi et al., 2018; Elbrecht and Leese, 2015; Krehenwinkel et al., 2017; Piñol et al., 2014; Piper et al., 2019)</w:t>
      </w:r>
      <w:r w:rsidR="002C57A6">
        <w:rPr>
          <w:rStyle w:val="FootnoteReference"/>
          <w:rFonts w:ascii="Calibri" w:hAnsi="Calibri" w:cs="Calibri"/>
          <w:color w:val="000000" w:themeColor="text1"/>
        </w:rPr>
        <w:fldChar w:fldCharType="end"/>
      </w:r>
      <w:r w:rsidR="00AF0A00">
        <w:rPr>
          <w:rFonts w:ascii="Calibri" w:hAnsi="Calibri" w:cs="Calibri"/>
          <w:color w:val="000000" w:themeColor="text1"/>
        </w:rPr>
        <w:t xml:space="preserve"> and</w:t>
      </w:r>
      <w:r w:rsidR="002C57A6">
        <w:rPr>
          <w:rFonts w:ascii="Calibri" w:hAnsi="Calibri" w:cs="Calibri"/>
          <w:color w:val="000000" w:themeColor="text1"/>
        </w:rPr>
        <w:t xml:space="preserve"> </w:t>
      </w:r>
      <w:r w:rsidR="00AF0A00">
        <w:rPr>
          <w:rFonts w:ascii="Calibri" w:hAnsi="Calibri" w:cs="Calibri"/>
          <w:color w:val="000000" w:themeColor="text1"/>
        </w:rPr>
        <w:t>PCR</w:t>
      </w:r>
      <w:r w:rsidR="005F1BC0">
        <w:rPr>
          <w:rFonts w:ascii="Calibri" w:hAnsi="Calibri" w:cs="Calibri"/>
          <w:color w:val="000000" w:themeColor="text1"/>
        </w:rPr>
        <w:t xml:space="preserve"> </w:t>
      </w:r>
      <w:r w:rsidR="002C57A6">
        <w:rPr>
          <w:rStyle w:val="FootnoteReference"/>
          <w:rFonts w:ascii="Calibri" w:hAnsi="Calibri" w:cs="Calibri"/>
          <w:color w:val="000000" w:themeColor="text1"/>
        </w:rPr>
        <w:fldChar w:fldCharType="begin" w:fldLock="1"/>
      </w:r>
      <w:r w:rsidR="001B6AFD">
        <w:rPr>
          <w:rFonts w:ascii="Calibri" w:hAnsi="Calibri" w:cs="Calibri"/>
          <w:color w:val="000000" w:themeColor="text1"/>
        </w:rPr>
        <w:instrText>ADDIN CSL_CITATION {"citationItems":[{"id":"ITEM-1","itemData":{"DOI":"10.1111/1755-0998.12895","ISSN":"17550998","abstract":"Abstract DNA metabarcoding is an increasingly popular method to characterize and quantify biodiversity in environmental samples. Metabarcoding approaches simultaneously amplify a short, variable genomic region, or “barcode,” from a broad taxonomic group via the polymerase chain reaction (PCR), using universal primers that anneal to flanking conserved regions. Results of these experiments are reported as occurrence data, which provide a list of taxa amplified from the sample, or relative abundance data, which measure the relative contribution of each taxon to the overall composition of amplified product. The accuracy of both occurrence and relative abundance estimates can be affected by a variety of biological and technical biases. For example, taxa with larger biomass may be better represented in environmental samples than those with smaller biomass. Here, we explore how polymerase choice, a potential source of technical bias, might influence results in metabarcoding experiments. We compared potential biases of six commercially available polymerases using a combination of mixtures of amplifiable synthetic sequences and real sedimentary DNA extracts. We find that polymerase choice can affect both occurrence and relative abundance estimates and that the main source of this bias appears to be polymerase preference for sequences with specific GC contents. We further recommend an experimental approach for metabarcoding based on results of our synthetic experiments.","author":[{"dropping-particle":"V.","family":"Nichols","given":"Ruth","non-dropping-particle":"","parse-names":false,"suffix":""},{"dropping-particle":"","family":"Vollmers","given":"Christopher","non-dropping-particle":"","parse-names":false,"suffix":""},{"dropping-particle":"","family":"Newsom","given":"Lee A.","non-dropping-particle":"","parse-names":false,"suffix":""},{"dropping-particle":"","family":"Wang","given":"Yue","non-dropping-particle":"","parse-names":false,"suffix":""},{"dropping-particle":"","family":"Heintzman","given":"Peter D.","non-dropping-particle":"","parse-names":false,"suffix":""},{"dropping-particle":"","family":"Leighton","given":"McKenna","non-dropping-particle":"","parse-names":false,"suffix":""},{"dropping-particle":"","family":"Green","given":"Richard E.","non-dropping-particle":"","parse-names":false,"suffix":""},{"dropping-particle":"","family":"Shapiro","given":"Beth","non-dropping-particle":"","parse-names":false,"suffix":""}],"container-title":"Molecular Ecology Resources","id":"ITEM-1","issue":"5","issued":{"date-parts":[["2018"]]},"page":"927-939","title":"Minimizing polymerase biases in metabarcoding","type":"article-journal","volume":"18"},"uris":["http://www.mendeley.com/documents/?uuid=d31e5053-8749-41c4-96ca-a4858fbed8cc"]},{"id":"ITEM-2","itemData":{"DOI":"10.1128/msphere.00163-19","ISSN":"23795042","abstract":"PCR amplification of 16S rRNA genes is a critical yet underappreciated step in the generation of sequence data to describe the taxonomic composition of microbial communities. Numerous factors in the design of PCR can impact the sequencing error rate, the abundance of chimeric sequences, and the degree to which the fragments in the product represent their abundance in the original sample (i.e., bias). We compared the performance of high fidelity polymerases and various numbers of rounds of amplification when amplifying a mock community and human stool samples. Although it was impossible to derive specific recommendations, we did observe general trends. Namely, using a polymerase with the highest possible fidelity and minimizing the number of rounds of PCR reduced the sequencing error rate, fraction of chimeric sequences, and bias. Evidence of bias at the sequence level was subtle and could not be ascribed to the fragments’ fraction of bases that were guanines or cytosines. When analyzing mock community data, the amount that the community deviated from the expected composition increased with the number of rounds of PCR. This bias was inconsistent for human stool samples. Overall, the results underscore the difficulty of comparing sequence data that are generated by different PCR protocols. However, the results indicate that the variation in human stool samples is generally larger than that introduced by the choice of polymerase or number of rounds of PCR. IMPORTANCE A steep decline in sequencing costs drove an explosion in studies characterizing microbial communities from diverse environments. Although a significant amount of effort has gone into understanding the error profiles of DNA sequencers, little has been done to understand the downstream effects of the PCR amplification protocol. We quantified the effects of the choice of polymerase and number of PCR cycles on the quality of downstream data. We found that these choices can have a profound impact on the way that a microbial community is represented in the sequence data. The effects are relatively small compared to the variation in human stool samples; however, care should be taken to use polymerases with the highest possible fidelity and to minimize the number of rounds of PCR. These results also underscore that it is not possible to directly compare sequence data generated under different PCR conditions.","author":[{"dropping-particle":"","family":"Sze","given":"Marc A.","non-dropping-particle":"","parse-names":false,"suffix":""},{"dropping-particle":"","family":"Schloss","given":"Patrick D.","non-dropping-particle":"","parse-names":false,"suffix":""}],"container-title":"mSphere","id":"ITEM-2","issue":"3","issued":{"date-parts":[["2019"]]},"page":"e00163-19","title":"The Impact of DNA Polymerase and Number of Rounds of Amplification in PCR on 16S rRNA Gene Sequence Data","type":"article-journal","volume":"4"},"uris":["http://www.mendeley.com/documents/?uuid=c2678d95-e7ca-4ca7-9407-4863719cc5ed"]},{"id":"ITEM-3","itemData":{"DOI":"10.1111/1755-0998.12285","ISBN":"1755-0998","ISSN":"17550998","PMID":"24890199","abstract":"Environmental DNA (eDNA) detection has emerged as a powerful tool for monitoring aquatic organisms, but much remains unknown about the dynamics of aquatic eDNA over a range of environmental conditions. DNA concentrations in streams and rivers will depend not only on the equilibrium between DNA entering the water and DNA leaving the system through degradation, but also on downstream transport. To improve understanding of the dynamics of eDNA concentration in lotic systems, we introduced caged trout into two fishless headwater streams and took eDNA samples at evenly spaced downstream intervals. This was repeated 18 times from mid-summer through autumn, over flows ranging from approximately 1-96 L/s. We used quantitative PCR to relate DNA copy number to distance from source. We found that regardless of flow, there were detectable levels of DNA at 239.5 m. The main effect of flow on eDNA counts was in opposite directions in the two streams. At the lowest flows, eDNA counts were highest close to the source and quickly trailed off over distance. At the highest flows, DNA counts were relatively low both near and far from the source. Biomass was positively related to eDNA copy number in both streams. A combination of cell settling, turbulence and dilution effects is probably responsible for our observations. Additionally, during high leaf deposition periods, the presence of inhibitors resulted in no amplification for high copy number samples in the absence of an inhibition-releasing strategy, demonstrating the necessity to carefully consider inhibition in eDNA analysis.","author":[{"dropping-particle":"","family":"Jane","given":"Stephen F.","non-dropping-particle":"","parse-names":false,"suffix":""},{"dropping-particle":"","family":"Wilcox","given":"Taylor M.","non-dropping-particle":"","parse-names":false,"suffix":""},{"dropping-particle":"","family":"Mckelvey","given":"Kevin S.","non-dropping-particle":"","parse-names":false,"suffix":""},{"dropping-particle":"","family":"Young","given":"Michael K.","non-dropping-particle":"","parse-names":false,"suffix":""},{"dropping-particle":"","family":"Schwartz","given":"Michael K.","non-dropping-particle":"","parse-names":false,"suffix":""},{"dropping-particle":"","family":"Lowe","given":"Winsor H.","non-dropping-particle":"","parse-names":false,"suffix":""},{"dropping-particle":"","family":"Letcher","given":"Benjamin H.","non-dropping-particle":"","parse-names":false,"suffix":""},{"dropping-particle":"","family":"Whiteley","given":"Andrew R.","non-dropping-particle":"","parse-names":false,"suffix":""}],"container-title":"Molecular Ecology Resources","id":"ITEM-3","issue":"1","issued":{"date-parts":[["2015"]]},"page":"216-227","title":"Distance, flow and PCR inhibition: EDNA dynamics in two headwater streams","type":"article-journal","volume":"15"},"uris":["http://www.mendeley.com/documents/?uuid=298d3f47-40ef-46d9-ae08-0335951093a6"]},{"id":"ITEM-4","itemData":{"author":[{"dropping-particle":"","family":"Taberlet","given":"Pierre","non-dropping-particle":"","parse-names":false,"suffix":""},{"dropping-particle":"","family":"Griffin","given":"Sally","non-dropping-particle":"","parse-names":false,"suffix":""},{"dropping-particle":"","family":"Goossens","given":"Beno\\^\\it","non-dropping-particle":"","parse-names":false,"suffix":""},{"dropping-particle":"","family":"Questiau","given":"Sophie","non-dropping-particle":"","parse-names":false,"suffix":""},{"dropping-particle":"","family":"Manceau","given":"Valérie","non-dropping-particle":"","parse-names":false,"suffix":""},{"dropping-particle":"","family":"Escaravage","given":"Nathalie","non-dropping-particle":"","parse-names":false,"suffix":""},{"dropping-particle":"","family":"Waits","given":"Lisette P","non-dropping-particle":"","parse-names":false,"suffix":""},{"dropping-particle":"","family":"Bouvet","given":"Jean","non-dropping-particle":"","parse-names":false,"suffix":""}],"container-title":"Nucleic acids research","id":"ITEM-4","issue":"16","issued":{"date-parts":[["1996"]]},"page":"3189-3194","publisher":"Oxford University Press","title":"Reliable genotyping of samples with very low DNA quantities using PCR","type":"article-journal","volume":"24"},"uris":["http://www.mendeley.com/documents/?uuid=fe548e93-4898-4218-9dd7-cbd5bc4d0c04"]},{"id":"ITEM-5","itemData":{"DOI":"10.1093/gigascience/giz092","ISSN":"2047-217X","abstract":"&lt;p&gt;Trap-based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populations.&lt;/p&gt;","author":[{"dropping-particle":"","family":"Piper","given":"Alexander M","non-dropping-particle":"","parse-names":false,"suffix":""},{"dropping-particle":"","family":"Batovska","given":"Jana","non-dropping-particle":"","parse-names":false,"suffix":""},{"dropping-particle":"","famil</w:instrText>
      </w:r>
      <w:r w:rsidR="001B6AFD" w:rsidRPr="00550923">
        <w:rPr>
          <w:rFonts w:ascii="Calibri" w:hAnsi="Calibri" w:cs="Calibri"/>
          <w:color w:val="000000" w:themeColor="text1"/>
          <w:lang w:val="da-DK"/>
        </w:rPr>
        <w:instrText>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J","non-dropping-particle":"","parse-names":false,"suffix":""}],"container-title":"GigaScience","id":"ITEM-5","issue":"8","issued":{"date-parts":[["2019"]]},"page":"1-22","publisher":"Oxford University Press","title":"Prospects and challenges of implementing DNA metabarcoding for high-throughput insect surveillance","type":"article-journal","volume":"8"},"uris":["http://www.mendeley.com/documents/?uuid=882e99ad-6151-4097-851d-f3746fb79f88"]}],"mendeley":{"formattedCitation":"(Jane et al., 2015; Nichols et al., 2018; Piper et al., 2019; Sze and Schloss, 2019; Taberlet et al., 1996)","plainTextFormattedCitation":"(Jane et al., 2015; Nichols et al., 2018; Piper et al., 2019; Sze and Schloss, 2019; Taberlet et al., 1996)","previouslyFormattedCitation":"(Jane et al., 2015; Nichols et al., 2018; Piper et al., 2019; Sze and Schloss, 2019; Taberlet et al., 1996)"},"properties":{"noteIndex":0},"schema":"https://github.com/citation-style-language/schema/raw/master/csl-citation.json"}</w:instrText>
      </w:r>
      <w:r w:rsidR="002C57A6">
        <w:rPr>
          <w:rStyle w:val="FootnoteReference"/>
          <w:rFonts w:ascii="Calibri" w:hAnsi="Calibri" w:cs="Calibri"/>
          <w:color w:val="000000" w:themeColor="text1"/>
        </w:rPr>
        <w:fldChar w:fldCharType="separate"/>
      </w:r>
      <w:r w:rsidR="00AF0A00" w:rsidRPr="00550923">
        <w:rPr>
          <w:rFonts w:ascii="Calibri" w:hAnsi="Calibri" w:cs="Calibri"/>
          <w:bCs/>
          <w:noProof/>
          <w:color w:val="000000" w:themeColor="text1"/>
          <w:lang w:val="da-DK"/>
        </w:rPr>
        <w:t>(Jane et al., 2015; Nichols et al., 2018; Piper et al., 2019; Sze and Schloss, 2019; Taberlet et al., 1996)</w:t>
      </w:r>
      <w:r w:rsidR="002C57A6">
        <w:rPr>
          <w:rStyle w:val="FootnoteReference"/>
          <w:rFonts w:ascii="Calibri" w:hAnsi="Calibri" w:cs="Calibri"/>
          <w:color w:val="000000" w:themeColor="text1"/>
        </w:rPr>
        <w:fldChar w:fldCharType="end"/>
      </w:r>
      <w:r w:rsidR="002C57A6" w:rsidRPr="00550923">
        <w:rPr>
          <w:rFonts w:ascii="Calibri" w:hAnsi="Calibri" w:cs="Calibri"/>
          <w:color w:val="000000" w:themeColor="text1"/>
          <w:lang w:val="da-DK"/>
        </w:rPr>
        <w:t>.</w:t>
      </w:r>
      <w:r w:rsidR="00AF0A00" w:rsidRPr="00550923">
        <w:rPr>
          <w:rFonts w:ascii="Calibri" w:hAnsi="Calibri" w:cs="Calibri"/>
          <w:color w:val="000000" w:themeColor="text1"/>
          <w:lang w:val="da-DK"/>
        </w:rPr>
        <w:t xml:space="preserve"> </w:t>
      </w:r>
      <w:r w:rsidR="00AF0A00">
        <w:rPr>
          <w:rFonts w:ascii="Calibri" w:hAnsi="Calibri" w:cs="Calibri"/>
          <w:color w:val="000000" w:themeColor="text1"/>
        </w:rPr>
        <w:t xml:space="preserve">Furthermore, DNA metabarcoding primers </w:t>
      </w:r>
      <w:r>
        <w:rPr>
          <w:rFonts w:ascii="Calibri" w:hAnsi="Calibri" w:cs="Calibri"/>
          <w:color w:val="000000" w:themeColor="text1"/>
        </w:rPr>
        <w:t>are designed to</w:t>
      </w:r>
      <w:r w:rsidR="00AF0A00">
        <w:rPr>
          <w:rFonts w:ascii="Calibri" w:hAnsi="Calibri" w:cs="Calibri"/>
          <w:color w:val="000000" w:themeColor="text1"/>
        </w:rPr>
        <w:t xml:space="preserve"> target </w:t>
      </w:r>
      <w:r>
        <w:rPr>
          <w:rFonts w:ascii="Calibri" w:hAnsi="Calibri" w:cs="Calibri"/>
          <w:color w:val="000000" w:themeColor="text1"/>
        </w:rPr>
        <w:t>specific</w:t>
      </w:r>
      <w:r w:rsidR="00AF0A00">
        <w:rPr>
          <w:rFonts w:ascii="Calibri" w:hAnsi="Calibri" w:cs="Calibri"/>
          <w:color w:val="000000" w:themeColor="text1"/>
        </w:rPr>
        <w:t xml:space="preserve"> </w:t>
      </w:r>
      <w:r w:rsidR="002E0CED">
        <w:rPr>
          <w:rFonts w:ascii="Calibri" w:hAnsi="Calibri" w:cs="Calibri"/>
          <w:color w:val="000000" w:themeColor="text1"/>
        </w:rPr>
        <w:t xml:space="preserve">taxonomic </w:t>
      </w:r>
      <w:r w:rsidR="00AF0A00">
        <w:rPr>
          <w:rFonts w:ascii="Calibri" w:hAnsi="Calibri" w:cs="Calibri"/>
          <w:color w:val="000000" w:themeColor="text1"/>
        </w:rPr>
        <w:t>groups</w:t>
      </w:r>
      <w:r w:rsidR="00C42FCD">
        <w:rPr>
          <w:rFonts w:ascii="Calibri" w:hAnsi="Calibri" w:cs="Calibri"/>
          <w:color w:val="000000" w:themeColor="text1"/>
        </w:rPr>
        <w:t>,</w:t>
      </w:r>
      <w:r w:rsidR="00AF0A00">
        <w:rPr>
          <w:rFonts w:ascii="Calibri" w:hAnsi="Calibri" w:cs="Calibri"/>
          <w:color w:val="000000" w:themeColor="text1"/>
        </w:rPr>
        <w:t xml:space="preserve"> and taxonomically diverse communities</w:t>
      </w:r>
      <w:r w:rsidR="0010348C">
        <w:rPr>
          <w:rFonts w:ascii="Calibri" w:hAnsi="Calibri" w:cs="Calibri"/>
          <w:color w:val="000000" w:themeColor="text1"/>
        </w:rPr>
        <w:t xml:space="preserve">, such as microbial communities, </w:t>
      </w:r>
      <w:r w:rsidR="00AF0A00" w:rsidRPr="0010348C">
        <w:rPr>
          <w:rFonts w:ascii="Calibri" w:hAnsi="Calibri" w:cs="Calibri"/>
          <w:color w:val="000000" w:themeColor="text1"/>
        </w:rPr>
        <w:t>cannot be entirely covered</w:t>
      </w:r>
      <w:r w:rsidR="00C42FCD" w:rsidRPr="0010348C">
        <w:rPr>
          <w:rFonts w:ascii="Calibri" w:hAnsi="Calibri" w:cs="Calibri"/>
          <w:color w:val="000000" w:themeColor="text1"/>
        </w:rPr>
        <w:t xml:space="preserve">. </w:t>
      </w:r>
      <w:r w:rsidR="0010348C" w:rsidRPr="0010348C">
        <w:rPr>
          <w:rFonts w:ascii="Calibri" w:hAnsi="Calibri" w:cs="Calibri"/>
          <w:color w:val="000000" w:themeColor="text1"/>
        </w:rPr>
        <w:t>T</w:t>
      </w:r>
      <w:r w:rsidR="00C42FCD" w:rsidRPr="0010348C">
        <w:rPr>
          <w:rFonts w:ascii="Calibri" w:hAnsi="Calibri" w:cs="Calibri"/>
          <w:color w:val="000000" w:themeColor="text1"/>
        </w:rPr>
        <w:t xml:space="preserve">axonomic coverage </w:t>
      </w:r>
      <w:r w:rsidR="009F6B54" w:rsidRPr="0010348C">
        <w:rPr>
          <w:rFonts w:ascii="Calibri" w:hAnsi="Calibri" w:cs="Calibri"/>
          <w:color w:val="000000" w:themeColor="text1"/>
        </w:rPr>
        <w:t xml:space="preserve">can be increased </w:t>
      </w:r>
      <w:r w:rsidR="00C42FCD" w:rsidRPr="0010348C">
        <w:rPr>
          <w:rFonts w:ascii="Calibri" w:hAnsi="Calibri" w:cs="Calibri"/>
          <w:color w:val="000000" w:themeColor="text1"/>
        </w:rPr>
        <w:t>by including multiple</w:t>
      </w:r>
      <w:r w:rsidR="00AF0A00" w:rsidRPr="0010348C">
        <w:rPr>
          <w:rFonts w:ascii="Calibri" w:hAnsi="Calibri" w:cs="Calibri"/>
          <w:color w:val="000000" w:themeColor="text1"/>
        </w:rPr>
        <w:t xml:space="preserve"> primer</w:t>
      </w:r>
      <w:r w:rsidR="00C42FCD" w:rsidRPr="0010348C">
        <w:rPr>
          <w:rFonts w:ascii="Calibri" w:hAnsi="Calibri" w:cs="Calibri"/>
          <w:color w:val="000000" w:themeColor="text1"/>
        </w:rPr>
        <w:t xml:space="preserve">s </w:t>
      </w:r>
      <w:r w:rsidR="009F6B54" w:rsidRPr="0010348C">
        <w:rPr>
          <w:rStyle w:val="FootnoteReference"/>
          <w:rFonts w:ascii="Calibri" w:hAnsi="Calibri" w:cs="Calibri"/>
          <w:color w:val="000000" w:themeColor="text1"/>
        </w:rPr>
        <w:fldChar w:fldCharType="begin" w:fldLock="1"/>
      </w:r>
      <w:r w:rsidR="007F3E17" w:rsidRPr="0010348C">
        <w:rPr>
          <w:rFonts w:ascii="Calibri" w:hAnsi="Calibri" w:cs="Calibri"/>
          <w:color w:val="000000" w:themeColor="text1"/>
        </w:rPr>
        <w:instrText>ADDIN CSL_CITATION {"citationItems":[{"id":"ITEM-1","itemData":{"DOI":"10.1111/eva.12694","ISSN":"17524571","abstract":"© 2018 McGill University. Evolutionary Applications published by John Wiley  &amp;  Sons Ltd Metabarcoding combines DNA barcoding with high-throughput sequencing, often using one genetic marker to understand complex and taxonomically diverse samples. However, species-level identification depends heavily on the choice of marker and the selected primer pair, often with a trade-off between successful species amplification and taxonomic resolution. We present a versatile metabarcoding protocol for biomonitoring that involves the use of two barcode markers (COI and 18S) and four primer pairs in a single high-throughput sequencing run, via sample multiplexing. We validate the protocol using a series of 24 mock zooplanktonic communities incorporating various levels of genetic variation. With the use of a single marker and single primer pair, the highest species recovery was 77%. With all three COI fragments, we detected 62%–83% of species across the mock communities, while the use of the 18S fragment alone resulted in the detection of 73%–75% of species. The species detection level was significantly improved to 89%–93% when both markers were used. Furthermore, multiplexing did not have a negative impact on the proportion of reads assigned to each species and the total number of species detected was similar to when markers were sequenced alone. Overall, our metabarcoding approach utilizing two barcode markers and multiple primer pairs per barcode improved species detection rates over a single marker/primer pair by 14% to 35%, making it an attractive and relatively cost-effective method for biomonitoring natural zooplankton communities. We strongly recommend combining evolutionary independent markers and, when necessary, multiple primer pairs per marker to increase species detection (i.e., reduce false negatives) in metabarcoding studies.","author":[{"dropping-particle":"","family":"Zhang","given":"Guang K.","non-dropping-particle":"","parse-names":false,"suffix":""},{"dropping-particle":"","family":"Chain","given":"Frédéric J.J.","non-dropping-particle":"","parse-names":false,"suffix":""},{"dropping-particle":"","family":"Abbott","given":"Cathryn L.","non-dropping-particle":"","parse-names":false,"suffix":""},{"dropping-particle":"","family":"Cristescu","given":"Melania E.","non-dropping-particle":"","parse-names":false,"suffix":""}],"container-title":"Evolutionary Applications","id":"ITEM-1","issue":"10","issued":{"date-parts":[["2018"]]},"page":"1901-1914","title":"Metabarcoding using multiplexed markers increases species detection in complex zooplankton communities","type":"article-journal","volume":"11"},"uris":["http://www.mendeley.com/documents/?uuid=9e028288-c5f3-4a6a-b183-67cdf05c0243"]},{"id":"ITEM-2","itemData":{"DOI":"10.1111/1755-0998.12188","ISSN":"1755098X","abstract":"Ecological understanding of the role of consumer-resource interactions in natural food webs is limited by the difficulty of accurately and efficiently determining the complex variety of food types animals have eaten in the field. We developed a method based on DNA metabarcoding multiplexing and next-generation sequencing to uncover different taxonomic groups of organisms from complex diet samples. We validated this approach on 91 faeces of a large omnivorous mammal, the brown bear, using DNA metabarcoding markers targeting the plant, vertebrate and invertebrate components of the diet. We included internal controls in the experiments and performed PCR replication for accuracy validation in postsequencing data analysis. Using our multiplexing strategy, we significantly simplified the experimental procedure and accurately and concurrently identified different prey DNA corresponding to the targeted taxonomic groups, with ≥ 60% of taxa of all diet components identified to genus/species level. The systematic application of internal controls and replication was a useful and simple way to evaluate the performance of our experimental procedure, standardize the selection of sequence filtering parameters for each marker data and validate the accuracy of the results. Our general approach can be adapted to the analysis of dietary samples of various predator species in different ecosystems, for a number of conservation and ecological applications entailing large-scale population level diet assessment through cost-effective screening of multiple DNA metabarcodes, and the detection of fine dietary variation among samples or individuals and of rare food items.","author":[{"dropping-particle":"","family":"Barba","given":"M.","non-dropping-particle":"De","parse-names":false,"suffix":""},{"dropping-particle":"","family":"Miquel","given":"C.","non-dropping-particle":"","parse-names":false,"suffix":""},{"dropping-particle":"","family":"Boyer","given":"F.","non-dropping-particle":"","parse-names":false,"suffix":""},{"dropping-particle":"","family":"Mercier","given":"C.","non-dropping-particle":"","parse-names":false,"suffix":""},{"dropping-particle":"","family":"Rioux","given":"D.","non-dropping-particle":"","parse-names":false,"suffix":""},{"dropping-particle":"","family":"Coissac","given":"E.","non-dropping-particle":"","parse-names":false,"suffix":""},{"dropping-particle":"","family":"Taberlet","given":"P.","non-dropping-particle":"","parse-names":false,"suffix":""}],"container-title":"Molecular Ecology Resources","id":"ITEM-2","issue":"2","issued":{"date-parts":[["2014"]]},"page":"306-323","title":"DNA metabarcoding multiplexing and validation of data accuracy for diet assessment: Application to omnivorous diet","type":"article-journal","volume":"14"},"uris":["http://www.mendeley.com/documents/?uuid=eee3f353-d8ba-44b2-9fbe-45e11d890c6c"]},{"id":"ITEM-3","itemData":{"DOI":"10.1111/2041-210X.12849","ISSN":"2041210X","abstract":"© 2017 British Ecological Society. Metabarcoding of environmental samples has many challenges and limitations that require carefully considered laboratory and analysis workflows to ensure reliable results. We explore how decisions regarding study design, laboratory set-up, and bioinformatic processing affect the final results, and provide guidelines for reliable study of environmental samples. We evaluate the performance of four primer sets targeting COI and 16S regions characterizing arthropod diversity in bat faecal samples, and investigate how metabarcoding results are affected by parameters including: (1) number of PCR replicates per sample, (2) sequencing depth, (3) PCR replicate processing strategy (i.e. either additively, by combining the sequences obtained from the PCR replicates, or restrictively, by only retaining sequences that occur in multiple PCR replicates for each sample), (4) minimum copy number for sequences to be retained, (5) chimera removal, and (6) similarity thresholds for Operational Taxonomic Unit (OTU) clustering. Lastly, we measure within- and between-taxa dissimilarities when using sequences from public databases to determine the most appropriate thresholds for OTU clustering and taxonomy assignment. Our results show that the use of multiple primer sets reduces taxonomic biases and increases taxonomic coverage. Taxonomic profiles resulting from each primer set are principally affected by how many PCR replicates are carried out per sample and how sequences are filtered across them, the sequence copy number threshold and the OTU clustering threshold. We also report considerable diversity differences between PCR replicates from each sample. Sequencing depth increases the dissimilarity between PCR replicates unless the bioinformatic strategies to remove allegedly artefactual sequences are adjusted according to the number of analysed sequences. Finally, we show that the appropriate identity thresholds for OTU clustering and taxonomy assignment differ between markers. Metabarcoding of complex environmental samples ideally requires (1) investigation of whether more than one primer sets targeting the same taxonomic group is needed to offset primer biases, (2) more than one PCR replicate per sample, (3) bioinformatic processing of sequences that balance diversity detection with removal of artefactual sequences, and (4) empirical selection of OTU clustering and taxonomy assignment thresholds tailored to each marker and the obtained taxa.","author":[{"dropping-particle":"","family":"Alberdi","given":"Antton","non-dropping-particle":"","parse-names":false,"suffix":""},{"dropping-particle":"","family":"Aizpurua","given":"Ostaizka","non-dropping-particle":"","parse-names":false,"suffix":""},{"dropping-particle":"","family":"Gilbert","given":"M. Thomas P.","non-dropping-particle":"","parse-names":false,"suffix":""},{"dropping-particle":"","family":"Bohmann","given":"Kristine","non-dropping-particle":"","parse-names":false,"suffix":""}],"container-title":"Methods in Ecology and Evolution","id":"ITEM-3","issue":"1","issued":{"date-parts":[["2018"]]},"page":"134-147","title":"Scrutinizing key steps for reliable metabarcoding of environmental samples","type":"article-journal","volume":"9"},"uris":["http://www.mendeley.com/documents/?uuid=ae92f239-ceef-4137-989b-8fae83dc349f"]},{"id":"ITEM-4","itemData":{"DOI":"10.1038/s41598-017-12501-5","ISBN":"7034894671","ISSN":"20452322","PMID":"28947818","abstract":"Effective marine management requires comprehensive data on the status of marine biodiversity. However, efficient methods that can document biodiversity in our oceans are currently lacking. Environmental DNA (eDNA) sourced from seawater offers a new avenue for investigating the biota in marine ecosystems. Here, we investigated the potential of eDNA to inform on the breadth of biodiversity present in a tropical marine environment. Directly sequencing eDNA from seawater using a shotgun approach resulted in only 0.34% of 22.3 million reads assigning to eukaryotes, highlighting the inefficiency of this method for assessing eukaryotic diversity. In contrast, using ‘tree of life’ (ToL) metabarcoding and 20-fold fewer sequencing reads, we could detect 287 families across the major divisions of eukaryotes. Our data also show that the best performing ‘universal’ PCR assay recovered only 44% of the eukaryotes identified across all assays, highlighting the need for multiple metabarcoding assays to catalogue biodiversity. Lastly, focusing on the fish genus Lethrinus, we recovered intra- and inter-specific haplotypes from seawater samples, illustrating that eDNA can be used to explore diversity beyond taxon identifications. Given the sensitivity and low cost of eDNA metabarcoding we advocate this approach be rapidly integrated into biomonitoring programs.","author":[{"dropping-particle":"","family":"Stat","given":"Michael","non-dropping-particle":"","parse-names":false,"suffix":""},{"dropping-particle":"","family":"Huggett","given":"Megan J.","non-dropping-particle":"","parse-names":false,"suffix":""},{"dropping-particle":"","family":"Bernasconi","given":"Rachele","non-dropping-particle":"","parse-names":false,"suffix":""},{"dropping-particle":"","family":"Dibattista","given":"Joseph D.","non-dropping-particle":"","parse-names":false,"suffix":""},{"dropping-particle":"","family":"Berry","given":"Tina E.","non-dropping-particle":"","parse-names":false,"suffix":""},{"dropping-particle":"","family":"Newman","given":"Stephen J.","non-dropping-particle":"","parse-names":false,"suffix":""},{"dropping-particle":"","family":"Harvey","given":"Euan S.","non-dropping-particle":"","parse-names":false,"suffix":""},{"dropping-particle":"","family":"Bunce","given":"Michael","non-dropping-particle":"","parse-names":false,"suffix":""}],"container-title":"Scientific Reports","id":"ITEM-4","issue":"1","issued":{"date-parts":[["2017"]]},"page":"1-11","publisher":"Springer US","title":"Ecosystem biomonitoring with eDNA: Metabarcoding across the tree of life in a tropical marine environment","type":"article-journal","volume":"7"},"uris":["http://www.mendeley.com/documents/?uuid=4d3beede-e883-48ff-9887-785fa56a54e9"]}],"mendeley":{"formattedCitation":"(Alberdi et al., 2018; De Barba et al., 2014; Stat et al., 2017; Zhang et al., 2018)","plainTextFormattedCitation":"(Alberdi et al., 2018; De Barba et al., 2014; Stat et al., 2017; Zhang et al., 2018)","previouslyFormattedCitation":"(Alberdi et al., 2018; De Barba et al., 2014; Stat et al., 2017; Zhang et al., 2018)"},"properties":{"noteIndex":0},"schema":"https://github.com/citation-style-language/schema/raw/master/csl-citation.json"}</w:instrText>
      </w:r>
      <w:r w:rsidR="009F6B54" w:rsidRPr="0010348C">
        <w:rPr>
          <w:rStyle w:val="FootnoteReference"/>
          <w:rFonts w:ascii="Calibri" w:hAnsi="Calibri" w:cs="Calibri"/>
          <w:color w:val="000000" w:themeColor="text1"/>
        </w:rPr>
        <w:fldChar w:fldCharType="separate"/>
      </w:r>
      <w:r w:rsidR="005F7CE5" w:rsidRPr="0010348C">
        <w:rPr>
          <w:rFonts w:ascii="Calibri" w:hAnsi="Calibri" w:cs="Calibri"/>
          <w:bCs/>
          <w:noProof/>
          <w:color w:val="000000" w:themeColor="text1"/>
        </w:rPr>
        <w:t>(Alberdi et al., 2018; De Barba et al., 2014; Stat et al., 2017; Zhang et al., 2018)</w:t>
      </w:r>
      <w:r w:rsidR="009F6B54" w:rsidRPr="0010348C">
        <w:rPr>
          <w:rStyle w:val="FootnoteReference"/>
          <w:rFonts w:ascii="Calibri" w:hAnsi="Calibri" w:cs="Calibri"/>
          <w:color w:val="000000" w:themeColor="text1"/>
        </w:rPr>
        <w:fldChar w:fldCharType="end"/>
      </w:r>
      <w:r w:rsidR="009F6B54" w:rsidRPr="0010348C">
        <w:rPr>
          <w:rFonts w:ascii="Calibri" w:hAnsi="Calibri" w:cs="Calibri"/>
          <w:color w:val="000000" w:themeColor="text1"/>
        </w:rPr>
        <w:t xml:space="preserve">, but this approach </w:t>
      </w:r>
      <w:r w:rsidR="0010348C">
        <w:rPr>
          <w:rFonts w:ascii="Calibri" w:hAnsi="Calibri" w:cs="Calibri"/>
          <w:color w:val="000000" w:themeColor="text1"/>
        </w:rPr>
        <w:t>can</w:t>
      </w:r>
      <w:r w:rsidR="00900C66">
        <w:rPr>
          <w:rFonts w:ascii="Calibri" w:hAnsi="Calibri" w:cs="Calibri"/>
          <w:color w:val="000000" w:themeColor="text1"/>
        </w:rPr>
        <w:t xml:space="preserve"> </w:t>
      </w:r>
      <w:r w:rsidR="00C42FCD">
        <w:rPr>
          <w:rFonts w:ascii="Calibri" w:hAnsi="Calibri" w:cs="Calibri"/>
          <w:color w:val="000000" w:themeColor="text1"/>
        </w:rPr>
        <w:t>introduce additional bias</w:t>
      </w:r>
      <w:r w:rsidR="00AF0A00">
        <w:rPr>
          <w:rFonts w:ascii="Calibri" w:hAnsi="Calibri" w:cs="Calibri"/>
          <w:color w:val="000000" w:themeColor="text1"/>
        </w:rPr>
        <w:t xml:space="preserve"> </w:t>
      </w:r>
      <w:r w:rsidR="00C42FCD">
        <w:rPr>
          <w:rStyle w:val="FootnoteReference"/>
          <w:rFonts w:ascii="Calibri" w:hAnsi="Calibri" w:cs="Calibri"/>
          <w:color w:val="000000" w:themeColor="text1"/>
        </w:rPr>
        <w:fldChar w:fldCharType="begin" w:fldLock="1"/>
      </w:r>
      <w:r w:rsidR="00C42FCD">
        <w:rPr>
          <w:rFonts w:ascii="Calibri" w:hAnsi="Calibri" w:cs="Calibri"/>
          <w:color w:val="000000" w:themeColor="text1"/>
        </w:rPr>
        <w:instrText>ADDIN CSL_CITATION {"citationItems":[{"id":"ITEM-1","itemData":{"DOI":"10.1002/ece3.5063","ISSN":"20457758","abstract":"In diet metabarcoding analyses, insufficient taxonomic coverage of PCR primer sets generates false negatives that may dramatically distort biodiversity estimates. In this paper, we investigated the taxonomic coverage and complementarity of three cy-tochrome c oxidase subunit I gene (COI) primer sets based on in silico analyses and we conducted an in vivo evaluation using fecal and spider web samples from different invertivores, environments, and geographic locations. Our results underline the lack of predictability of both the coverage and complementarity of individual primer sets: (a) sharp discrepancies exist observed between in silico and in vivo analyses (to the detriment of in silico analyses); (b) both coverage and complementarity depend greatly on the predator and on the taxonomic level at which preys are considered; (c) primer sets' complementarity is the greatest at fine taxonomic levels (molecular operational taxonomic units [MOTUs] and variants). We then formalized the \"one-locus-several-primer-sets\" (OLSP) strategy, that is, the use of several primer sets that target the same locus (here the first part of the COI gene) and the same group of taxa (here invertebrates). The proximal aim of the OLSP strategy is to minimize false negatives by increasing total coverage through multiple primer sets. We illustrate that the OLSP strategy is especially relevant from this perspective since distinct variants 2 | CORSE Et al.","author":[{"dropping-particle":"","family":"Corse","given":"Emmanuel","non-dropping-particle":"","parse-names":false,"suffix":""},{"dropping-particle":"","family":"Tougard","given":"Christelle","non-dropping-particle":"","parse-names":false,"suffix":""},{"dropping-particle":"","family":"Archambaud-Suard","given":"Gaït","non-dropping-particle":"","parse-names":false,"suffix":""},{"dropping-particle":"","family":"Agnèse","given":"Jean François","non-dropping-particle":"","parse-names":false,"suffix":""},{"dropping-particle":"","family":"Messu Mandeng","given":"Françoise D.","non-dropping-particle":"","parse-names":false,"suffix":""},{"dropping-particle":"","family":"Bilong Bilong","given":"Charles F.","non-dropping-particle":"","parse-names":false,"suffix":""},{"dropping-particle":"","family":"Duneau","given":"David","non-dropping-particle":"","parse-names":false,"suffix":""},{"dropping-particle":"","family":"Zinger","given":"Lucie","non-dropping-particle":"","parse-names":false,"suffix":""},{"dropping-particle":"","family":"Chappaz","given":"Rémi","non-dropping-particle":"","parse-names":false,"suffix":""},{"dropping-particle":"","family":"Xu","given":"Charles C.Y.","non-dropping-particle":"","parse-names":false,"suffix":""},{"dropping-particle":"","family":"Meglécz","given":"Emese","non-dropping-particle":"","parse-names":false,"suffix":""},{"dropping-particle":"","family":"Dubut","given":"Vincent","non-dropping-particle":"","parse-names":false,"suffix":""}],"container-title":"Ecology and Evolution","id":"ITEM-1","issue":"8","issued":{"date-parts":[["2019"]]},"page":"4603-4620","title":"One-locus-several-primers: A strategy to improve the taxonomic and haplotypic coverage in diet metabarcoding studies","type":"article-journal","volume":"9"},"uris":["http://www.mendeley.com/documents/?uuid=5b4ba2ea-25ad-4631-b34a-b56b1258669d"]},{"id":"ITEM-2","itemData":{"DOI":"10.1111/1755-0998.12188","ISSN":"1755098X","abstract":"Ecological understanding of the role of consumer-resource interactions in natural food webs is limited by the difficulty of accurately and efficiently determining the complex variety of food types animals have eaten in the field. We developed a method based on DNA metabarcoding multiplexing and next-generation sequencing to uncover different taxonomic groups of organisms from complex diet samples. We validated this approach on 91 faeces of a large omnivorous mammal, the brown bear, using DNA metabarcoding markers targeting the plant, vertebrate and invertebrate components of the diet. We included internal controls in the experiments and performed PCR replication for accuracy validation in postsequencing data analysis. Using our multiplexing strategy, we significantly simplified the experimental procedure and accurately and concurrently identified different prey DNA corresponding to the targeted taxonomic groups, with ≥ 60% of taxa of all diet components identified to genus/species level. The systematic application of internal controls and replication was a useful and simple way to evaluate the performance of our experimental procedure, standardize the selection of sequence filtering parameters for each marker data and validate the accuracy of the results. Our general approach can be adapted to the analysis of dietary samples of various predator species in different ecosystems, for a number of conservation and ecological applications entailing large-scale population level diet assessment through cost-effective screening of multiple DNA metabarcodes, and the detection of fine dietary variation among samples or individuals and of rare food items.","author":[{"dropping-particle":"","family":"Barba","given":"M.","non-dropping-particle":"De","parse-names":false,"suffix":""},{"dropping-particle":"","family":"Miquel","given":"C.","non-dropping-particle":"","parse-names":false,"suffix":""},{"dropping-particle":"","family":"Boyer","given":"F.","non-dropping-particle":"","parse-names":false,"suffix":""},{"dropping-particle":"","family":"Mercier","given":"C.","non-dropping-particle":"","parse-names":false,"suffix":""},{"dropping-particle":"","family":"Rioux","given":"D.","non-dropping-particle":"","parse-names":false,"suffix":""},{"dropping-particle":"","family":"Coissac","given":"E.","non-dropping-particle":"","parse-names":false,"suffix":""},{"dropping-particle":"","family":"Taberlet","given":"P.","non-dropping-particle":"","parse-names":false,"suffix":""}],"container-title":"Molecular Ecology Resources","id":"ITEM-2","issue":"2","issued":{"date-parts":[["2014"]]},"page":"306-323","title":"DNA metabarcoding multiplexing and validation of data accuracy for diet assessment: Application to omnivorous diet","type":"article-journal","volume":"14"},"uris":["http://www.mendeley.com/documents/?uuid=eee3f353-d8ba-44b2-9fbe-45e11d890c6c"]},{"id":"ITEM-3","itemData":{"DOI":"10.1111/mec.14776","ISSN":"1365294X","abstract":"Abstract DNA metabarcoding is a technique used to survey biodiversity in many ecological settings, but there are doubts about whether it can provide quantitative results, that is, the proportions of each species in the mixture as opposed to a species list. While there are several experimental studies that report quantitative metabarcoding results, there are a similar number that fail to do so. Here, we provide the rationale to understand under what circumstances the technique can be quantitative. In essence, we simulate a mixture of DNA of S species with a defined initial abundance distribution. In the simulated PCR, each species increases its concentration following a certain amplification efficiency. The final DNA concentration will reflect the initial one when the efficiency is similar for all species; otherwise, the initial and final DNA concentrations would be poorly related. Although there are many known factors that modulate amplification efficiency, we focused on the number of primer?template mismatches, arguably the most important one. We used 15 common primers pairs targeting the mitochondrial COI region and the mitogenomes of ca. 1,200 insect species. The results showed that some primers pairs produced quantitative results under most circumst</w:instrText>
      </w:r>
      <w:r w:rsidR="00C42FCD" w:rsidRPr="00550923">
        <w:rPr>
          <w:rFonts w:ascii="Calibri" w:hAnsi="Calibri" w:cs="Calibri"/>
          <w:color w:val="000000" w:themeColor="text1"/>
          <w:lang w:val="da-DK"/>
        </w:rPr>
        <w:instrText>ances, whereas some other primers failed to do so. In conclusion, depending on the primer pair used in the PCR amplification and on the characteristics of the mixture analysed (i.e., high species richness, low evenness), DNA metabarcoding can provide a quantitative estimate of the relative abundances of different species.","author":[{"dropping-particle":"","family":"Piñol","given":"Josep","non-dropping-particle":"","parse-names":false,"suffix":""},{"dropping-particle":"","family":"Senar","given":"Miquel A.","non-dropping-particle":"","parse-names":false,"suffix":""},{"dropping-particle":"","family":"Symondson","given":"William O.C.","non-dropping-particle":"","parse-names":false,"suffix":""}],"container-title":"Molecular Ecology","id":"ITEM-3","issue":"2","issued":{"date-parts":[["2019"]]},"page":"407-419","title":"The choice of universal primers and the characteristics of the species mixture determine when DNA metabarcoding can be quantitative","type":"article-journal","volume":"28"},"uris":["http://www.mendeley.com/documents/?uuid=bfec6cf9-9449-413e-8ef4-cc46e868073e"]}],"mendeley":{"formattedCitation":"(Corse et al., 2019; De Barba et al., 2014; Piñol et al., 2019)","plainTextFormattedCitation":"(Corse et al., 2019; De Barba et al., 2014; Piñol et al., 2019)","previouslyFormattedCitation":"(Corse et al., 2019; De Barba et al., 2014; Piñol et al., 2019)"},"properties":{"noteIndex":0},"schema":"https://github.com/citation-style-language/schema/raw/master/csl-citation.json"}</w:instrText>
      </w:r>
      <w:r w:rsidR="00C42FCD">
        <w:rPr>
          <w:rStyle w:val="FootnoteReference"/>
          <w:rFonts w:ascii="Calibri" w:hAnsi="Calibri" w:cs="Calibri"/>
          <w:color w:val="000000" w:themeColor="text1"/>
        </w:rPr>
        <w:fldChar w:fldCharType="separate"/>
      </w:r>
      <w:r w:rsidR="00C42FCD" w:rsidRPr="00550923">
        <w:rPr>
          <w:rFonts w:ascii="Calibri" w:hAnsi="Calibri" w:cs="Calibri"/>
          <w:bCs/>
          <w:noProof/>
          <w:color w:val="000000" w:themeColor="text1"/>
          <w:lang w:val="da-DK"/>
        </w:rPr>
        <w:t>(Corse et al., 2019; De Barba et al., 2014; Piñol et al., 2019)</w:t>
      </w:r>
      <w:r w:rsidR="00C42FCD">
        <w:rPr>
          <w:rStyle w:val="FootnoteReference"/>
          <w:rFonts w:ascii="Calibri" w:hAnsi="Calibri" w:cs="Calibri"/>
          <w:color w:val="000000" w:themeColor="text1"/>
        </w:rPr>
        <w:fldChar w:fldCharType="end"/>
      </w:r>
      <w:r w:rsidR="00AF0A00" w:rsidRPr="00550923">
        <w:rPr>
          <w:rFonts w:ascii="Calibri" w:hAnsi="Calibri" w:cs="Calibri"/>
          <w:color w:val="000000" w:themeColor="text1"/>
          <w:lang w:val="da-DK"/>
        </w:rPr>
        <w:t>.</w:t>
      </w:r>
      <w:r w:rsidR="009459B5" w:rsidRPr="00550923">
        <w:rPr>
          <w:rFonts w:ascii="Calibri" w:hAnsi="Calibri" w:cs="Calibri"/>
          <w:color w:val="000000" w:themeColor="text1"/>
          <w:lang w:val="da-DK"/>
        </w:rPr>
        <w:t xml:space="preserve"> </w:t>
      </w:r>
      <w:r w:rsidR="00AE1B39">
        <w:rPr>
          <w:rFonts w:ascii="Calibri" w:hAnsi="Calibri" w:cs="Calibri"/>
          <w:color w:val="000000" w:themeColor="text1"/>
        </w:rPr>
        <w:t xml:space="preserve">Consequently, both traditional approaches and DNA metabarcoding </w:t>
      </w:r>
      <w:r w:rsidR="009F6B54">
        <w:rPr>
          <w:rFonts w:ascii="Calibri" w:hAnsi="Calibri" w:cs="Calibri"/>
          <w:color w:val="000000" w:themeColor="text1"/>
        </w:rPr>
        <w:t>have limitations</w:t>
      </w:r>
      <w:r w:rsidR="00AE1B39">
        <w:rPr>
          <w:rFonts w:ascii="Calibri" w:hAnsi="Calibri" w:cs="Calibri"/>
          <w:color w:val="000000" w:themeColor="text1"/>
        </w:rPr>
        <w:t xml:space="preserve"> for taxonomic </w:t>
      </w:r>
      <w:r w:rsidR="00040022">
        <w:rPr>
          <w:rFonts w:ascii="Calibri" w:hAnsi="Calibri" w:cs="Calibri"/>
          <w:color w:val="000000" w:themeColor="text1"/>
        </w:rPr>
        <w:t>profiling</w:t>
      </w:r>
      <w:r w:rsidR="0010348C">
        <w:rPr>
          <w:rFonts w:ascii="Calibri" w:hAnsi="Calibri" w:cs="Calibri"/>
          <w:color w:val="000000" w:themeColor="text1"/>
        </w:rPr>
        <w:t>.</w:t>
      </w:r>
    </w:p>
    <w:p w14:paraId="7F9467AA" w14:textId="667C2473" w:rsidR="00AF0A00" w:rsidRDefault="00AF0A00" w:rsidP="00E05CD2">
      <w:pPr>
        <w:spacing w:line="360" w:lineRule="auto"/>
        <w:ind w:firstLine="720"/>
        <w:jc w:val="both"/>
        <w:rPr>
          <w:rFonts w:ascii="Calibri" w:hAnsi="Calibri" w:cs="Calibri"/>
          <w:color w:val="000000" w:themeColor="text1"/>
        </w:rPr>
      </w:pPr>
    </w:p>
    <w:p w14:paraId="6C19AA44" w14:textId="639FC8F7" w:rsidR="00CE3F17" w:rsidRDefault="00645104" w:rsidP="00B70BE0">
      <w:pPr>
        <w:spacing w:line="360" w:lineRule="auto"/>
        <w:ind w:firstLine="567"/>
        <w:jc w:val="both"/>
        <w:rPr>
          <w:rFonts w:ascii="Calibri" w:hAnsi="Calibri" w:cs="Calibri"/>
          <w:color w:val="000000" w:themeColor="text1"/>
        </w:rPr>
      </w:pPr>
      <w:r>
        <w:rPr>
          <w:rFonts w:ascii="Calibri" w:hAnsi="Calibri" w:cs="Calibri"/>
          <w:color w:val="000000" w:themeColor="text1"/>
        </w:rPr>
        <w:t>An alternative</w:t>
      </w:r>
      <w:r w:rsidR="002E0CED">
        <w:rPr>
          <w:rFonts w:ascii="Calibri" w:hAnsi="Calibri" w:cs="Calibri"/>
          <w:color w:val="000000" w:themeColor="text1"/>
        </w:rPr>
        <w:t xml:space="preserve"> approach</w:t>
      </w:r>
      <w:r>
        <w:rPr>
          <w:rFonts w:ascii="Calibri" w:hAnsi="Calibri" w:cs="Calibri"/>
          <w:color w:val="000000" w:themeColor="text1"/>
        </w:rPr>
        <w:t xml:space="preserve"> </w:t>
      </w:r>
      <w:r w:rsidR="00547A28">
        <w:rPr>
          <w:rFonts w:ascii="Calibri" w:hAnsi="Calibri" w:cs="Calibri"/>
          <w:color w:val="000000" w:themeColor="text1"/>
        </w:rPr>
        <w:t>for</w:t>
      </w:r>
      <w:r w:rsidR="00905D51">
        <w:rPr>
          <w:rFonts w:ascii="Calibri" w:hAnsi="Calibri" w:cs="Calibri"/>
          <w:color w:val="000000" w:themeColor="text1"/>
        </w:rPr>
        <w:t xml:space="preserve"> </w:t>
      </w:r>
      <w:r>
        <w:rPr>
          <w:rFonts w:ascii="Calibri" w:hAnsi="Calibri" w:cs="Calibri"/>
          <w:color w:val="000000" w:themeColor="text1"/>
        </w:rPr>
        <w:t>taxonomic profiling of</w:t>
      </w:r>
      <w:r w:rsidR="00AE1B39">
        <w:rPr>
          <w:rFonts w:ascii="Calibri" w:hAnsi="Calibri" w:cs="Calibri"/>
          <w:color w:val="000000" w:themeColor="text1"/>
        </w:rPr>
        <w:t xml:space="preserve"> </w:t>
      </w:r>
      <w:r>
        <w:rPr>
          <w:rFonts w:ascii="Calibri" w:hAnsi="Calibri" w:cs="Calibri"/>
          <w:color w:val="000000" w:themeColor="text1"/>
        </w:rPr>
        <w:t xml:space="preserve">communities is </w:t>
      </w:r>
      <w:r w:rsidR="00AE0642">
        <w:rPr>
          <w:rFonts w:ascii="Calibri" w:hAnsi="Calibri" w:cs="Calibri"/>
          <w:color w:val="000000" w:themeColor="text1"/>
        </w:rPr>
        <w:t xml:space="preserve">shotgun sequencing. </w:t>
      </w:r>
      <w:r w:rsidR="00905D51">
        <w:rPr>
          <w:rFonts w:ascii="Calibri" w:hAnsi="Calibri" w:cs="Calibri"/>
          <w:color w:val="000000" w:themeColor="text1"/>
        </w:rPr>
        <w:t>It</w:t>
      </w:r>
      <w:r w:rsidR="00AE0642">
        <w:rPr>
          <w:rFonts w:ascii="Calibri" w:hAnsi="Calibri" w:cs="Calibri"/>
          <w:color w:val="000000" w:themeColor="text1"/>
        </w:rPr>
        <w:t xml:space="preserve"> </w:t>
      </w:r>
      <w:r w:rsidR="00C91A73">
        <w:rPr>
          <w:rFonts w:ascii="Calibri" w:hAnsi="Calibri" w:cs="Calibri"/>
          <w:color w:val="000000" w:themeColor="text1"/>
        </w:rPr>
        <w:t>involves</w:t>
      </w:r>
      <w:r w:rsidR="00FC6056">
        <w:rPr>
          <w:rFonts w:ascii="Calibri" w:hAnsi="Calibri" w:cs="Calibri"/>
          <w:color w:val="000000" w:themeColor="text1"/>
        </w:rPr>
        <w:t xml:space="preserve"> the </w:t>
      </w:r>
      <w:r>
        <w:rPr>
          <w:rFonts w:ascii="Calibri" w:hAnsi="Calibri" w:cs="Calibri"/>
          <w:color w:val="000000" w:themeColor="text1"/>
        </w:rPr>
        <w:t xml:space="preserve">random fragmentation </w:t>
      </w:r>
      <w:r w:rsidR="00C13917">
        <w:rPr>
          <w:rFonts w:ascii="Calibri" w:hAnsi="Calibri" w:cs="Calibri"/>
          <w:color w:val="000000" w:themeColor="text1"/>
        </w:rPr>
        <w:t>and sequencing of</w:t>
      </w:r>
      <w:r>
        <w:rPr>
          <w:rFonts w:ascii="Calibri" w:hAnsi="Calibri" w:cs="Calibri"/>
          <w:color w:val="000000" w:themeColor="text1"/>
        </w:rPr>
        <w:t xml:space="preserve"> </w:t>
      </w:r>
      <w:r w:rsidR="00853528">
        <w:rPr>
          <w:rFonts w:ascii="Calibri" w:hAnsi="Calibri" w:cs="Calibri"/>
          <w:color w:val="000000" w:themeColor="text1"/>
        </w:rPr>
        <w:t xml:space="preserve">the entire </w:t>
      </w:r>
      <w:r>
        <w:rPr>
          <w:rFonts w:ascii="Calibri" w:hAnsi="Calibri" w:cs="Calibri"/>
          <w:color w:val="000000" w:themeColor="text1"/>
        </w:rPr>
        <w:t>DNA</w:t>
      </w:r>
      <w:r w:rsidR="00853528">
        <w:rPr>
          <w:rFonts w:ascii="Calibri" w:hAnsi="Calibri" w:cs="Calibri"/>
          <w:color w:val="000000" w:themeColor="text1"/>
        </w:rPr>
        <w:t xml:space="preserve"> in a sample</w:t>
      </w:r>
      <w:r w:rsidR="00AE0642">
        <w:rPr>
          <w:rFonts w:ascii="Calibri" w:hAnsi="Calibri" w:cs="Calibri"/>
          <w:color w:val="000000" w:themeColor="text1"/>
        </w:rPr>
        <w:t>, which is called metagenomics</w:t>
      </w:r>
      <w:r w:rsidR="0042209E">
        <w:rPr>
          <w:rFonts w:ascii="Calibri" w:hAnsi="Calibri" w:cs="Calibri"/>
          <w:color w:val="000000" w:themeColor="text1"/>
        </w:rPr>
        <w:t xml:space="preserve"> </w:t>
      </w:r>
      <w:r w:rsidR="0042209E">
        <w:rPr>
          <w:rFonts w:ascii="Calibri" w:hAnsi="Calibri" w:cs="Calibri"/>
          <w:color w:val="000000" w:themeColor="text1"/>
        </w:rPr>
        <w:fldChar w:fldCharType="begin" w:fldLock="1"/>
      </w:r>
      <w:r w:rsidR="00816633">
        <w:rPr>
          <w:rFonts w:ascii="Calibri" w:hAnsi="Calibri" w:cs="Calibri"/>
          <w:color w:val="000000" w:themeColor="text1"/>
        </w:rPr>
        <w:instrText>ADDIN CSL_CITATION {"citationItems":[{"id":"ITEM-1","itemData":{"DOI":"10.1371/journal.pcbi.1000667","ISSN":"1553734X","abstract":"Metagenomics is a discipline that enables the genomic study of uncultured microorganisms. Faster, cheaper sequencing technologies and the ability to sequence uncultured microbes sampled directly from their habitats are expanding and transforming our view of the microbial world. Distilling meaningful information from the millions of new genomic sequences presents a serious challenge to bioinformaticians. In cultured microbes, the genomic data come from a single clone, making sequence assembly and annotation tractable. In metagenomics, the data come from heterogeneous microbial communities, sometimes containing more than 10,000 species, with the sequence data being noisy and partial. From sampling, to assembly, to gene calling and function prediction, bioinformatics faces new demands in interpreting voluminous, noisy, and often partial sequence data. Although metagenomics is a relative newcomer to science, the past few years have seen an explosion in computational methods applied to metagenomic-based research. It is therefore not within the scope of this article to provide an exhaustive review. Rather, we provide here a concise yet comprehensive introduction to the current computational requirements presented by metagenomics, and review the recent progress made. We also note whether there is software that implements any of the methods presented here, and briefly review its utility. Nevertheless, it would be useful if readers of this article would avail themselves of the comment section provided by this journal, and relate their own experiences. Finally, the last section of this article provides a few representative studies illustrating different facets of recent scientific discoveries made using metagenomics. © 2010 Wooley et al.","author":[{"dropping-particle":"","family":"Wooley","given":"John C.","non-dropping-particle":"","parse-names":false,"suffix":""},{"dropping-particle":"","family":"Godzik","given":"Adam","non-dropping-particle":"","parse-names":false,"suffix":""},{"dropping-particle":"","family":"Friedberg","given":"Iddo","non-dropping-particle":"","parse-names":false,"suffix":""}],"container-title":"PLoS Computational Biology","id":"ITEM-1","issue":"2","issued":{"date-parts":[["2010"]]},"title":"A primer on metagenomics","type":"article-journal","volume":"6"},"uris":["http://www.mendeley.com/documents/?uuid=71fc485a-770b-4c82-bd98-0f6f52ff9579"]},{"id":"ITEM-2","itemData":{"DOI":"10.1007/s00253-018-9464-9","ISSN":"14320614","abstract":"The reduction of the price of DNA sequencing has resulted in the emergence of large data sets to handle and analyze, especially in microbial ecosystems, which are characterized by high taxonomic and functional diversities. To assess the properties of these complex ecosystems, a conceptual background of the application of NGS technology and bioinformatics analysis to metagenomics is required. Accordingly, this article presents an overview of the evolution of knowledge of microbial ecology from traditional culture-dependent methods to culture-independent methods and the last frontier in knowledge, metagenomics. Topics that will be covered include sample preparation for NGS, starting with total DNA extraction and library preparation, followed by a brief discussion of the chemistry of NGS to help provide an understanding of which bioinformatics pipeline approach may be helpful for achieving a researcher’s goals. The importance of selecting appropriate sequencing coverage and depth parameters to obtain a suitable measure of microbial diversity is discussed. As all DNA sequencing processes produce base-calling errors that compromise data analysis, including genome assembly and microbial functional analysis, dedicated software is presented and conceptually discussed with regard to potential applications in the general microbial ecology field.","author":[{"dropping-particle":"","family":"Almeida","given":"Otávio G.G.","non-dropping-particle":"","parse-names":false,"suffix":""},{"dropping-particle":"","family":"Martinis","given":"Elaine C.P.","non-dropping-particle":"De","parse-names":false,"suffix":""}],"container-title":"Applied Microbiology and Biotechnology","id":"ITEM-2","issue":"1","issued":{"date-parts":[["2019"]]},"page":"69-82","publisher":"Applied Microbiology and Biotechnology","title":"Bioinformatics tools to assess metagenomic data for applied microbiology","type":"article-journal","volume":"103"},"uris":["http://www.mendeley.com/documents/?uuid=b4f73898-1984-4a6d-bfd2-dc5b8e425008"]}],"mendeley":{"formattedCitation":"(Almeida and De Martinis, 2019; Wooley et al., 2010)","plainTextFormattedCitation":"(Almeida and De Martinis, 2019; Wooley et al., 2010)","previouslyFormattedCitation":"(Almeida and De Martinis, 2019; Wooley et al., 2010)"},"properties":{"noteIndex":0},"schema":"https://github.com/citation-style-language/schema/raw/master/csl-citation.json"}</w:instrText>
      </w:r>
      <w:r w:rsidR="0042209E">
        <w:rPr>
          <w:rFonts w:ascii="Calibri" w:hAnsi="Calibri" w:cs="Calibri"/>
          <w:color w:val="000000" w:themeColor="text1"/>
        </w:rPr>
        <w:fldChar w:fldCharType="separate"/>
      </w:r>
      <w:r w:rsidR="0042209E" w:rsidRPr="0042209E">
        <w:rPr>
          <w:rFonts w:ascii="Calibri" w:hAnsi="Calibri" w:cs="Calibri"/>
          <w:noProof/>
          <w:color w:val="000000" w:themeColor="text1"/>
        </w:rPr>
        <w:t>(Almeida and De Martinis, 2019; Wooley et al., 2010)</w:t>
      </w:r>
      <w:r w:rsidR="0042209E">
        <w:rPr>
          <w:rFonts w:ascii="Calibri" w:hAnsi="Calibri" w:cs="Calibri"/>
          <w:color w:val="000000" w:themeColor="text1"/>
        </w:rPr>
        <w:fldChar w:fldCharType="end"/>
      </w:r>
      <w:r w:rsidR="00AE0642">
        <w:rPr>
          <w:rFonts w:ascii="Calibri" w:hAnsi="Calibri" w:cs="Calibri"/>
          <w:color w:val="000000" w:themeColor="text1"/>
        </w:rPr>
        <w:t>, or</w:t>
      </w:r>
      <w:r w:rsidR="00293E54">
        <w:rPr>
          <w:rFonts w:ascii="Calibri" w:hAnsi="Calibri" w:cs="Calibri"/>
          <w:color w:val="000000" w:themeColor="text1"/>
        </w:rPr>
        <w:t xml:space="preserve"> of</w:t>
      </w:r>
      <w:r w:rsidR="00AE0642">
        <w:rPr>
          <w:rFonts w:ascii="Calibri" w:hAnsi="Calibri" w:cs="Calibri"/>
          <w:color w:val="000000" w:themeColor="text1"/>
        </w:rPr>
        <w:t xml:space="preserve"> the entire RNA in a sample, which is called metatranscriptomics</w:t>
      </w:r>
      <w:r w:rsidR="00816633">
        <w:rPr>
          <w:rFonts w:ascii="Calibri" w:hAnsi="Calibri" w:cs="Calibri"/>
          <w:color w:val="000000" w:themeColor="text1"/>
        </w:rPr>
        <w:t xml:space="preserve"> </w:t>
      </w:r>
      <w:r w:rsidR="00816633">
        <w:rPr>
          <w:rFonts w:ascii="Calibri" w:hAnsi="Calibri" w:cs="Calibri"/>
          <w:color w:val="000000" w:themeColor="text1"/>
        </w:rPr>
        <w:fldChar w:fldCharType="begin" w:fldLock="1"/>
      </w:r>
      <w:r w:rsidR="00641CEE">
        <w:rPr>
          <w:rFonts w:ascii="Calibri" w:hAnsi="Calibri" w:cs="Calibri"/>
          <w:color w:val="000000" w:themeColor="text1"/>
        </w:rPr>
        <w:instrText>ADDIN CSL_CITATION {"citationItems":[{"id":"ITEM-1","itemData":{"DOI":"10.3389/fgene.2019.00904","ISSN":"16648021","abstract":"Sequencing-based analyses of microbiomes have traditionally focused on addressing the question of community membership and profiling taxonomic abundance through amplicon sequencing of 16 rRNA genes. More recently, shotgun metagenomics, which involves the random sequencing of all genomic content of a microbiome, has dominated this arena due to advancements in sequencing technology throughput and capability to profile genes as well as microbiome membership. While these methods have revealed a great number of insights into a wide variety of microbiomes, both of these approaches only describe the presence of organisms or genes, and not whether they are active members of the microbiome. To obtain deeper insights into how a microbial community responds over time to their changing environmental conditions, microbiome scientists are beginning to employ large-scale metatranscriptomics approaches. Here, we present a comprehensive review on computational metatranscriptomics approaches to study microbial community transcriptomes. We review the major advancements in this burgeoning field, compare strengths and weaknesses to other microbiome analysis methods, list available tools and workflows, and describe use cases and limitations of this method. We envision that this field will continue to grow exponentially, as will the scope of projects (e.g. longitudinal studies of community transcriptional responses to perturbations over time) and the resulting data. This review will provide a list of options for computational analysis of these data and will highlight areas in need of development.","author":[{"dropping-particle":"","family":"Shakya","given":"Migun","non-dropping-particle":"","parse-names":false,"suffix":""},{"dropping-particle":"","family":"Lo","given":"Chien Chi","non-dropping-particle":"","parse-names":false,"suffix":""},{"dropping-particle":"","family":"Chain","given":"Patrick S.G.","non-dropping-particle":"","parse-names":false,"suffix":""}],"container-title":"Frontiers in Genetics","id":"ITEM-1","issue":"SEP","issued":{"date-parts":[["2019"]]},"page":"1-10","title":"Advances and challenges in metatranscriptomic analysis","type":"article-journal","volume":"10"},"uris":["http://www.mendeley.com/documents/?uuid=63126242-9845-41c2-a81d-a069771ab36b"]}],"mendeley":{"formattedCitation":"(Shakya et al., 2019)","plainTextFormattedCitation":"(Shakya et al., 2019)","previouslyFormattedCitation":"(Shakya et al., 2019)"},"properties":{"noteIndex":0},"schema":"https://github.com/citation-style-language/schema/raw/master/csl-citation.json"}</w:instrText>
      </w:r>
      <w:r w:rsidR="00816633">
        <w:rPr>
          <w:rFonts w:ascii="Calibri" w:hAnsi="Calibri" w:cs="Calibri"/>
          <w:color w:val="000000" w:themeColor="text1"/>
        </w:rPr>
        <w:fldChar w:fldCharType="separate"/>
      </w:r>
      <w:r w:rsidR="00816633" w:rsidRPr="00816633">
        <w:rPr>
          <w:rFonts w:ascii="Calibri" w:hAnsi="Calibri" w:cs="Calibri"/>
          <w:noProof/>
          <w:color w:val="000000" w:themeColor="text1"/>
        </w:rPr>
        <w:t>(Shakya et al., 2019)</w:t>
      </w:r>
      <w:r w:rsidR="00816633">
        <w:rPr>
          <w:rFonts w:ascii="Calibri" w:hAnsi="Calibri" w:cs="Calibri"/>
          <w:color w:val="000000" w:themeColor="text1"/>
        </w:rPr>
        <w:fldChar w:fldCharType="end"/>
      </w:r>
      <w:r>
        <w:rPr>
          <w:rFonts w:ascii="Calibri" w:hAnsi="Calibri" w:cs="Calibri"/>
          <w:color w:val="000000" w:themeColor="text1"/>
        </w:rPr>
        <w:t>.</w:t>
      </w:r>
      <w:r w:rsidR="007F079D">
        <w:rPr>
          <w:rFonts w:ascii="Calibri" w:hAnsi="Calibri" w:cs="Calibri"/>
          <w:color w:val="000000" w:themeColor="text1"/>
        </w:rPr>
        <w:t xml:space="preserve"> </w:t>
      </w:r>
      <w:r w:rsidR="00132B1D">
        <w:rPr>
          <w:rFonts w:ascii="Calibri" w:hAnsi="Calibri" w:cs="Calibri"/>
          <w:color w:val="000000" w:themeColor="text1"/>
        </w:rPr>
        <w:t>That way, e</w:t>
      </w:r>
      <w:r w:rsidR="00905D51">
        <w:rPr>
          <w:rFonts w:ascii="Calibri" w:hAnsi="Calibri" w:cs="Calibri"/>
          <w:color w:val="000000" w:themeColor="text1"/>
        </w:rPr>
        <w:t xml:space="preserve">ntire </w:t>
      </w:r>
      <w:r w:rsidR="007F079D">
        <w:rPr>
          <w:rFonts w:ascii="Calibri" w:hAnsi="Calibri" w:cs="Calibri"/>
          <w:color w:val="000000" w:themeColor="text1"/>
        </w:rPr>
        <w:t xml:space="preserve">communities </w:t>
      </w:r>
      <w:r w:rsidR="00132B1D">
        <w:rPr>
          <w:rFonts w:ascii="Calibri" w:hAnsi="Calibri" w:cs="Calibri"/>
          <w:color w:val="000000" w:themeColor="text1"/>
        </w:rPr>
        <w:t>can be</w:t>
      </w:r>
      <w:r w:rsidR="007F079D">
        <w:rPr>
          <w:rFonts w:ascii="Calibri" w:hAnsi="Calibri" w:cs="Calibri"/>
          <w:color w:val="000000" w:themeColor="text1"/>
        </w:rPr>
        <w:t xml:space="preserve"> </w:t>
      </w:r>
      <w:r w:rsidR="0010348C">
        <w:rPr>
          <w:rFonts w:ascii="Calibri" w:hAnsi="Calibri" w:cs="Calibri"/>
          <w:color w:val="000000" w:themeColor="text1"/>
        </w:rPr>
        <w:t>analyzed</w:t>
      </w:r>
      <w:r w:rsidR="00AE0642">
        <w:rPr>
          <w:rFonts w:ascii="Calibri" w:hAnsi="Calibri" w:cs="Calibri"/>
          <w:color w:val="000000" w:themeColor="text1"/>
        </w:rPr>
        <w:t xml:space="preserve"> primer- and </w:t>
      </w:r>
      <w:r w:rsidR="00C91A73">
        <w:rPr>
          <w:rFonts w:ascii="Calibri" w:hAnsi="Calibri" w:cs="Calibri"/>
          <w:color w:val="000000" w:themeColor="text1"/>
        </w:rPr>
        <w:t>PCR-free,</w:t>
      </w:r>
      <w:r w:rsidR="007F079D">
        <w:rPr>
          <w:rFonts w:ascii="Calibri" w:hAnsi="Calibri" w:cs="Calibri"/>
          <w:color w:val="000000" w:themeColor="text1"/>
        </w:rPr>
        <w:t xml:space="preserve"> </w:t>
      </w:r>
      <w:r w:rsidR="00905D51">
        <w:rPr>
          <w:rFonts w:ascii="Calibri" w:hAnsi="Calibri" w:cs="Calibri"/>
          <w:color w:val="000000" w:themeColor="text1"/>
        </w:rPr>
        <w:t>thereby</w:t>
      </w:r>
      <w:r w:rsidR="00C91A73">
        <w:rPr>
          <w:rFonts w:ascii="Calibri" w:hAnsi="Calibri" w:cs="Calibri"/>
          <w:color w:val="000000" w:themeColor="text1"/>
        </w:rPr>
        <w:t>,</w:t>
      </w:r>
      <w:r w:rsidR="007F079D">
        <w:rPr>
          <w:rFonts w:ascii="Calibri" w:hAnsi="Calibri" w:cs="Calibri"/>
          <w:color w:val="000000" w:themeColor="text1"/>
        </w:rPr>
        <w:t xml:space="preserve"> </w:t>
      </w:r>
      <w:r w:rsidR="00905D51">
        <w:rPr>
          <w:rFonts w:ascii="Calibri" w:hAnsi="Calibri" w:cs="Calibri"/>
          <w:color w:val="000000" w:themeColor="text1"/>
        </w:rPr>
        <w:t xml:space="preserve">removing </w:t>
      </w:r>
      <w:r w:rsidR="007F079D">
        <w:rPr>
          <w:rFonts w:ascii="Calibri" w:hAnsi="Calibri" w:cs="Calibri"/>
          <w:color w:val="000000" w:themeColor="text1"/>
        </w:rPr>
        <w:t>the bias</w:t>
      </w:r>
      <w:r w:rsidR="00A62F5A">
        <w:rPr>
          <w:rFonts w:ascii="Calibri" w:hAnsi="Calibri" w:cs="Calibri"/>
          <w:color w:val="000000" w:themeColor="text1"/>
        </w:rPr>
        <w:t xml:space="preserve"> associated with </w:t>
      </w:r>
      <w:r w:rsidR="00AE0642">
        <w:rPr>
          <w:rFonts w:ascii="Calibri" w:hAnsi="Calibri" w:cs="Calibri"/>
          <w:color w:val="000000" w:themeColor="text1"/>
        </w:rPr>
        <w:t xml:space="preserve">traditional approaches and </w:t>
      </w:r>
      <w:r w:rsidR="00A62F5A">
        <w:rPr>
          <w:rFonts w:ascii="Calibri" w:hAnsi="Calibri" w:cs="Calibri"/>
          <w:color w:val="000000" w:themeColor="text1"/>
        </w:rPr>
        <w:t>DNA metabarcoding</w:t>
      </w:r>
      <w:r w:rsidR="007F079D">
        <w:rPr>
          <w:rFonts w:ascii="Calibri" w:hAnsi="Calibri" w:cs="Calibri"/>
          <w:color w:val="000000" w:themeColor="text1"/>
        </w:rPr>
        <w:t>.</w:t>
      </w:r>
      <w:r w:rsidR="002E0CED">
        <w:rPr>
          <w:rFonts w:ascii="Calibri" w:hAnsi="Calibri" w:cs="Calibri"/>
          <w:color w:val="000000" w:themeColor="text1"/>
        </w:rPr>
        <w:t xml:space="preserve"> </w:t>
      </w:r>
      <w:r w:rsidR="000F37A3">
        <w:rPr>
          <w:rFonts w:ascii="Calibri" w:hAnsi="Calibri" w:cs="Calibri"/>
          <w:color w:val="000000" w:themeColor="text1"/>
        </w:rPr>
        <w:t xml:space="preserve">Metagenomics and metatranscriptomics additionally allow </w:t>
      </w:r>
      <w:r w:rsidR="00816633">
        <w:rPr>
          <w:rFonts w:ascii="Calibri" w:hAnsi="Calibri" w:cs="Calibri"/>
          <w:color w:val="000000" w:themeColor="text1"/>
        </w:rPr>
        <w:t xml:space="preserve">researchers </w:t>
      </w:r>
      <w:r w:rsidR="000F37A3">
        <w:rPr>
          <w:rFonts w:ascii="Calibri" w:hAnsi="Calibri" w:cs="Calibri"/>
          <w:color w:val="000000" w:themeColor="text1"/>
        </w:rPr>
        <w:t xml:space="preserve">to explore </w:t>
      </w:r>
      <w:r w:rsidR="000F37A3" w:rsidRPr="00293E54">
        <w:rPr>
          <w:rFonts w:ascii="Calibri" w:hAnsi="Calibri" w:cs="Calibri"/>
          <w:color w:val="000000" w:themeColor="text1"/>
        </w:rPr>
        <w:t>﻿taxon-function</w:t>
      </w:r>
      <w:r w:rsidR="000F37A3">
        <w:rPr>
          <w:rFonts w:ascii="Calibri" w:hAnsi="Calibri" w:cs="Calibri"/>
          <w:color w:val="000000" w:themeColor="text1"/>
        </w:rPr>
        <w:t xml:space="preserve"> relationships, which can </w:t>
      </w:r>
      <w:r w:rsidR="00905D51">
        <w:rPr>
          <w:rFonts w:ascii="Calibri" w:hAnsi="Calibri" w:cs="Calibri"/>
          <w:color w:val="000000" w:themeColor="text1"/>
        </w:rPr>
        <w:t>deliver</w:t>
      </w:r>
      <w:r w:rsidR="000F37A3">
        <w:rPr>
          <w:rFonts w:ascii="Calibri" w:hAnsi="Calibri" w:cs="Calibri"/>
          <w:color w:val="000000" w:themeColor="text1"/>
        </w:rPr>
        <w:t xml:space="preserve"> further information about ecosystems. Recent studies address these advantages and </w:t>
      </w:r>
      <w:r w:rsidR="00FD6310">
        <w:rPr>
          <w:rFonts w:ascii="Calibri" w:hAnsi="Calibri" w:cs="Calibri"/>
          <w:color w:val="000000" w:themeColor="text1"/>
        </w:rPr>
        <w:t>their implementation</w:t>
      </w:r>
      <w:r w:rsidR="000F37A3">
        <w:rPr>
          <w:rFonts w:ascii="Calibri" w:hAnsi="Calibri" w:cs="Calibri"/>
          <w:color w:val="000000" w:themeColor="text1"/>
        </w:rPr>
        <w:t xml:space="preserve"> in freshwater assessments </w:t>
      </w:r>
      <w:r w:rsidR="000F37A3">
        <w:rPr>
          <w:rFonts w:ascii="Calibri" w:hAnsi="Calibri" w:cs="Calibri"/>
          <w:color w:val="000000" w:themeColor="text1"/>
        </w:rPr>
        <w:fldChar w:fldCharType="begin" w:fldLock="1"/>
      </w:r>
      <w:r w:rsidR="000F37A3">
        <w:rPr>
          <w:rFonts w:ascii="Calibri" w:hAnsi="Calibri" w:cs="Calibri"/>
          <w:color w:val="000000" w:themeColor="text1"/>
        </w:rPr>
        <w:instrText>ADDIN CSL_CITATION {"citationItems":[{"id":"ITEM-1","itemData":{"DOI":"10.20944/PREPRINTS202001.0278.V1","author":[{"dropping-particle":"","family":"Cordier","given":"Tristan","non-dropping-particle":"","parse-names":false,"suffix":""},{"dropping-particle":"","family":"Sáez","given":"Laura Alonso","non-dropping-particle":"","parse-names":false,"suffix":""},{"dropping-particle":"","family":"Apotheloz-Perret-Gentil","given":"Laure","non-dropping-particle":"","parse-names":false,"suffix":""},{"dropping-particle":"","family":"Aylagas","given":"Eva","non-dropping-particle":"","parse-names":false,"suffix":""},{"dropping-particle":"","family":"Bohan","given":"David A.","non-dropping-particle":"","parse-names":false,"suffix":""},{"dropping-particle":"","family":"Bouchez","given":"Agnès","non-dropping-particle":"","parse-names":false,"suffix":""},{"dropping-particle":"","family":"Chariton","given":"Anthony","non-dropping-particle":"","parse-names":false,"suffix":""},{"dropping-particle":"","family":"Creer","given":"Simon","non-dropping-particle":"","parse-names":false,"suffix":""},{"dropping-particle":"","family":"Fruhe","given":"Larissa","non-dropping-particle":"","parse-names":false,"suffix":""},{"dropping-particle":"","family":"Keck","given":"François","non-dropping-particle":"","parse-names":false,"suffix":""},{"dropping-particle":"","family":"Keeley","given":"Nigel","non-dropping-particle":"","parse-names":false,"suffix":""},{"dropping-particle":"","family":"Laroche","given":"Olivier","non-dropping-particle":"","parse-names":false,"suffix":""},{"dropping-particle":"","family":"Leese","given":"Florian","non-dropping-particle":"","parse-names":false,"suffix":""},{"dropping-particle":"","family":"Pochon","given":"Xavier","non-dropping-particle":"","parse-names":false,"suffix":""},{"dropping-particle":"","family":"Stoeck","given":"Thorsten","non-dropping-particle":"","parse-names":false,"suffix":""},{"dropping-particle":"","family":"Pawlowski","given":"Jan","non-dropping-particle":"","parse-names":false,"suffix":""},{"dropping-particle":"","family":"Lanzén","given":"Anders","non-dropping-particle":"","parse-names":false,"suffix":""}],"container-title":"Preprints","id":"ITEM-1","issue":"January","issued":{"date-parts":[["2020"]]},"title":"Ecosystems Monitoring Powered by Environmental Genomics: A Review of Current Strategies with An Implementation Roadmap","type":"article-journal"},"uris":["http://www.mendeley.com/documents/?uuid=e1f63067-c8c1-4445-85f0-e0bbc540e0ea"]},{"id":"ITEM-2","itemData":{"DOI":"10.1016/bs.aecr.2018.01.001","ISSN":"00652504","abstract":"Aquatic biomonitoring has become an essential task in Europe and many other regions as a consequence of strong anthropogenic pressures affecting the health of lakes, rivers, oceans and groundwater. A typical assessment of the environmental quality status, such as it is required by European but also North American and other legislation, relies on matching the composition of assemblages of organisms identified using morphological criteria present in aquatic ecosystems to those expected in the absence of anthropogenic pressures. Through decade-long and difficult intercalibration exercises among networks of regulators and scientists in European countries, a pragmatic biomonitoring approach was developed and adopted, which now produces invaluable information. Nonetheless, this approach is based on several hundred different protocols, making it susceptible to issues with comparability, scale and resolution. Furthermore, data acquisition is often slow due to a lack of taxonomic experts for many taxa and regions and time-consuming morphological identification of organisms. High-throughput genetic screening methods such as (e)DNA metabarcoding have been proposed as a possible solution to these shortcomings. Such “next-generation biomonitoring”, also termed “biomonitoring 2.0”, has many advantages over the traditional approach in terms of speed, comparability and costs. It also creates the potential to include new bioindicators and thereby further improves the assessment of aquatic ecosystem health. However, several major conceptual and technological challenges still hinder its implementation into legal and regulatory frameworks. Academic scientists sometimes tend to overlook legal or socioeconomic constraints, which regulators have to consider on a regular basis. Moreover, quantification of species abundance or biomass remains a significant bottleneck to releasing the full potential of these approaches. Here, we highlight the main challenges for next-generation aquatic biomonitoring and outline principles and good practices to address these with an emphasis on bridging traditional disciplinary boundaries between academics, regulators, stakeholders and industry.","author":[{"dropping-particle":"","family":"Leese","given":"Florian","non-dropping-particle":"","parse-names":false,"suffix":""},{"dropping-particle":"","family":"Bouchez","given":"Agnès","non-dropping-particle":"","parse-names":false,"suffix":""},{"dropping-particle":"","family":"Abarenkov","given":"Kessy","non-dropping-particle":"","parse-names":false,"suffix":""},{"dropping-particle":"","family":"Altermatt","given":"Florian","non-dropping-particle":"","parse-names":false,"suffix":""},{"dropping-particle":"","family":"Borja","given":"Ángel","non-dropping-particle":"","parse-names":false,"suffix":""},{"dropping-particle":"","family":"Bruce","given":"Kat","non-dropping-particle":"","parse-names":false,"suffix":""},{"dropping-particle":"","family":"Ekrem","given":"Torbjørn","non-dropping-particle":"","parse-names":false,"suffix":""},{"dropping-particle":"","family":"Čiampor","given":"Fedor","non-dropping-particle":"","parse-names":false,"suffix":""},{"dropping-particle":"","family":"Čiamporová-Zaťovičová","given":"Zuzana","non-dropping-particle":"","parse-names":false,"suffix":""},{"dropping-particle":"","family":"Costa","given":"Filipe O.","non-dropping-particle":"","parse-names":false,"suffix":""},{"dropping-particle":"","family":"Duarte","given":"Sofia","non-dropping-particle":"","parse-names":false,"suffix":""},{"dropping-particle":"","family":"Elbrecht","given":"Vasco","non-dropping-particle":"","parse-names":false,"suffix":""},{"dropping-particle":"","family":"Fontaneto","given":"Diego","non-dropping-particle":"","parse-names":false,"suffix":""},{"dropping-particle":"","family":"Franc","given":"Alain","non-dropping-particle":"","parse-names":false,"suffix":""},{"dropping-particle":"","family":"Geiger","given":"Matthias F.","non-dropping-particle":"","parse-names":false,"suffix":""},{"dropping-particle":"","family":"Hering","given":"Daniel","non-dropping-particle":"","parse-names":false,"suffix":""},{"dropping-particle":"","family":"Kahlert","given":"Maria","non-dropping-particle":"","parse-names":false,"suffix":""},{"dropping-particle":"","family":"Kalamujić Stroil","given":"Belma","non-dropping-particle":"","parse-names":false,"suffix":""},{"dropping-particle":"","family":"Kelly","given":"Martyn","non-dropping-particle":"","parse-names":false,"suffix":""},{"dropping-particle":"","family":"Keskin","given":"Emre","non-dropping-particle":"","parse-names":false,"suffix":""},{"dropping-particle":"","family":"Liska","given":"Igor","non-dropping-particle":"","parse-names":false,"suffix":""},{"dropping-particle":"","family":"Mergen","given":"Patricia","non-dropping-particle":"","parse-names":false,"suffix":""},{"dropping-particle":"","family":"Meissner","given":"Kristian","non-dropping-particle":"","parse-names":false,"suffix":""},{"dropping-particle":"","family":"Pawlowski","given":"Jan","non-dropping-particle":"","parse-names":false,"suffix":""},{"dropping-particle":"","family":"Penev","given":"Lyubomir","non-dropping-particle":"","parse-names":false,"suffix":""},{"dropping-particle":"","family":"Reyjol","given":"Yorick","non-dropping-particle":"","parse-names":false,"suffix":""},{"dropping-particle":"","family":"Rotter","given":"Ana","non-dropping-particle":"","parse-names":false,"suffix":""},{"dropping-particle":"","family":"Steinke","given":"Dirk","non-dropping-particle":"","parse-names":false,"suffix":""},{"dropping-particle":"","family":"Wal","given":"Bas","non-dropping-particle":"van der","parse-names":false,"suffix":""},{"dropping-particle":"","family":"Vitecek","given":"Simon","non-dropping-particle":"","parse-names":false,"suffix":""},{"dropping-particle":"","family":"Zimmermann","given":"Jonas","non-dropping-particle":"","parse-names":false,"suffix":""},{"dropping-particle":"","family":"Weigand","given":"Alexander M.","non-dropping-particle":"","parse-names":false,"suffix":""}],"container-title":"Advances in Ecological Research","id":"ITEM-2","issued":{"date-parts":[["2018"]]},"page":"63-99","title":"Why We Need Sustainable Networks Bridging Countries, Disciplines, Cultures and Generations for Aquatic Biomonitoring 2.0: A Perspective Derived From the DNAqua-Net COST Action","type":"article-journal","volume":"58"},"uris":["http://www.mendeley.com/documents/?uuid=268a8e00-5a3e-4f6d-abf4-008fd488e5ea"]}],"mendeley":{"formattedCitation":"(Cordier et al., 2020; Leese et al., 2018)","plainTextFormattedCitation":"(Cordier et al., 2020; Leese et al., 2018)","previouslyFormattedCitation":"(Cordier et al., 2020; Leese et al., 2018)"},"properties":{"noteIndex":0},"schema":"https://github.com/citation-style-language/schema/raw/master/csl-citation.json"}</w:instrText>
      </w:r>
      <w:r w:rsidR="000F37A3">
        <w:rPr>
          <w:rFonts w:ascii="Calibri" w:hAnsi="Calibri" w:cs="Calibri"/>
          <w:color w:val="000000" w:themeColor="text1"/>
        </w:rPr>
        <w:fldChar w:fldCharType="separate"/>
      </w:r>
      <w:r w:rsidR="000F37A3" w:rsidRPr="006F5086">
        <w:rPr>
          <w:rFonts w:ascii="Calibri" w:hAnsi="Calibri" w:cs="Calibri"/>
          <w:noProof/>
          <w:color w:val="000000" w:themeColor="text1"/>
        </w:rPr>
        <w:t>(Cordier et al., 2020; Leese et al., 2018)</w:t>
      </w:r>
      <w:r w:rsidR="000F37A3">
        <w:rPr>
          <w:rFonts w:ascii="Calibri" w:hAnsi="Calibri" w:cs="Calibri"/>
          <w:color w:val="000000" w:themeColor="text1"/>
        </w:rPr>
        <w:fldChar w:fldCharType="end"/>
      </w:r>
      <w:r w:rsidR="000F37A3">
        <w:rPr>
          <w:rFonts w:ascii="Calibri" w:hAnsi="Calibri" w:cs="Calibri"/>
          <w:color w:val="000000" w:themeColor="text1"/>
        </w:rPr>
        <w:t>.</w:t>
      </w:r>
    </w:p>
    <w:p w14:paraId="5DD9E381" w14:textId="77777777" w:rsidR="00DF304A" w:rsidRDefault="00132B1D" w:rsidP="00B70BE0">
      <w:pPr>
        <w:spacing w:line="360" w:lineRule="auto"/>
        <w:ind w:firstLine="567"/>
        <w:jc w:val="both"/>
        <w:rPr>
          <w:rFonts w:ascii="Calibri" w:hAnsi="Calibri" w:cs="Calibri"/>
          <w:color w:val="000000" w:themeColor="text1"/>
        </w:rPr>
      </w:pPr>
      <w:r>
        <w:rPr>
          <w:rFonts w:ascii="Calibri" w:hAnsi="Calibri" w:cs="Calibri"/>
          <w:color w:val="000000" w:themeColor="text1"/>
        </w:rPr>
        <w:t xml:space="preserve">Metatranscriptomics </w:t>
      </w:r>
      <w:r w:rsidR="00AD7CE8">
        <w:rPr>
          <w:rFonts w:ascii="Calibri" w:hAnsi="Calibri" w:cs="Calibri"/>
          <w:color w:val="000000" w:themeColor="text1"/>
        </w:rPr>
        <w:t>traditionally</w:t>
      </w:r>
      <w:r>
        <w:rPr>
          <w:rFonts w:ascii="Calibri" w:hAnsi="Calibri" w:cs="Calibri"/>
          <w:color w:val="000000" w:themeColor="text1"/>
        </w:rPr>
        <w:t xml:space="preserve"> involves an mRNA enrichment step to investigate </w:t>
      </w:r>
      <w:r w:rsidR="00635448">
        <w:rPr>
          <w:rFonts w:ascii="Calibri" w:hAnsi="Calibri" w:cs="Calibri"/>
          <w:color w:val="000000" w:themeColor="text1"/>
        </w:rPr>
        <w:t xml:space="preserve">actively </w:t>
      </w:r>
      <w:r>
        <w:rPr>
          <w:rFonts w:ascii="Calibri" w:hAnsi="Calibri" w:cs="Calibri"/>
          <w:color w:val="000000" w:themeColor="text1"/>
        </w:rPr>
        <w:t>expressed genes</w:t>
      </w:r>
      <w:r w:rsidR="00635448">
        <w:rPr>
          <w:rFonts w:ascii="Calibri" w:hAnsi="Calibri" w:cs="Calibri"/>
          <w:color w:val="000000" w:themeColor="text1"/>
        </w:rPr>
        <w:t xml:space="preserve"> in the form of coding RNA</w:t>
      </w:r>
      <w:r>
        <w:rPr>
          <w:rFonts w:ascii="Calibri" w:hAnsi="Calibri" w:cs="Calibri"/>
          <w:color w:val="000000" w:themeColor="text1"/>
        </w:rPr>
        <w:t xml:space="preserve">. However, </w:t>
      </w:r>
      <w:r w:rsidR="005869F3">
        <w:rPr>
          <w:rFonts w:ascii="Calibri" w:hAnsi="Calibri" w:cs="Calibri"/>
          <w:color w:val="000000" w:themeColor="text1"/>
        </w:rPr>
        <w:t xml:space="preserve">it is possible to skip the mRNA enrichment step and to investigate </w:t>
      </w:r>
      <w:r w:rsidR="00635448">
        <w:rPr>
          <w:rFonts w:ascii="Calibri" w:hAnsi="Calibri" w:cs="Calibri"/>
          <w:color w:val="000000" w:themeColor="text1"/>
        </w:rPr>
        <w:t>the total RNA, including non-coding rRNA. This approach</w:t>
      </w:r>
      <w:r w:rsidR="000848B1">
        <w:rPr>
          <w:rFonts w:ascii="Calibri" w:hAnsi="Calibri" w:cs="Calibri"/>
          <w:color w:val="000000" w:themeColor="text1"/>
        </w:rPr>
        <w:t xml:space="preserve"> </w:t>
      </w:r>
      <w:r w:rsidR="00CB49D0">
        <w:rPr>
          <w:rFonts w:ascii="Calibri" w:hAnsi="Calibri" w:cs="Calibri"/>
          <w:color w:val="000000" w:themeColor="text1"/>
        </w:rPr>
        <w:t xml:space="preserve">was originally </w:t>
      </w:r>
      <w:r w:rsidR="000848B1">
        <w:rPr>
          <w:rFonts w:ascii="Calibri" w:hAnsi="Calibri" w:cs="Calibri"/>
          <w:color w:val="000000" w:themeColor="text1"/>
        </w:rPr>
        <w:t xml:space="preserve">referred to as </w:t>
      </w:r>
      <w:r w:rsidR="00B7633E">
        <w:rPr>
          <w:rFonts w:ascii="Calibri" w:hAnsi="Calibri" w:cs="Calibri"/>
          <w:color w:val="000000" w:themeColor="text1"/>
        </w:rPr>
        <w:t>d</w:t>
      </w:r>
      <w:r w:rsidR="00CB49D0" w:rsidRPr="00CB49D0">
        <w:rPr>
          <w:rFonts w:ascii="Calibri" w:hAnsi="Calibri" w:cs="Calibri"/>
          <w:color w:val="000000" w:themeColor="text1"/>
        </w:rPr>
        <w:t>ouble</w:t>
      </w:r>
      <w:r w:rsidR="00CB49D0">
        <w:rPr>
          <w:rFonts w:ascii="Calibri" w:hAnsi="Calibri" w:cs="Calibri"/>
          <w:color w:val="000000" w:themeColor="text1"/>
        </w:rPr>
        <w:t>-</w:t>
      </w:r>
      <w:r w:rsidR="00CB49D0" w:rsidRPr="00CB49D0">
        <w:rPr>
          <w:rFonts w:ascii="Calibri" w:hAnsi="Calibri" w:cs="Calibri"/>
          <w:color w:val="000000" w:themeColor="text1"/>
        </w:rPr>
        <w:t xml:space="preserve">RNA </w:t>
      </w:r>
      <w:r w:rsidR="00CB49D0">
        <w:rPr>
          <w:rFonts w:ascii="Calibri" w:hAnsi="Calibri" w:cs="Calibri"/>
          <w:color w:val="000000" w:themeColor="text1"/>
        </w:rPr>
        <w:t xml:space="preserve">approach </w:t>
      </w:r>
      <w:r w:rsidR="00CB49D0">
        <w:rPr>
          <w:rFonts w:ascii="Calibri" w:hAnsi="Calibri" w:cs="Calibri"/>
          <w:color w:val="000000" w:themeColor="text1"/>
        </w:rPr>
        <w:fldChar w:fldCharType="begin" w:fldLock="1"/>
      </w:r>
      <w:r w:rsidR="00B7633E">
        <w:rPr>
          <w:rFonts w:ascii="Calibri" w:hAnsi="Calibri" w:cs="Calibri"/>
          <w:color w:val="000000" w:themeColor="text1"/>
        </w:rPr>
        <w:instrText xml:space="preserve">ADDIN CSL_CITATION {"citationItems":[{"id":"ITEM-1","itemData":{"DOI":"10.1371/journal.pone.0002527","ISSN":"19326203","abstract":"Background: Soil ecosystems harbor the most complex prokaryotic and eukaryotic microbial communities on Earth. Experimental approaches studying these systems usually focus on either the soil community's taxonomic structure or its functional characteristics. Many methods target DNA as marker molecule and use PCR for amplification. Methodology/Principal Findings: Here we apply an RNA-centered meta-transcriptomic approach to simultaneously obtain information on both structure and function of a soil community. Total community RNA is random reversely transcribed into cDNA without any PCR or cloning step. Direct pyrosequencing produces large numbers of cDNA rRNA-tags; these are taxonomically profiled in a binding approach using the MEGAN software and two specifically compiled rRNA reference databases containing small and large subunit rRNA sequences. The pyrosequencing also produces mRNA-tags; these provide a sequence-based transcriptome of the community. One soil dataset of 258,411 RNA-tags of </w:instrText>
      </w:r>
      <w:r w:rsidR="00B7633E">
        <w:rPr>
          <w:rFonts w:ascii="Cambria Math" w:hAnsi="Cambria Math" w:cs="Cambria Math"/>
          <w:color w:val="000000" w:themeColor="text1"/>
        </w:rPr>
        <w:instrText>∼</w:instrText>
      </w:r>
      <w:r w:rsidR="00B7633E">
        <w:rPr>
          <w:rFonts w:ascii="Calibri" w:hAnsi="Calibri" w:cs="Calibri"/>
          <w:color w:val="000000" w:themeColor="text1"/>
        </w:rPr>
        <w:instrText>98 bp length contained 193,219 rRNA-tags with valid taxonomic information, together with 21,133 mRNA-tags. Quantitative information about the relative abundance of organism from all three domains of life and from different trophic levels was obtained in a single experiment. Less frequent taxa, such as soil Crenarchaeota, were well represented in the data set. These were identified by more than 2,000 rRNA-tags; furthrmore, their activity in situ was revealed through the presence of mRNA-tags specific for enzymes involved in ammonia oxidation and CO2 fixation. Conclusions/Significance: This approach could be widely applied in microbial ecology by efficiently linking community structure and function in a single experiment while avoiding biases inherent in other methods. © 2008 Urich et al.","author":[{"dropping-particle":"","family":"Urich","given":"Tim","non-dropping-particle":"","parse-names":false,"suffix":""},{"dropping-particle":"","family":"Lanzén","given":"Anders","non-dropping-particle":"","parse-names":false,"suffix":""},{"dropping-particle":"","family":"Qi","given":"Ji","non-dropping-particle":"","parse-names":false,"suffix":""},{"dropping-particle":"","family":"Huson","given":"Daniel H.","non-dropping-particle":"","parse-names":false,"suffix":""},{"dropping-particle":"","family":"Schleper","given":"Christa","non-dropping-particle":"","parse-names":false,"suffix":""},{"dropping-particle":"","family":"Schuster","given":"Stephan C.","non-dropping-particle":"","parse-names":false,"suffix":""}],"container-title":"PLoS ONE","id":"ITEM-1","issue":"6","issued":{"date-parts":[["2008"]]},"title":"Simultaneous assessment of soil microbial community structure and function through analysis of the meta-transcriptome","type":"article-journal","volume":"3"},"uris":["http://www.mendeley.com/documents/?uuid=1984f091-fa1a-490d-91f9-7c0610651d43"]}],"mendeley":{"formattedCitation":"(Urich et al., 2008)","plainTextFormattedCitation":"(Urich et al., 2008)","previouslyFormattedCitation":"(Urich et al., 2008)"},"properties":{"noteIndex":0},"schema":"https://github.com/citation-style-language/schema/raw/master/csl-citation.json"}</w:instrText>
      </w:r>
      <w:r w:rsidR="00CB49D0">
        <w:rPr>
          <w:rFonts w:ascii="Calibri" w:hAnsi="Calibri" w:cs="Calibri"/>
          <w:color w:val="000000" w:themeColor="text1"/>
        </w:rPr>
        <w:fldChar w:fldCharType="separate"/>
      </w:r>
      <w:r w:rsidR="00CB49D0" w:rsidRPr="00CB49D0">
        <w:rPr>
          <w:rFonts w:ascii="Calibri" w:hAnsi="Calibri" w:cs="Calibri"/>
          <w:noProof/>
          <w:color w:val="000000" w:themeColor="text1"/>
        </w:rPr>
        <w:t>(Urich et al., 2008)</w:t>
      </w:r>
      <w:r w:rsidR="00CB49D0">
        <w:rPr>
          <w:rFonts w:ascii="Calibri" w:hAnsi="Calibri" w:cs="Calibri"/>
          <w:color w:val="000000" w:themeColor="text1"/>
        </w:rPr>
        <w:fldChar w:fldCharType="end"/>
      </w:r>
      <w:r w:rsidR="00CB49D0">
        <w:rPr>
          <w:rFonts w:ascii="Calibri" w:hAnsi="Calibri" w:cs="Calibri"/>
          <w:color w:val="000000" w:themeColor="text1"/>
        </w:rPr>
        <w:t xml:space="preserve"> and later as </w:t>
      </w:r>
      <w:r w:rsidR="00B7633E" w:rsidRPr="005D058C">
        <w:rPr>
          <w:rFonts w:ascii="Calibri" w:hAnsi="Calibri" w:cs="Calibri"/>
          <w:color w:val="000000" w:themeColor="text1"/>
        </w:rPr>
        <w:t>metatranscriptomic</w:t>
      </w:r>
      <w:r w:rsidR="00B7633E">
        <w:rPr>
          <w:rFonts w:ascii="Calibri" w:hAnsi="Calibri" w:cs="Calibri"/>
          <w:color w:val="000000" w:themeColor="text1"/>
        </w:rPr>
        <w:t>s</w:t>
      </w:r>
      <w:r w:rsidR="00B7633E" w:rsidRPr="005D058C">
        <w:rPr>
          <w:rFonts w:ascii="Calibri" w:hAnsi="Calibri" w:cs="Calibri"/>
          <w:color w:val="000000" w:themeColor="text1"/>
        </w:rPr>
        <w:t xml:space="preserve"> analysis of total rRNA</w:t>
      </w:r>
      <w:r w:rsidR="00B7633E">
        <w:rPr>
          <w:rFonts w:ascii="Calibri" w:hAnsi="Calibri" w:cs="Calibri"/>
          <w:color w:val="000000" w:themeColor="text1"/>
        </w:rPr>
        <w:t xml:space="preserve"> </w:t>
      </w:r>
      <w:r w:rsidR="00B7633E">
        <w:rPr>
          <w:rFonts w:ascii="Calibri" w:hAnsi="Calibri" w:cs="Calibri"/>
          <w:color w:val="000000" w:themeColor="text1"/>
        </w:rPr>
        <w:fldChar w:fldCharType="begin" w:fldLock="1"/>
      </w:r>
      <w:r w:rsidR="00B7633E">
        <w:rPr>
          <w:rFonts w:ascii="Calibri" w:hAnsi="Calibri" w:cs="Calibri"/>
          <w:color w:val="000000" w:themeColor="text1"/>
        </w:rPr>
        <w:instrText>ADDIN CSL_CITATION {"citationItems":[{"id":"ITEM-1","itemData":{"DOI":"10.1038/ismej.2013.119","ISSN":"17517362","PMID":"23864127","abstract":"Plant-microbe interactions in the rhizosphere have important roles in biogeochemical cycling, and maintenance of plant health and productivity, yet remain poorly understood. Using RNA-based metatranscriptomics, the global active microbiomes were analysed in soil and rhizospheres of wheat, oat, pea and an oat mutant (sad1) deficient in production of anti-fungal avenacins. Rhizosphere microbiomes differed from bulk soil and between plant species. Pea (a legume) had a much stronger effect on the rhizosphere than wheat and oat (cereals), resulting in a dramatically different rhizosphere community. the relative abundance of eukaryotes in the oat and pea rhizospheres was more than fivefold higher than in the wheat rhizosphere or bulk soil. Nematodes and bacterivorous protozoa were enriched in all rhizospheres, whereas the pea rhizosphere was highly enriched for fungi. Metabolic capabilities for rhizosphere colonisation were selected, including cellulose degradation (cereals), H 2 oxidation (pea) and methylotrophy (all plants). Avenacins had little effect on the prokaryotic community of oat, but the eukaryotic community was strongly altered in the sad1 mutant, suggesting that avenacins have a broader role than protecting from fungal pathogens. Profiling microbial communities with metatranscriptomics allows comparison of relative abundance, from multiple samples, across all domains of life, without polymerase chain reaction bias. this revealed profound differences in the rhizosphere microbiome, particularly at the kingdom level between plants. © 2013 International Society for Microbial Ecology All rights reserved.","author":[{"dropping-particle":"","family":"Turner","given":"Thomas R.","non-dropping-particle":"","parse-names":false,"suffix":""},{"dropping-particle":"","family":"Ramakrishnan","given":"Karunakaran","non-dropping-particle":"","parse-names":false,"suffix":""},{"dropping-particle":"","family":"Walshaw","given":"John","non-dropping-particle":"","parse-names":false,"suffix":""},{"dropping-particle":"","family":"Heavens","given":"Darren","non-dropping-particle":"","parse-names":false,"suffix":""},{"dropping-particle":"","family":"Alston","given":"Mark","non-dropping-particle":"","parse-names":false,"suffix":""},{"dropping-particle":"","family":"Swarbreck","given":"David","non-dropping-particle":"","parse-names":false,"suffix":""},{"dropping-particle":"","family":"Osbourn","given":"Anne","non-dropping-particle":"","parse-names":false,"suffix":""},{"dropping-particle":"","family":"Grant","given":"Alastair","non-dropping-particle":"","parse-names":false,"suffix":""},{"dropping-particle":"","family":"Poole","given":"Philip S.","non-dropping-particle":"","parse-names":false,"suffix":""}],"container-title":"ISME Journal","id":"ITEM-1","issue":"12","issued":{"date-parts":[["2013"]]},"page":"2248-2258","publisher":"Nature Publishing Group","title":"Comparative metatranscriptomics reveals kingdom level changes in the rhizosphere microbiome of plants","type":"article-journal","volume":"7"},"uris":["http://www.mendeley.com/documents/?uuid=0e0e18a0-ea09-4b29-a4e3-5a70ba750508"]}],"mendeley":{"formattedCitation":"(Turner et al., 2013)","plainTextFormattedCitation":"(Turner et al., 2013)","previouslyFormattedCitation":"(Turner et al., 2013)"},"properties":{"noteIndex":0},"schema":"https://github.com/citation-style-language/schema/raw/master/csl-citation.json"}</w:instrText>
      </w:r>
      <w:r w:rsidR="00B7633E">
        <w:rPr>
          <w:rFonts w:ascii="Calibri" w:hAnsi="Calibri" w:cs="Calibri"/>
          <w:color w:val="000000" w:themeColor="text1"/>
        </w:rPr>
        <w:fldChar w:fldCharType="separate"/>
      </w:r>
      <w:r w:rsidR="00B7633E" w:rsidRPr="005D058C">
        <w:rPr>
          <w:rFonts w:ascii="Calibri" w:hAnsi="Calibri" w:cs="Calibri"/>
          <w:noProof/>
          <w:color w:val="000000" w:themeColor="text1"/>
        </w:rPr>
        <w:t>(Turner et al., 2013)</w:t>
      </w:r>
      <w:r w:rsidR="00B7633E">
        <w:rPr>
          <w:rFonts w:ascii="Calibri" w:hAnsi="Calibri" w:cs="Calibri"/>
          <w:color w:val="000000" w:themeColor="text1"/>
        </w:rPr>
        <w:fldChar w:fldCharType="end"/>
      </w:r>
      <w:r w:rsidR="00B7633E">
        <w:rPr>
          <w:rFonts w:ascii="Calibri" w:hAnsi="Calibri" w:cs="Calibri"/>
          <w:color w:val="000000" w:themeColor="text1"/>
        </w:rPr>
        <w:t xml:space="preserve">, </w:t>
      </w:r>
      <w:r w:rsidR="000848B1">
        <w:rPr>
          <w:rFonts w:ascii="Calibri" w:hAnsi="Calibri" w:cs="Calibri"/>
          <w:color w:val="000000" w:themeColor="text1"/>
        </w:rPr>
        <w:t>total RNA sequencing</w:t>
      </w:r>
      <w:r w:rsidR="00C4051E">
        <w:rPr>
          <w:rFonts w:ascii="Calibri" w:hAnsi="Calibri" w:cs="Calibri"/>
          <w:color w:val="000000" w:themeColor="text1"/>
        </w:rPr>
        <w:t xml:space="preserve"> </w:t>
      </w:r>
      <w:r w:rsidR="00C4051E" w:rsidRPr="00C4051E">
        <w:rPr>
          <w:rFonts w:ascii="Calibri" w:hAnsi="Calibri" w:cs="Calibri"/>
          <w:color w:val="000000" w:themeColor="text1"/>
        </w:rPr>
        <w:t>(RNA-</w:t>
      </w:r>
      <w:r w:rsidR="00AD7CE8">
        <w:rPr>
          <w:rFonts w:ascii="Calibri" w:hAnsi="Calibri" w:cs="Calibri"/>
          <w:color w:val="000000" w:themeColor="text1"/>
        </w:rPr>
        <w:t>S</w:t>
      </w:r>
      <w:r w:rsidR="00C4051E" w:rsidRPr="00C4051E">
        <w:rPr>
          <w:rFonts w:ascii="Calibri" w:hAnsi="Calibri" w:cs="Calibri"/>
          <w:color w:val="000000" w:themeColor="text1"/>
        </w:rPr>
        <w:t>eq)</w:t>
      </w:r>
      <w:r w:rsidR="000848B1">
        <w:rPr>
          <w:rFonts w:ascii="Calibri" w:hAnsi="Calibri" w:cs="Calibri"/>
          <w:color w:val="000000" w:themeColor="text1"/>
        </w:rPr>
        <w:t xml:space="preserve"> </w:t>
      </w:r>
      <w:r w:rsidR="000848B1">
        <w:rPr>
          <w:rFonts w:ascii="Calibri" w:hAnsi="Calibri" w:cs="Calibri"/>
          <w:color w:val="000000" w:themeColor="text1"/>
        </w:rPr>
        <w:fldChar w:fldCharType="begin" w:fldLock="1"/>
      </w:r>
      <w:r w:rsidR="00C4051E">
        <w:rPr>
          <w:rFonts w:ascii="Calibri" w:hAnsi="Calibri" w:cs="Calibri"/>
          <w:color w:val="000000" w:themeColor="text1"/>
        </w:rPr>
        <w:instrText>ADDIN CSL_CITATION {"citationItems":[{"id":"ITEM-1","itemData":{"DOI":"10.3389/fmicb.2016.00987","ISSN":"1664302X","abstract":"Taxonomic characterization of active gastrointestinal microbiota is essential to detect shifts in microbial communities and functions under various conditions. This study aimed to identify and quantify potentially active rumen microbiota using total RNA sequencing and to compare the outcomes of this approach with the widely used targeted RNA/DNA amplicon sequencing technique. Total RNA isolated from rumen digesta samples from five beef steers was subjected to Illumina paired-end sequencing (RNA-seq), and bacterial and archaeal amplicons of partial 16S rRNA/rDNA were subjected to 454 pyrosequencing (RNA/DNA Amplicon-seq). Taxonomic assessments of the RNA-seq, RNA Amplicon-seq, and DNA Amplicon-seq datasets were performed using a pipeline developed in house. The detected major microbial phylotypes were common among the three datasets, with seven bacterial phyla, fifteen bacterial families, and five archaeal taxa commonly identified across all datasets. There were also unique microbial taxa detected in each dataset. Elusimicrobia and Verrucomicrobia phyla; Desulfovibrionaceae, Elusimicrobiaceae, and Sphaerochaetaceae families; and Methanobrevibacter woesei were only detected in the RNA-Seq and RNA Amplicon-seq datasets, whereas Streptococcaceae was only detected in the DNA Amplicon-seq dataset. In addition, the relative abundances of four bacterial phyla, eight bacterial families and one archaeal taxon were different among the three datasets. This is the first study to compare the outcomes of rumen microbiota profiling between RNA-seq and RNA/DNA Amplicon-seq datasets. Our results illustrate the differences between these methods in characterizing microbiota both qualitatively and quantitatively for the same sample, and so caution must be exercised when comparing data.","author":[{"dropping-particle":"","family":"Li","given":"Fuyong","non-dropping-particle":"","parse-names":false,"suffix":""},{"dropping-particle":"","family":"Henderson","given":"Gemma","non-dropping-particle":"","parse-names":false,"suffix":""},{"dropping-particle":"","family":"Sun","given":"Xu","non-dropping-particle":"","parse-names":false,"suffix":""},{"dropping-particle":"","family":"Cox","given":"Faith","non-dropping-particle":"","parse-names":false,"suffix":""},{"dropping-particle":"","family":"Janssen","given":"Peter H.","non-dropping-particle":"","parse-names":false,"suffix":""},{"dropping-particle":"","family":"Guan","given":"Le Luo","non-dropping-particle":"","parse-names":false,"suffix":""}],"container-title":"Frontiers in Microbiology","id":"ITEM-1","issue":"JUN","issued":{"date-parts":[["2016"]]},"title":"Taxonomic assessment of rumen microbiota using total rna and targeted amplicon sequencing approaches","type":"article-journal","volume":"7"},"uris":["http://www.mendeley.com/documents/?uuid=8500052f-be4a-428d-b0ba-d634dbc95294"]},{"id":"ITEM-2","itemData":{"DOI":"10.1093/femsec/fiaa016","ISSN":"15746941","abstract":"Recycling of wood ash from energy production may counteract soil acidification and return essential nutrients to soils. However, wood ash amendment affects soil physicochemical parameters that control composition and functional expression of the soil microbial community. Here, we applied total RNA sequencing to simultaneously assess the impact of wood ash amendment on the active soil microbial communities and the expression of functional genes from all microbial taxa. Wood ash significantly affected the taxonomic (rRNA) as well as functional (mRNA) profiles of both agricultural and forest soil. Increase in pH, electrical conductivity, dissolved organic carbon and phosphate were the most important physicochemical drivers for the observed changes. Wood ash amendment increased the relative abundance of the copiotrophic groups Chitinonophagaceae (Bacteroidetes) and Rhizobiales (Alphaproteobacteria) and resulted in higher expression of genes involved in metabolism and cell growth. Finally, total RNA sequencing allowed us to show that some groups of bacterial feeding protozoa increased concomitantly to the enhanced bacterial growth, which shows their pivotal role in the regulation of bacterial abundance in soil.","author":[{"dropping-particle":"","family":"Bang-Andreasen","given":"Toke","non-dropping-particle":"","parse-names":false,"suffix":""},{"dropping-particle":"","family":"Anwar","given":"Muhammad Zohaib","non-dropping-particle":"","parse-names":false,"suffix":""},{"dropping-particle":"","family":"Lanzén","given":"Anders","non-dropping-particle":"","parse-names":false,"suffix":""},{"dropping-particle":"","family":"Kjøller","given":"Rasmus","non-dropping-particle":"","parse-names":false,"suffix":""},{"dropping-particle":"","family":"Rønn","given":"Regin","non-dropping-particle":"","parse-names":false,"suffix":""},{"dropping-particle":"","family":"Ekelund","given":"Flemming","non-dropping-particle":"","parse-names":false,"suffix":""},{"dropping-particle":"","family":"Jacobsen","given":"Carsten Suhr","non-dropping-particle":"","parse-names":false,"suffix":""}],"container-title":"FEMS microbiology ecology","id":"ITEM-2","issue":"3","issued":{"date-parts":[["2020"]]},"page":"1-13","title":"Total RNA sequencing reveals multilevel microbial community changes and functional responses to wood ash application in agricultural and forest soil","type":"article-journal","volume":"96"},"uris":["http://www.mendeley.com/documents/?uuid=7f95f924-11ee-4544-9970-4684e42ddb4f"]},{"id":"ITEM-3","itemData":{"DOI":"10.1128/AEM.00061-17","ISSN":"10985336","abstract":"Exploring compositional and functional characteristics of the rumen microbiome can improve the understanding of its role in rumen function and cattle feed efficiency. In this study, we applied metatranscriptomics to characterize the active rumen microbiomes of beef cattle with different feed efficiencies (efficient, n = 10; inefficient, n = 10) using total RNA sequencing. Active bacterial and archaeal compositions were estimated based on 16S rRNAs, and active microbial metabolic functions including carbohydrate-active enzymes (CAZymes) were assessed based on mRNAs from the same metatranscriptomic data sets. In total, six bacterial phyla (Proteobacteria, Firmicutes, Bacteroidetes, Spirochaetes, Cyanobacteria, and Synergistetes), eight bacterial families (Succinivibrionaceae, Prevotellaceae, Ruminococcaceae, Lachnospiraceae, Veillonellaceae, Spirochaetaceae, Dethiosulfovibrionaceae, and Mogibacteriaceae), four archaeal clades (Methanomassiliicoccales, Methanobrevibacter ruminantium, Methanobrevibacter gottschalkii, and Methanosphaera), 112 metabolic pathways, and 126 CAZymes were identified as core components of the active rumen microbiome. As determined by comparative analysis, three bacterial families (Lachnospiraceae, Lactobacillaceae, and Veillonellaceae) tended to be more abundant in low-feed-efficiency (inefficient) animals (P &lt; 0.10), and one archaeal taxon (Methanomassiliicoccales) tended to be more abundant in high-feed-efficiency (efficient) cattle (P &lt; 0.10). Meanwhile, 32 microbial metabolic pathways and 12 CAZymes were differentially abundant (linear discriminant analysis score of &gt; 2 with a P value of &lt;0.05) between two groups. Among them, 30 metabolic pathways and 11 CAZymes were more abundant in the rumen of inefficient cattle, while 2 metabolic pathways and 1 CAZyme were more abundant in efficient animals. These findings suggest that the rumen microbiomes of inefficient cattle have more diverse activities than those of efficient cattle, which may be related to the host feed efficiency variation.","author":[{"dropping-particle":"","family":"Li","given":"Fuyong","non-dropping-particle":"","parse-names":false,"suffix":""},{"dropping-particle":"","family":"Guan","given":"Le Luo","non-dropping-particle":"","parse-names":false,"suffix":""}],"container-title":"Applied and Environmental Microbiology","id":"ITEM-3","issue":"9","issued":{"date-parts":[["2017"]]},"page":"1-16","title":"Metatranscriptomic profiling reveals linkages between the active rumen microbiome and feed efficiency in beef cattle","type":"article-journal","volume":"83"},"uris":["http://www.mendeley.com/documents/?uuid=20fd2db3-abd5-4278-b76a-a798ebdcf6e1"]}],"mendeley":{"formattedCitation":"(Bang-Andreasen et al., 2020; Li et al., 2016; Li and Guan, 2017)","plainTextFormattedCitation":"(Bang-Andreasen et al., 2020; Li et al., 2016; Li and Guan, 2017)","previouslyFormattedCitation":"(Bang-Andreasen et al., 2020; Li et al., 2016; Li and Guan, 2017)"},"properties":{"noteIndex":0},"schema":"https://github.com/citation-style-language/schema/raw/master/csl-citation.json"}</w:instrText>
      </w:r>
      <w:r w:rsidR="000848B1">
        <w:rPr>
          <w:rFonts w:ascii="Calibri" w:hAnsi="Calibri" w:cs="Calibri"/>
          <w:color w:val="000000" w:themeColor="text1"/>
        </w:rPr>
        <w:fldChar w:fldCharType="separate"/>
      </w:r>
      <w:r w:rsidR="00C4051E" w:rsidRPr="00C4051E">
        <w:rPr>
          <w:rFonts w:ascii="Calibri" w:hAnsi="Calibri" w:cs="Calibri"/>
          <w:noProof/>
          <w:color w:val="000000" w:themeColor="text1"/>
        </w:rPr>
        <w:t>(Bang-Andreasen et al., 2020; Li et al., 2016; Li and Guan, 2017)</w:t>
      </w:r>
      <w:r w:rsidR="000848B1">
        <w:rPr>
          <w:rFonts w:ascii="Calibri" w:hAnsi="Calibri" w:cs="Calibri"/>
          <w:color w:val="000000" w:themeColor="text1"/>
        </w:rPr>
        <w:fldChar w:fldCharType="end"/>
      </w:r>
      <w:r w:rsidR="005D058C">
        <w:rPr>
          <w:rFonts w:ascii="Calibri" w:hAnsi="Calibri" w:cs="Calibri"/>
          <w:color w:val="000000" w:themeColor="text1"/>
        </w:rPr>
        <w:t>,</w:t>
      </w:r>
      <w:r w:rsidR="00C4051E">
        <w:rPr>
          <w:rFonts w:ascii="Calibri" w:hAnsi="Calibri" w:cs="Calibri"/>
          <w:color w:val="000000" w:themeColor="text1"/>
        </w:rPr>
        <w:t xml:space="preserve"> </w:t>
      </w:r>
      <w:r w:rsidR="00C4051E" w:rsidRPr="00C4051E">
        <w:rPr>
          <w:rFonts w:ascii="Calibri" w:hAnsi="Calibri" w:cs="Calibri"/>
          <w:color w:val="000000" w:themeColor="text1"/>
        </w:rPr>
        <w:t>﻿total RNA-based metatranscriptomics</w:t>
      </w:r>
      <w:r w:rsidR="00AD7CE8">
        <w:rPr>
          <w:rFonts w:ascii="Calibri" w:hAnsi="Calibri" w:cs="Calibri"/>
          <w:color w:val="000000" w:themeColor="text1"/>
        </w:rPr>
        <w:t>,</w:t>
      </w:r>
      <w:r w:rsidR="00C4051E" w:rsidRPr="00C4051E">
        <w:rPr>
          <w:rFonts w:ascii="Calibri" w:hAnsi="Calibri" w:cs="Calibri"/>
          <w:color w:val="000000" w:themeColor="text1"/>
        </w:rPr>
        <w:t xml:space="preserve"> and</w:t>
      </w:r>
      <w:r w:rsidR="00C4051E">
        <w:rPr>
          <w:rFonts w:ascii="Calibri" w:hAnsi="Calibri" w:cs="Calibri"/>
          <w:color w:val="000000" w:themeColor="text1"/>
        </w:rPr>
        <w:t xml:space="preserve"> </w:t>
      </w:r>
      <w:r w:rsidR="00C4051E" w:rsidRPr="00C4051E">
        <w:rPr>
          <w:rFonts w:ascii="Calibri" w:hAnsi="Calibri" w:cs="Calibri"/>
          <w:color w:val="000000" w:themeColor="text1"/>
        </w:rPr>
        <w:t>﻿total RNA</w:t>
      </w:r>
      <w:r w:rsidR="00C4051E">
        <w:rPr>
          <w:rFonts w:ascii="Calibri" w:hAnsi="Calibri" w:cs="Calibri"/>
          <w:color w:val="000000" w:themeColor="text1"/>
        </w:rPr>
        <w:t>-seq-</w:t>
      </w:r>
      <w:r w:rsidR="00C4051E" w:rsidRPr="00C4051E">
        <w:rPr>
          <w:rFonts w:ascii="Calibri" w:hAnsi="Calibri" w:cs="Calibri"/>
          <w:color w:val="000000" w:themeColor="text1"/>
        </w:rPr>
        <w:t>based metatranscriptomics</w:t>
      </w:r>
      <w:r w:rsidR="00C4051E">
        <w:rPr>
          <w:rFonts w:ascii="Calibri" w:hAnsi="Calibri" w:cs="Calibri"/>
          <w:color w:val="000000" w:themeColor="text1"/>
        </w:rPr>
        <w:t xml:space="preserve"> </w:t>
      </w:r>
      <w:r w:rsidR="00C4051E">
        <w:rPr>
          <w:rFonts w:ascii="Calibri" w:hAnsi="Calibri" w:cs="Calibri"/>
          <w:color w:val="000000" w:themeColor="text1"/>
        </w:rPr>
        <w:fldChar w:fldCharType="begin" w:fldLock="1"/>
      </w:r>
      <w:r w:rsidR="00530671">
        <w:rPr>
          <w:rFonts w:ascii="Calibri" w:hAnsi="Calibri" w:cs="Calibri"/>
          <w:color w:val="000000" w:themeColor="text1"/>
        </w:rPr>
        <w:instrText>ADDIN CSL_CITATION {"citationItems":[{"id":"ITEM-1","itemData":{"DOI":"10.1128/AEM.00061-17","ISSN":"10985336","abstract":"Exploring compositional and functional characteristics of the rumen microbiome can improve the understanding of its role in rumen function and cattle feed efficiency. In this study, we applied metatranscriptomics to characterize the active rumen microbiomes of beef cattle with different feed efficiencies (efficient, n = 10; inefficient, n = 10) using total RNA sequencing. Active bacterial and archaeal compositions were estimated based on 16S rRNAs, and active microbial metabolic functions including carbohydrate-active enzymes (CAZymes) were assessed based on mRNAs from the same metatranscriptomic data sets. In total, six bacterial phyla (Proteobacteria, Firmicutes, Bacteroidetes, Spirochaetes, Cyanobacteria, and Synergistetes), eight bacterial families (Succinivibrionaceae, Prevotellaceae, Ruminococcaceae, Lachnospiraceae, Veillonellaceae, Spirochaetaceae, Dethiosulfovibrionaceae, and Mogibacteriaceae), four archaeal clades (Methanomassiliicoccales, Methanobrevibacter ruminantium, Methanobrevibacter gottschalkii, and Methanosphaera), 112 metabolic pathways, and 126 CAZymes were identified as core components of the active rumen microbiome. As determined by comparative analysis, three bacterial families (Lachnospiraceae, Lactobacillaceae, and Veillonellaceae) tended to be more abundant in low-feed-efficiency (inefficient) animals (P &lt; 0.10), and one archaeal taxon (Methanomassiliicoccales) tended to be more abundant in high-feed-efficiency (efficient) cattle (P &lt; 0.10). Meanwhile, 32 microbial metabolic pathways and 12 CAZymes were differentially abundant (linear discriminant analysis score of &gt; 2 with a P value of &lt;0.05) between two groups. Among them, 30 metabolic pathways and 11 CAZymes were more abundant in the rumen of inefficient cattle, while 2 metabolic pathways and 1 CAZyme were more abundant in efficient animals. These findings suggest that the rumen microbiomes of inefficient cattle have more diverse activities than those of efficient cattle, which may be related to the host feed efficiency variation.","author":[{"dropping-particle":"","family":"Li","given":"Fuyong","non-dropping-particle":"","parse-names":false,"suffix":""},{"dropping-particle":"","family":"Guan","given":"Le Luo","non-dropping-particle":"","parse-names":false,"suffix":""}],"container-title":"Applied and Environmental Microbiology","id":"ITEM-1","issue":"9","issued":{"date-parts":[["2017"]]},"page":"1-16","title":"Metatranscriptomic profiling reveals linkages between the active rumen microbiome and feed efficiency in beef cattle","type":"article-journal","volume":"83"},"uris":["http://www.mendeley.com/documents/?uuid=20fd2db3-abd5-4278-b76a-a798ebdcf6e1"]}],"mendeley":{"formattedCitation":"(Li and Guan, 2017)","plainTextFormattedCitation":"(Li and Guan, 2017)","previouslyFormattedCitation":"(Li and Guan, 2017)"},"properties":{"noteIndex":0},"schema":"https://github.com/citation-style-language/schema/raw/master/csl-citation.json"}</w:instrText>
      </w:r>
      <w:r w:rsidR="00C4051E">
        <w:rPr>
          <w:rFonts w:ascii="Calibri" w:hAnsi="Calibri" w:cs="Calibri"/>
          <w:color w:val="000000" w:themeColor="text1"/>
        </w:rPr>
        <w:fldChar w:fldCharType="separate"/>
      </w:r>
      <w:r w:rsidR="00C4051E" w:rsidRPr="00C4051E">
        <w:rPr>
          <w:rFonts w:ascii="Calibri" w:hAnsi="Calibri" w:cs="Calibri"/>
          <w:noProof/>
          <w:color w:val="000000" w:themeColor="text1"/>
        </w:rPr>
        <w:t>(Li and Guan, 2017)</w:t>
      </w:r>
      <w:r w:rsidR="00C4051E">
        <w:rPr>
          <w:rFonts w:ascii="Calibri" w:hAnsi="Calibri" w:cs="Calibri"/>
          <w:color w:val="000000" w:themeColor="text1"/>
        </w:rPr>
        <w:fldChar w:fldCharType="end"/>
      </w:r>
      <w:r w:rsidR="00AD7CE8">
        <w:rPr>
          <w:rFonts w:ascii="Calibri" w:hAnsi="Calibri" w:cs="Calibri"/>
          <w:color w:val="000000" w:themeColor="text1"/>
        </w:rPr>
        <w:t xml:space="preserve">. </w:t>
      </w:r>
      <w:r w:rsidR="00286543">
        <w:rPr>
          <w:rFonts w:ascii="Calibri" w:hAnsi="Calibri" w:cs="Calibri"/>
          <w:color w:val="000000" w:themeColor="text1"/>
        </w:rPr>
        <w:t>To distinguish this approach from traditional metatranscriptomics, w</w:t>
      </w:r>
      <w:r w:rsidR="00AD7CE8">
        <w:rPr>
          <w:rFonts w:ascii="Calibri" w:hAnsi="Calibri" w:cs="Calibri"/>
          <w:color w:val="000000" w:themeColor="text1"/>
        </w:rPr>
        <w:t>e will use the term total RNA-Seq in the following.</w:t>
      </w:r>
    </w:p>
    <w:p w14:paraId="26063FAF" w14:textId="77777777" w:rsidR="00DF304A" w:rsidRDefault="00DF304A" w:rsidP="00CE3F17">
      <w:pPr>
        <w:spacing w:line="360" w:lineRule="auto"/>
        <w:ind w:firstLine="720"/>
        <w:jc w:val="both"/>
        <w:rPr>
          <w:rFonts w:ascii="Calibri" w:hAnsi="Calibri" w:cs="Calibri"/>
          <w:color w:val="000000" w:themeColor="text1"/>
        </w:rPr>
      </w:pPr>
    </w:p>
    <w:p w14:paraId="06E46C97" w14:textId="0AF9A39C" w:rsidR="00CE3F17" w:rsidRDefault="00AD7CE8" w:rsidP="00B70BE0">
      <w:pPr>
        <w:spacing w:line="360" w:lineRule="auto"/>
        <w:ind w:firstLine="567"/>
        <w:jc w:val="both"/>
        <w:rPr>
          <w:rFonts w:ascii="Calibri" w:hAnsi="Calibri" w:cs="Calibri"/>
          <w:color w:val="000000" w:themeColor="text1"/>
        </w:rPr>
      </w:pPr>
      <w:r>
        <w:rPr>
          <w:rFonts w:ascii="Calibri" w:hAnsi="Calibri" w:cs="Calibri"/>
          <w:color w:val="000000" w:themeColor="text1"/>
        </w:rPr>
        <w:lastRenderedPageBreak/>
        <w:t xml:space="preserve">Total RNA-Seq </w:t>
      </w:r>
      <w:r w:rsidR="00330751">
        <w:rPr>
          <w:rFonts w:ascii="Calibri" w:hAnsi="Calibri" w:cs="Calibri"/>
          <w:color w:val="000000" w:themeColor="text1"/>
        </w:rPr>
        <w:t xml:space="preserve">might be advantageous for taxonomic </w:t>
      </w:r>
      <w:r w:rsidR="00547A28">
        <w:rPr>
          <w:rFonts w:ascii="Calibri" w:hAnsi="Calibri" w:cs="Calibri"/>
          <w:color w:val="000000" w:themeColor="text1"/>
        </w:rPr>
        <w:t>profiling</w:t>
      </w:r>
      <w:r>
        <w:rPr>
          <w:rFonts w:ascii="Calibri" w:hAnsi="Calibri" w:cs="Calibri"/>
          <w:color w:val="000000" w:themeColor="text1"/>
        </w:rPr>
        <w:t xml:space="preserve"> </w:t>
      </w:r>
      <w:r w:rsidR="00330751">
        <w:rPr>
          <w:rFonts w:ascii="Calibri" w:hAnsi="Calibri" w:cs="Calibri"/>
          <w:color w:val="000000" w:themeColor="text1"/>
        </w:rPr>
        <w:t xml:space="preserve">of </w:t>
      </w:r>
      <w:r w:rsidR="000770CC">
        <w:rPr>
          <w:rFonts w:ascii="Calibri" w:hAnsi="Calibri" w:cs="Calibri"/>
          <w:color w:val="000000" w:themeColor="text1"/>
        </w:rPr>
        <w:t xml:space="preserve">especially the active portion of </w:t>
      </w:r>
      <w:r w:rsidR="00547A28">
        <w:rPr>
          <w:rFonts w:ascii="Calibri" w:hAnsi="Calibri" w:cs="Calibri"/>
          <w:color w:val="000000" w:themeColor="text1"/>
        </w:rPr>
        <w:t>microbial</w:t>
      </w:r>
      <w:r w:rsidR="00330751">
        <w:rPr>
          <w:rFonts w:ascii="Calibri" w:hAnsi="Calibri" w:cs="Calibri"/>
          <w:color w:val="000000" w:themeColor="text1"/>
        </w:rPr>
        <w:t xml:space="preserve"> communities</w:t>
      </w:r>
      <w:r w:rsidR="000770CC">
        <w:rPr>
          <w:rFonts w:ascii="Calibri" w:hAnsi="Calibri" w:cs="Calibri"/>
          <w:color w:val="000000" w:themeColor="text1"/>
        </w:rPr>
        <w:t xml:space="preserve"> </w:t>
      </w:r>
      <w:r w:rsidR="00641CEE">
        <w:rPr>
          <w:rFonts w:ascii="Calibri" w:hAnsi="Calibri" w:cs="Calibri"/>
          <w:color w:val="000000" w:themeColor="text1"/>
        </w:rPr>
        <w:fldChar w:fldCharType="begin" w:fldLock="1"/>
      </w:r>
      <w:r w:rsidR="000848B1">
        <w:rPr>
          <w:rFonts w:ascii="Calibri" w:hAnsi="Calibri" w:cs="Calibri"/>
          <w:color w:val="000000" w:themeColor="text1"/>
        </w:rPr>
        <w:instrText xml:space="preserve">ADDIN CSL_CITATION {"citationItems":[{"id":"ITEM-1","itemData":{"DOI":"10.1371/journal.pone.0002527","ISSN":"19326203","abstract":"Background: Soil ecosystems harbor the most complex prokaryotic and eukaryotic microbial communities on Earth. Experimental approaches studying these systems usually focus on either the soil community's taxonomic structure or its functional characteristics. Many methods target DNA as marker molecule and use PCR for amplification. Methodology/Principal Findings: Here we apply an RNA-centered meta-transcriptomic approach to simultaneously obtain information on both structure and function of a soil community. Total community RNA is random reversely transcribed into cDNA without any PCR or cloning step. Direct pyrosequencing produces large numbers of cDNA rRNA-tags; these are taxonomically profiled in a binding approach using the MEGAN software and two specifically compiled rRNA reference databases containing small and large subunit rRNA sequences. The pyrosequencing also produces mRNA-tags; these provide a sequence-based transcriptome of the community. One soil dataset of 258,411 RNA-tags of </w:instrText>
      </w:r>
      <w:r w:rsidR="000848B1">
        <w:rPr>
          <w:rFonts w:ascii="Cambria Math" w:hAnsi="Cambria Math" w:cs="Cambria Math"/>
          <w:color w:val="000000" w:themeColor="text1"/>
        </w:rPr>
        <w:instrText>∼</w:instrText>
      </w:r>
      <w:r w:rsidR="000848B1">
        <w:rPr>
          <w:rFonts w:ascii="Calibri" w:hAnsi="Calibri" w:cs="Calibri"/>
          <w:color w:val="000000" w:themeColor="text1"/>
        </w:rPr>
        <w:instrText>98 bp length contained 193,219 rRNA-tags with valid taxonomic information, together with 21,133 mRNA-tags. Quantitative information about the relative abundance of organism from all three domains of life and from different trophic levels was obtained in a single experiment. Less frequent taxa, such as soil Crenarchaeota, were well represented in the data set. These were identified by more than 2,000 rRNA-tags; furthrmore, their activity in situ was revealed through the presence of mRNA-tags specific for enzymes involved in ammonia oxidation and CO2 fixation. Conclusions/Significance: This approach could be widely applied in microbial ecology by efficiently linking community structure and function in a single experiment while avoiding biases inherent in other methods. © 2008 Urich et al.","author":[{"dropping-particle":"","family":"Urich","given":"Tim","non-dropping-particle":"","parse-names":false,"suffix":""},{"dropping-particle":"","family":"Lanzén","given":"Anders","non-dropping-particle":"","parse-names":false,"suffix":""},{"dropping-particle":"","family":"Qi","given":"Ji","non-dropping-particle":"","parse-names":false,"suffix":""},{"dropping-particle":"","family":"Huson","given":"Daniel H.","non-dropping-particle":"","parse-names":false,"suffix":""},{"dropping-particle":"","family":"Schleper","given":"Christa","non-dropping-particle":"","parse-names":false,"suffix":""},{"dropping-particle":"","family":"Schuster","given":"Stephan C.","non-dropping-particle":"","parse-names":false,"suffix":""}],"container-title":"PLoS ONE","id":"ITEM-1","issue":"6","issued":{"date-parts":[["2008"]]},"title":"Simultaneous assessment of soil microbial community structure and function through analysis of the meta-transcriptome","type":"article-journal","volume":"3"},"uris":["http://www.mendeley.com/documents/?uuid=1984f091-fa1a-490d-91f9-7c0610651d43"]},{"id":"ITEM-2","itemData":{"DOI":"10.1111/j.1574-6941.2011.01138.x","ISSN":"01686496","PMID":"21627670","abstract":"DNA sequencing technology has proven very valuable for analysing the microbiota of poorly accessible ecosystems such as hydrothermal vents. Using a combination of amplicon and shotgun sequencing of small-subunit rRNA and its gene, we examined the composition and diversity of microbial communities from the recently discovered Jan Mayen vent field, located on Mohn's Ridge in the Norwegian-Greenland Sea. The communities were dominated by the epsilonproteobacterial genera Sulfurimonas and Sulfurovum. These are mesophiles involved in sulphur metabolism and typically found in vent fluid mixing zones. Composition and diversity predictions differed systematically between extracted DNA and RNA samples as well as between amplicon and shotgun sequencing. These differences were more substantial than those between two biological replicates. Amplicon vs. shotgun sequencing differences could be explained to a large extent by bias introduced during PCR, caused by preferential primer-template annealing, while DNA vs. RNA differences were thought to be caused by differences between the activity levels of taxa. Further, predicted diversity from RNA samples was consistently lower than that from DNA. In summary, this study illustrates how different methods can provide complementary ecological insights. © 2011 Federation of European Microbiological Societies. Published by Blackwell Publishing Ltd.","author":[{"dropping-particle":"","family":"Lanzén","given":"Anders","non-dropping-particle":"","parse-names":false,"suffix":""},{"dropping-particle":"","family":"Jørgensen","given":"Steffen L.","non-dropping-particle":"","parse-names":false,"suffix":""},{"dropping-particle":"","family":"Bengtsson","given":"Mia M.","non-dropping-particle":"","parse-names":false,"suffix":""},{"dropping-particle":"","family":"Jonassen","given":"Inge","non-dropping-particle":"","parse-names":false,"suffix":""},{"dropping-particle":"","family":"Øvreås","given":"Lise","non-dropping-particle":"","parse-names":false,"suffix":""},{"dropping-particle":"","family":"Urich","given":"Tim","non-dropping-particle":"","parse-names":false,"suffix":""}],"container-title":"FEMS Microbiology Ecology","id":"ITEM-2","issue":"3","issued":{"date-parts":[["2011"]]},"page":"577-589","title":"Exploring the composition and diversity of microbial communities at the Jan Mayen hydrothermal vent field using RNA and DNA","type":"article-journal","volume":"77"},"uris":["http://www.mendeley.com/documents/?uuid=88f225f8-18de-463b-a2e5-b97d63f7cae3"]},{"id":"ITEM-3","itemData":{"DOI":"10.1093/femsec/fiaa016","ISSN":"15746941","abstract":"Recycling of wood ash from energy production may counteract soil acidification and return essential nutrients to soils. However, wood ash amendment affects soil physicochemical parameters that control composition and functional expression of the soil microbial community. Here, we applied total RNA sequencing to simultaneously assess the impact of wood ash amendment on the active soil microbial communities and the expression of functional genes from all microbial taxa. Wood ash significantly affected the taxonomic (rRNA) as well as functional (mRNA) profiles of both agricultural and forest soil. Increase in pH, electrical conductivity, dissolved organic carbon and phosphate were the most important physicochemical drivers for the observed changes. Wood ash amendment increased the relative abundance of the copiotrophic groups Chitinonophagaceae (Bacteroidetes) and Rhizobiales (Alphaproteobacteria) and resulted in higher expression of genes involved in metabolism and cell growth. Finally, total RNA sequencing allowed us to show that some groups of bacterial feeding protozoa increased concomitantly to the enhanced bacterial growth, which shows their pivotal role in the regulation of bacterial abundance in soil.","author":[{"dropping-particle":"","family":"Bang-Andreasen","given":"Toke","non-dropping-particle":"","parse-names":false,"suffix":""},{"dropping-particle":"","family":"Anwar","given":"Muhammad Zohaib","non-dropping-particle":"","parse-names":false,"suffix":""},{"dropping-particle":"","family":"Lanzén","given":"Anders","non-dropping-particle":"","parse-names":false,"suffix":""},{"dropping-particle":"","family":"Kjøller","given":"Rasmus","non-dropping-particle":"","parse-names":false,"suffix":""},{"dropping-particle":"","family":"Rønn","given":"Regin","non-dropping-particle":"","parse-names":false,"suffix":""},{"dropping-particle":"","family":"Ekelund","given":"Flemming","non-dropping-particle":"","parse-names":false,"suffix":""},{"dropping-particle":"","family":"Jacobsen","given":"Carsten Suhr","non-dropping-particle":"","parse-names":false,"suffix":""}],"container-title":"FEMS microbiology ecology","id":"ITEM-3","issue":"3","issued":{"date-parts":[["2020"]]},"page":"1-13","title":"Total RNA sequencing reveals multilevel microbial community changes and functional responses to wood ash application in agricultural and forest soil","type":"article-journal","volume":"96"},"uris":["http://www.mendeley.com/documents/?uuid=7f95f924-11ee-4544-9970-4684e42ddb4f"]}],"mendeley":{"formattedCitation":"(Bang-Andreasen et al., 2020; Lanzén et al., 2011; Urich et al., 2008)","plainTextFormattedCitation":"(Bang-Andreasen et al., 2020; Lanzén et al., 2011; Urich et al., 2008)","previouslyFormattedCitation":"(Bang-Andreasen et al., 2020; Lanzén et al., 2011; Urich et al., 2008)"},"properties":{"noteIndex":0},"schema":"https://github.com/citation-style-language/schema/raw/master/csl-citation.json"}</w:instrText>
      </w:r>
      <w:r w:rsidR="00641CEE">
        <w:rPr>
          <w:rFonts w:ascii="Calibri" w:hAnsi="Calibri" w:cs="Calibri"/>
          <w:color w:val="000000" w:themeColor="text1"/>
        </w:rPr>
        <w:fldChar w:fldCharType="separate"/>
      </w:r>
      <w:r w:rsidR="00AB3BC1" w:rsidRPr="00AB3BC1">
        <w:rPr>
          <w:rFonts w:ascii="Calibri" w:hAnsi="Calibri" w:cs="Calibri"/>
          <w:noProof/>
          <w:color w:val="000000" w:themeColor="text1"/>
        </w:rPr>
        <w:t>(Bang-Andreasen et al., 2020; Lanzén et al., 2011; Urich et al., 2008)</w:t>
      </w:r>
      <w:r w:rsidR="00641CEE">
        <w:rPr>
          <w:rFonts w:ascii="Calibri" w:hAnsi="Calibri" w:cs="Calibri"/>
          <w:color w:val="000000" w:themeColor="text1"/>
        </w:rPr>
        <w:fldChar w:fldCharType="end"/>
      </w:r>
      <w:r w:rsidR="00330751">
        <w:rPr>
          <w:rFonts w:ascii="Calibri" w:hAnsi="Calibri" w:cs="Calibri"/>
          <w:color w:val="000000" w:themeColor="text1"/>
        </w:rPr>
        <w:t>.</w:t>
      </w:r>
      <w:r w:rsidR="00286543">
        <w:rPr>
          <w:rFonts w:ascii="Calibri" w:hAnsi="Calibri" w:cs="Calibri"/>
          <w:color w:val="000000" w:themeColor="text1"/>
        </w:rPr>
        <w:t xml:space="preserve"> This assumption is based on two characteristics</w:t>
      </w:r>
      <w:r w:rsidR="00C2324D">
        <w:rPr>
          <w:rFonts w:ascii="Calibri" w:hAnsi="Calibri" w:cs="Calibri"/>
          <w:color w:val="000000" w:themeColor="text1"/>
        </w:rPr>
        <w:t>:</w:t>
      </w:r>
    </w:p>
    <w:p w14:paraId="2AFC3BA4" w14:textId="550AADAE" w:rsidR="00CE3F17" w:rsidRDefault="00CE3F17" w:rsidP="00B70BE0">
      <w:pPr>
        <w:spacing w:line="360" w:lineRule="auto"/>
        <w:ind w:firstLine="567"/>
        <w:jc w:val="both"/>
        <w:rPr>
          <w:rFonts w:ascii="Calibri" w:hAnsi="Calibri" w:cs="Calibri"/>
          <w:color w:val="000000" w:themeColor="text1"/>
        </w:rPr>
      </w:pPr>
      <w:r>
        <w:rPr>
          <w:rFonts w:ascii="Calibri" w:hAnsi="Calibri" w:cs="Calibri"/>
          <w:color w:val="000000" w:themeColor="text1"/>
        </w:rPr>
        <w:t>1) T</w:t>
      </w:r>
      <w:r w:rsidR="007645E2">
        <w:rPr>
          <w:rFonts w:ascii="Calibri" w:hAnsi="Calibri" w:cs="Calibri"/>
          <w:color w:val="000000" w:themeColor="text1"/>
        </w:rPr>
        <w:t>otal RNA-Seq naturally enriche</w:t>
      </w:r>
      <w:r w:rsidR="00485983">
        <w:rPr>
          <w:rFonts w:ascii="Calibri" w:hAnsi="Calibri" w:cs="Calibri"/>
          <w:color w:val="000000" w:themeColor="text1"/>
        </w:rPr>
        <w:t>s sequencing data for</w:t>
      </w:r>
      <w:r w:rsidR="007645E2">
        <w:rPr>
          <w:rFonts w:ascii="Calibri" w:hAnsi="Calibri" w:cs="Calibri"/>
          <w:color w:val="000000" w:themeColor="text1"/>
        </w:rPr>
        <w:t xml:space="preserve"> </w:t>
      </w:r>
      <w:r w:rsidR="002277E0">
        <w:rPr>
          <w:rFonts w:ascii="Calibri" w:hAnsi="Calibri" w:cs="Calibri"/>
          <w:color w:val="000000" w:themeColor="text1"/>
        </w:rPr>
        <w:t xml:space="preserve">genes that are </w:t>
      </w:r>
      <w:r w:rsidR="0025626A">
        <w:rPr>
          <w:rFonts w:ascii="Calibri" w:hAnsi="Calibri" w:cs="Calibri"/>
          <w:color w:val="000000" w:themeColor="text1"/>
        </w:rPr>
        <w:t>commonly used for taxonomic profiling</w:t>
      </w:r>
      <w:r w:rsidR="00485983">
        <w:rPr>
          <w:rFonts w:ascii="Calibri" w:hAnsi="Calibri" w:cs="Calibri"/>
          <w:color w:val="000000" w:themeColor="text1"/>
        </w:rPr>
        <w:t xml:space="preserve">. This natural enrichment is achieved </w:t>
      </w:r>
      <w:r w:rsidR="007645E2">
        <w:rPr>
          <w:rFonts w:ascii="Calibri" w:hAnsi="Calibri" w:cs="Calibri"/>
          <w:color w:val="000000" w:themeColor="text1"/>
        </w:rPr>
        <w:t>because 8</w:t>
      </w:r>
      <w:r w:rsidR="005F7CE5">
        <w:rPr>
          <w:rFonts w:ascii="Calibri" w:hAnsi="Calibri" w:cs="Calibri"/>
          <w:color w:val="000000" w:themeColor="text1"/>
        </w:rPr>
        <w:t>0-98</w:t>
      </w:r>
      <w:r w:rsidR="007645E2">
        <w:rPr>
          <w:rFonts w:ascii="Calibri" w:hAnsi="Calibri" w:cs="Calibri"/>
          <w:color w:val="000000" w:themeColor="text1"/>
        </w:rPr>
        <w:t xml:space="preserve">% of RNA consists of </w:t>
      </w:r>
      <w:r w:rsidR="00816633">
        <w:rPr>
          <w:rFonts w:ascii="Calibri" w:hAnsi="Calibri" w:cs="Calibri"/>
          <w:color w:val="000000" w:themeColor="text1"/>
        </w:rPr>
        <w:t>ribosomal RNA (</w:t>
      </w:r>
      <w:r w:rsidR="007645E2">
        <w:rPr>
          <w:rFonts w:ascii="Calibri" w:hAnsi="Calibri" w:cs="Calibri"/>
          <w:color w:val="000000" w:themeColor="text1"/>
        </w:rPr>
        <w:t>rRNA</w:t>
      </w:r>
      <w:r w:rsidR="00816633">
        <w:rPr>
          <w:rFonts w:ascii="Calibri" w:hAnsi="Calibri" w:cs="Calibri"/>
          <w:color w:val="000000" w:themeColor="text1"/>
        </w:rPr>
        <w:t>)</w:t>
      </w:r>
      <w:r w:rsidR="007645E2">
        <w:rPr>
          <w:rFonts w:ascii="Calibri" w:hAnsi="Calibri" w:cs="Calibri"/>
          <w:color w:val="000000" w:themeColor="text1"/>
        </w:rPr>
        <w:t xml:space="preserve"> </w:t>
      </w:r>
      <w:r w:rsidR="005F7CE5">
        <w:rPr>
          <w:rFonts w:ascii="Calibri" w:hAnsi="Calibri" w:cs="Calibri"/>
          <w:color w:val="000000" w:themeColor="text1"/>
        </w:rPr>
        <w:fldChar w:fldCharType="begin" w:fldLock="1"/>
      </w:r>
      <w:r w:rsidR="007F3E17">
        <w:rPr>
          <w:rFonts w:ascii="Calibri" w:hAnsi="Calibri" w:cs="Calibri"/>
          <w:color w:val="000000" w:themeColor="text1"/>
        </w:rPr>
        <w:instrText>ADDIN CSL_CITATION {"citationItems":[{"id":"ITEM-1","itemData":{"DOI":"10.1038/nrmicro2852","ISSN":"17401526","PMID":"22890146","abstract":"A comprehensive understanding of hostg-pathogen interactions requires a knowledge of the associated gene expression changes in both the pathogen and the host. Traditional, probe-dependent approaches using microarrays or reverse transcription PCR typically require the pathogen and host cells to be physically separated before gene expression analysis. However, the development of the probe-independent RNA sequencing (RNA-seq) approach has begun to revolutionize transcriptomics. Here, we assess the feasibility of taking transcriptomics one step further by performing 'dual RNA-seq', in which gene expression changes in both the pathogen and the host are analysed simultaneously. © 2012 Macmillan Publishers Limited. All rights reserved.","author":[{"dropping-particle":"","family":"Westermann","given":"Alexander J.","non-dropping-particle":"","parse-names":false,"suffix":""},{"dropping-particle":"","family":"Gorski","given":"Stanislaw A.","non-dropping-particle":"","parse-names":false,"suffix":""},{"dropping-particle":"","family":"Vogel","given":"Jörg","non-dropping-particle":"","parse-names":false,"suffix":""}],"container-title":"Nature Reviews Microbiology","id":"ITEM-1","issue":"9","issued":{"date-parts":[["2012"]]},"page":"618-630","publisher":"Nature Publishing Group","title":"Dual RNA-seq of pathogen and host","type":"article-journal","volume":"10"},"uris":["http://www.mendeley.com/documents/?uuid=0af75ebc-57c9-452b-bd87-31299ebbe9d9"]},{"id":"ITEM-2","itemData":{"DOI":"10.1186/2042-5783-3-1","ISSN":"2042-5783","abstract":"UNLABELLED: \\n\\nBACKGROUND: Next generation sequencing (NGS) technologies have revolutionized gene expression studies and functional genomics analysis. However, further improvement of RNA sequencing protocols is still desirable, in order to reduce NGS costs and to increase its accuracy. In bacteria, a major problem in RNA sequencing is the abundance of ribosomal RNA (rRNA), which accounts for 95-98% of total RNA and can therefore hinder sufficient coverage of mRNA, the main focus of transcriptomic studies. Thus, efficient removal of rRNA is necessary to achieve optimal coverage, good detection sensitivity and reliable results. An additional challenge is presented by microorganisms with GC-rich genomes, in which rRNA removal is less efficient.\\n\\nRESULTS: In this work, we tested two commercial kits for rRNA removal, either alone or in combination, on Burkholderia thailandensis. This bacterium, chosen as representative of the important Burkholderia genus, which includes both pathogenic and environmental bacteria, has a rather large (6.72 Mb) and GC-rich (67.7%) genome. Each enriched mRNA sample was sequenced through paired-end Illumina GAIIx run in duplicate, yielding between 10 and 40 million reads. We show that combined treatment with both kits allows an mRNA enrichment of more than 238-fold, enabling the sequencing of almost all (more than 90%) B. thailandensis transcripts from less than 10 million reads, without introducing any bias in mRNA relative abundance, thus preserving differential expression profile.\\n\\nCONCLUSIONS: The mRNA enrichment protocol presented in this work leads to an increase in detection sensitivity up to 770% compared to total RNA; such increased sensitivity allows for a corresponding reduction in the number of sequencing reads necessary for the complete analysis of whole transcriptome expression profiling. Thus we can conclude that the MICROBExpress/Ovation combined rRNA removal method could be suitable for RNA sequencing of whole transcriptomes of microorganisms with high GC content and complex genomes enabling at the same time an important scaling down of sequencing costs.","author":[{"dropping-particle":"","family":"Peano","given":"Clelia","non-dropping-particle":"","parse-names":false,"suffix":""},{"dropping-particle":"","family":"Pietrelli","given":"Alessandro","non-dropping-particle":"","parse-names":false,"suffix":""},{"dropping-particle":"","family":"Consolandi","given":"Clarissa","non-dropping-particle":"","parse-names":false,"suffix":""},{"dropping-particle":"","family":"Rossi","given":"Elio","non-dropping-particle":"","parse-names":false,"suffix":""},{"dropping-particle":"","family":"Petiti","given":"Luca","non-dropping-particle":"","parse-names":false,"suffix":""},{"dropping-particle":"","family":"Tagliabue","given":"Letizia","non-dropping-particle":"","parse-names":false,"suffix":""},{"dropping-particle":"","family":"Bellis","given":"Gianluca","non-dropping-particle":"De","parse-names":false,"suffix":""},{"dropping-particle":"","family":"Landini","given":"Paolo","non-dropping-particle":"","parse-names":false,"suffix":""}],"container-title":"Microbial Informatics and Experimentation","id":"ITEM-2","issue":"1","issued":{"date-parts":[["2013"]]},"page":"1-11","title":"An efficient rRNA removal method for RNA sequencing in GC-rich bacteria","type":"article-journal","volume":"3"},"uris":["http://www.mendeley.com/documents/?uuid=24ca3f0b-0832-4a2c-8fca-ff201fe9061d"]}],"mendeley":{"formattedCitation":"(Peano et al., 2013; Westermann et al., 2012)","plainTextFormattedCitation":"(Peano et al., 2013; Westermann et al., 2012)","previouslyFormattedCitation":"(Peano et al., 2013; Westermann et al., 2012)"},"properties":{"noteIndex":0},"schema":"https://github.com/citation-style-language/schema/raw/master/csl-citation.json"}</w:instrText>
      </w:r>
      <w:r w:rsidR="005F7CE5">
        <w:rPr>
          <w:rFonts w:ascii="Calibri" w:hAnsi="Calibri" w:cs="Calibri"/>
          <w:color w:val="000000" w:themeColor="text1"/>
        </w:rPr>
        <w:fldChar w:fldCharType="separate"/>
      </w:r>
      <w:r w:rsidR="005F7CE5" w:rsidRPr="005F7CE5">
        <w:rPr>
          <w:rFonts w:ascii="Calibri" w:hAnsi="Calibri" w:cs="Calibri"/>
          <w:noProof/>
          <w:color w:val="000000" w:themeColor="text1"/>
        </w:rPr>
        <w:t>(Peano et al., 2013; Westermann et al., 2012)</w:t>
      </w:r>
      <w:r w:rsidR="005F7CE5">
        <w:rPr>
          <w:rFonts w:ascii="Calibri" w:hAnsi="Calibri" w:cs="Calibri"/>
          <w:color w:val="000000" w:themeColor="text1"/>
        </w:rPr>
        <w:fldChar w:fldCharType="end"/>
      </w:r>
      <w:r w:rsidR="007645E2">
        <w:t xml:space="preserve"> contain</w:t>
      </w:r>
      <w:r w:rsidR="00485983">
        <w:t>ing</w:t>
      </w:r>
      <w:r w:rsidR="007645E2">
        <w:t xml:space="preserve"> the common </w:t>
      </w:r>
      <w:r w:rsidR="00C2324D">
        <w:t xml:space="preserve">small subunit (SSU) and large subunit (LSU) rRNA </w:t>
      </w:r>
      <w:r w:rsidR="007645E2">
        <w:t xml:space="preserve">barcodes </w:t>
      </w:r>
      <w:r w:rsidR="00816633">
        <w:t>for prokaryotes (</w:t>
      </w:r>
      <w:r w:rsidR="005F7CE5">
        <w:t>16S</w:t>
      </w:r>
      <w:r w:rsidR="00C2324D">
        <w:t xml:space="preserve"> and 23S rRNA</w:t>
      </w:r>
      <w:r w:rsidR="00816633">
        <w:t xml:space="preserve">) and </w:t>
      </w:r>
      <w:r w:rsidR="00AA6DE3">
        <w:t xml:space="preserve">microbial </w:t>
      </w:r>
      <w:r w:rsidR="00816633">
        <w:t>eukaryotes (</w:t>
      </w:r>
      <w:r w:rsidR="005F7CE5">
        <w:t>18S and 28S rRNA</w:t>
      </w:r>
      <w:r w:rsidR="00816633">
        <w:t>)</w:t>
      </w:r>
      <w:r w:rsidR="003C4AE7">
        <w:t xml:space="preserve">. </w:t>
      </w:r>
      <w:r w:rsidR="0025626A">
        <w:t>These</w:t>
      </w:r>
      <w:r w:rsidR="00C2324D" w:rsidRPr="00C2324D">
        <w:t xml:space="preserve"> </w:t>
      </w:r>
      <w:r w:rsidR="00604EFB">
        <w:t xml:space="preserve">rRNA </w:t>
      </w:r>
      <w:r w:rsidR="00067765" w:rsidRPr="00C2324D">
        <w:t>barcodes</w:t>
      </w:r>
      <w:r w:rsidR="00067765">
        <w:t xml:space="preserve"> can</w:t>
      </w:r>
      <w:r w:rsidR="00DF304A">
        <w:t>,</w:t>
      </w:r>
      <w:r w:rsidR="00067765">
        <w:t xml:space="preserve"> </w:t>
      </w:r>
      <w:r w:rsidR="0025626A">
        <w:t>therefore</w:t>
      </w:r>
      <w:r w:rsidR="00DF304A">
        <w:t>,</w:t>
      </w:r>
      <w:r w:rsidR="0025626A">
        <w:t xml:space="preserve"> </w:t>
      </w:r>
      <w:r w:rsidR="00067765">
        <w:t xml:space="preserve">make up </w:t>
      </w:r>
      <w:r w:rsidR="004A37AA">
        <w:t>37%</w:t>
      </w:r>
      <w:r w:rsidR="0025626A">
        <w:t xml:space="preserve"> – </w:t>
      </w:r>
      <w:r w:rsidR="00067765">
        <w:t>71% of total RNA-Seq reads</w:t>
      </w:r>
      <w:r w:rsidR="00530671">
        <w:t xml:space="preserve"> </w:t>
      </w:r>
      <w:r w:rsidR="00530671">
        <w:fldChar w:fldCharType="begin" w:fldLock="1"/>
      </w:r>
      <w:r w:rsidR="004A37AA">
        <w:instrText>ADDIN CSL_CITATION {"citationItems":[{"id":"ITEM-1","itemData":{"DOI":"10.1371/journal.pone.0038183","ISSN":"19326203","abstract":"The present study applied both metagenomic and metatranscriptomic approaches to characterize microbial structure and gene expression of an activated sludge community from a municipal wastewater treatment plant in Hong Kong. DNA and cDNA were sequenced by Illumina Hi-seq2000 at a depth of 2.4 Gbp. Taxonomic analysis by MG-RAST showed bacteria were dominant in both DNA and cDNA datasets. The taxonomic profile obtained by BLAST against SILVA SSUref database and annotation by MEGAN showed that activated sludge was dominated by Proteobacteria, Actinobacteria, Bacteroidetes, Firmicutes and Verrucomicrobia phyla in both DNA and cDNA datasets. Global gene expression annotation based on KEGG metabolism pathway displayed slight disagreement between the DNA and cDNA datasets. Further gene expression annotation focusing on nitrogen removal revealed that denitrification-related genes sequences dominated in both DNA and cDNA datasets, while nitrifying genes were also expressed in relative high levels. Specially, ammonia monooxygenase and hydroxylamine oxidase demonstrated the high cDNA/DNA ratios in the present study, indicating strong nitrification activity. Enzyme subunits gene sequences annotation discovered that subunits of ammonia monooxygenase (amoA, amoB, amoC) and hydroxylamine oxygenase had higher expression levels compared with subunits of the other enzymes genes. Taxonomic profiles of selected enzymes (ammonia monooxygenase and hydroxylamine oxygenase) showed that ammonia-oxidizing bacteria present mainly belonged to Nitrosomonas and Nitrosospira species and no ammonia-oxidizing Archaea sequences were detected in both DNA and cDNA datasets. © 2012 Yu, Zhang.","author":[{"dropping-particle":"","family":"Yu","given":"Ke","non-dropping-particle":"","parse-names":false,"suffix":""},{"dropping-particle":"","family":"Zhang","given":"Tong","non-dropping-particle":"","parse-names":false,"suffix":""}],"container-title":"PLoS ONE","id":"ITEM-1","issue":"5","issued":{"date-parts":[["2012"]]},"title":"Metagenomic and metatranscriptomic analysis of microbial community structure and gene expression of activated sludge","type":"article-journal","volume":"7"},"uris":["http://www.mendeley.com/documents/?uuid=3dc478fe-0b63-4e3b-8489-458614add37b"]},{"id":"ITEM-2","itemData":{"DOI":"10.3389/fmicb.2017.01814","ISSN":"1664302X","abstract":"Advances in high throughput, next generation sequencing technologies have allowed an in-depth examination of biological environments and phenomena, and are particularly useful for culture-independent microbial community studies. Recently the use of RNA for metatranscriptomic studies has been used to elucidate the role of active microbes in the environment. Extraction of RNA of appropriate quality is critical in these experiments and TRIzol reagent is often used for maintaining stability of RNA molecules during extraction. However, for studies using rumen content there is no consensus on (1) the amount of rumen digesta to use or (2) the amount of TRIzol reagent to be used in RNA extraction procedures. This study evaluated the effect of using various quantities of ground rumen digesta and of TRIzol reagent on the yield and quality of extracted RNA. It also investigated the possibility of using lower masses of solid-phase rumen digesta and lower amounts of TRIzol reagent than is used currently, for extraction of RNA for metatranscriptomic studies. We found that high quality RNA could be isolated from 2 g of ground rumen digesta sample, whilst using 0.6 g of ground matter for RNA extraction and using 3 mL (a 5:1 TRIzol: extraction mass ratio) of TRIzol reagent. This represents a significant savings in the cost of RNA isolation. These lower masses and volumes were then applied in the RNA-Seq analysis of solid-phase rumen samples obtained from 6 Angus X Hereford beef heifers which had been fed a high forage diet (comprised of barley straw in a forage-to-concentrate ratio of 70:30) for 102 days. A bioinformatics analysis pipeline was developed in-house that generated relative abundance values of archaea, protozoa, fungi and bacteria in the rumen and also allowed the extraction of individual rRNA variable regions that could be analyzed in downstream molecular ecology programs. The average relative abundances of rRNA transcripts of archaea, bacteria, protozoa and fungi in our samples were 1.4 ± 0.06, 44.16 ± 1.55, 35.38 ± 1.64, and 16.37 ± 0.65% respectively. This represents the first study to define the relative active contributions of these populations to the rumen ecosystem and is especially important in defining the role of the anaerobic fungi and protozoa.","author":[{"dropping-particle":"","family":"Elekwachi","given":"Chijioke O.","non-dropping-particle":"","parse-names":false,"suffix":""},{"dropping-particle":"","family":"Wang","given":"Zuo","non-dropping-particle":"","parse-names":false,"suffix":""},{"dropping-particle":"","family":"Wu","given":"Xiaofeng","non-dropping-particle":"","parse-names":false,"suffix":""},{"dropping-particle":"","family":"Rabee","given":"Alaa","non-dropping-particle":"","parse-names":false,"suffix":""},{"dropping-particle":"","family":"Forster","given":"Robert J.","non-dropping-particle":"","parse-names":false,"suffix":""}],"container-title":"Frontiers in Microbiology","id":"ITEM-2","issue":"SEP","issued":{"date-parts":[["2017"]]},"page":"1-14","title":"Total rRNA-seq analysis gives insight into bacterial, fungal, protozoal and archaeal communities in the rumen using an optimized RNA isolation method","type":"article-journal","volume":"8"},"uris":["http://www.mendeley.com/documents/?uuid=8844d1de-1820-42bd-a84d-3cac83c513ca"]}],"mendeley":{"formattedCitation":"(Elekwachi et al., 2017; Yu and Zhang, 2012)","plainTextFormattedCitation":"(Elekwachi et al., 2017; Yu and Zhang, 2012)","previouslyFormattedCitation":"(Elekwachi et al., 2017; Yu and Zhang, 2012)"},"properties":{"noteIndex":0},"schema":"https://github.com/citation-style-language/schema/raw/master/csl-citation.json"}</w:instrText>
      </w:r>
      <w:r w:rsidR="00530671">
        <w:fldChar w:fldCharType="separate"/>
      </w:r>
      <w:r w:rsidR="004A37AA" w:rsidRPr="004A37AA">
        <w:rPr>
          <w:noProof/>
        </w:rPr>
        <w:t>(Elekwachi et al., 2017; Yu and Zhang, 2012)</w:t>
      </w:r>
      <w:r w:rsidR="00530671">
        <w:fldChar w:fldCharType="end"/>
      </w:r>
      <w:r w:rsidR="00530671">
        <w:t>. In contrast,</w:t>
      </w:r>
      <w:r w:rsidR="0025626A">
        <w:t xml:space="preserve"> metagenomics targets all genes, including </w:t>
      </w:r>
      <w:r w:rsidR="002277E0">
        <w:t>genes that are functionally important b</w:t>
      </w:r>
      <w:r w:rsidR="00ED5741">
        <w:t>ut</w:t>
      </w:r>
      <w:r w:rsidR="002277E0">
        <w:t xml:space="preserve"> </w:t>
      </w:r>
      <w:r w:rsidR="00ED5741">
        <w:t xml:space="preserve">contain little </w:t>
      </w:r>
      <w:r w:rsidR="0025626A">
        <w:t>taxonomic</w:t>
      </w:r>
      <w:r w:rsidR="00ED5741">
        <w:t xml:space="preserve"> information</w:t>
      </w:r>
      <w:r w:rsidR="00DF304A">
        <w:t>. Consequently</w:t>
      </w:r>
      <w:r w:rsidR="00604EFB">
        <w:t>, SSU and LSU</w:t>
      </w:r>
      <w:r w:rsidR="0025626A">
        <w:t xml:space="preserve"> rRNA barcodes</w:t>
      </w:r>
      <w:r w:rsidR="0025626A">
        <w:rPr>
          <w:rFonts w:ascii="Calibri" w:hAnsi="Calibri" w:cs="Calibri"/>
          <w:color w:val="000000" w:themeColor="text1"/>
        </w:rPr>
        <w:t xml:space="preserve"> can make</w:t>
      </w:r>
      <w:r w:rsidR="006E6787">
        <w:rPr>
          <w:rFonts w:ascii="Calibri" w:hAnsi="Calibri" w:cs="Calibri"/>
          <w:color w:val="000000" w:themeColor="text1"/>
        </w:rPr>
        <w:t xml:space="preserve"> up as little as </w:t>
      </w:r>
      <w:r w:rsidR="006E6787">
        <w:t>0.05%</w:t>
      </w:r>
      <w:r w:rsidR="00FE25F8">
        <w:t xml:space="preserve"> – </w:t>
      </w:r>
      <w:r w:rsidR="006E6787">
        <w:t xml:space="preserve">1.4% </w:t>
      </w:r>
      <w:r w:rsidR="00AA6DE3">
        <w:t xml:space="preserve">of total reads </w:t>
      </w:r>
      <w:r w:rsidR="00FE25F8">
        <w:t xml:space="preserve">in </w:t>
      </w:r>
      <w:r w:rsidR="00900C66">
        <w:t>metagenomic</w:t>
      </w:r>
      <w:r w:rsidR="00DF304A">
        <w:t>s</w:t>
      </w:r>
      <w:r w:rsidR="00FE25F8">
        <w:t xml:space="preserve"> sequencing data </w:t>
      </w:r>
      <w:r w:rsidR="006E6787">
        <w:rPr>
          <w:rFonts w:ascii="Calibri" w:hAnsi="Calibri" w:cs="Calibri"/>
          <w:color w:val="000000" w:themeColor="text1"/>
        </w:rPr>
        <w:fldChar w:fldCharType="begin" w:fldLock="1"/>
      </w:r>
      <w:r w:rsidR="006E6787">
        <w:rPr>
          <w:rFonts w:ascii="Calibri" w:hAnsi="Calibri" w:cs="Calibri"/>
          <w:color w:val="000000" w:themeColor="text1"/>
        </w:rPr>
        <w:instrText>ADDIN CSL_CITATION {"citationItems":[{"id":"ITEM-1","itemData":{"DOI":"10.1038/nbt.1823","ISSN":"10870156","abstract":"Here we present a standard developed by the Genomic Standards Consortium (GSC) for reporting marker gene sequences-the minimum information about a marker gene sequence (MIMARKS). We also introduce a system for describing the environment from which a biological sample originates. The 'environmental packages' apply to any genome sequence of known origin and can be used in combination with MIMARKS and other GSC checklists. Finally, to establish a unified standard for describing sequence data and to provide a single point of entry for the scientific community to access and learn about GSC checklists, we present the minimum information about any (x) sequence (MIxS). Adoption of MIxS will enhance our ability to analyze natural genetic diversity documented by massive DNA sequencing efforts from myriad ecosystems in our ever-changing biosphere.","author":[{"dropping-particle":"","family":"Yilmaz","given":"Pelin","non-dropping-particle":"","parse-names":false,"suffix":""},{"dropping-particle":"","family":"Kottmann","given":"Renzo","non-dropping-particle":"","parse-names":false,"suffix":""},{"dropping-particle":"","family":"Field","given":"Dawn","non-dropping-particle":"","parse-names":false,"suffix":""},{"dropping-particle":"","family":"Knight","given":"Rob","non-dropping-particle":"","parse-names":false,"suffix":""},{"dropping-particle":"","family":"Cole","given":"James R.","non-dropping-particle":"","parse-names":false,"suffix":""},{"dropping-particle":"","family":"Amaral-Zettler","given":"Linda","non-dropping-particle":"","parse-names":false,"suffix":""},{"dropping-particle":"","family":"Gilbert","given":"Jack A.","non-dropping-particle":"","parse-names":false,"suffix":""},{"dropping-particle":"","family":"Karsch-Mizrachi","given":"Ilene","non-dropping-particle":"","parse-names":false,"suffix":""},{"dropping-particle":"","family":"Johnston","given":"Anjanette","non-dropping-particle":"","parse-names":false,"suffix":""},{"dropping-particle":"","family":"Cochrane","given":"Guy","non-dropping-particle":"","parse-names":false,"suffix":""},{"dropping-particle":"","family":"Vaughan","given":"Robert","non-dropping-particle":"","parse-names":false,"suffix":""},{"dropping-particle":"","family":"Hunter","given":"Christopher","non-dropping-particle":"","parse-names":false,"suffix":""},{"dropping-particle":"","family":"Park","given":"Joonhong","non-dropping-particle":"","parse-names":false,"suffix":""},{"dropping-particle":"","family":"Morrison","given":"Norman","non-dropping-particle":"","parse-names":false,"suffix":""},{"dropping-particle":"","family":"Rocca-Serra","given":"Philippe","non-dropping-particle":"","parse-names":false,"suffix":""},{"dropping-particle":"","family":"Sterk","given":"Peter","non-dropping-particle":"","parse-names":false,"suffix":""},{"dropping-particle":"","family":"Arumugam","given":"Manimozhiyan","non-dropping-particle":"","parse-names":false,"suffix":""},{"dropping-particle":"","family":"Bailey","given":"Mark","non-dropping-particle":"","parse-names":false,"suffix":""},{"dropping-particle":"","family":"Baumgartner","given":"Laura","non-dropping-particle":"","parse-names":false,"suffix":""},{"dropping-particle":"","family":"Birren","given":"Bruce W.","non-dropping-particle":"","parse-names":false,"suffix":""},{"dropping-particle":"","family":"Blaser","given":"Martin J.","non-dropping-particle":"","parse-names":false,"suffix":""},{"dropping-particle":"","family":"Bonazzi","given":"Vivien","non-dropping-particle":"","parse-names":false,"suffix":""},{"dropping-particle":"","family":"Booth","given":"Tim","non-dropping-particle":"","parse-names":false,"suffix":""},{"dropping-particle":"","family":"Bork","given":"Peer","non-dropping-particle":"","parse-names":false,"suffix":""},{"dropping-particle":"","family":"Bushman","given":"Frederic D.","non-dropping-particle":"","parse-names":false,"suffix":""},{"dropping-particle":"","family":"Buttigieg","given":"Pier Luigi","non-dropping-particle":"","parse-names":false,"suffix":""},{"dropping-particle":"","family":"Chain","given":"Patrick S.G.","non-dropping-particle":"","parse-names":false,"suffix":""},{"dropping-particle":"","family":"Charlson","given":"Emily","non-dropping-particle":"","parse-names":false,"suffix":""},{"dropping-particle":"","family":"Costello","given":"Elizabeth K.","non-dropping-particle":"","parse-names":false,"suffix":""},{"dropping-particle":"","family":"Huot-Creasy","given":"Heather","non-dropping-particle":"","parse-names":false,"suffix":""},{"dropping-particle":"","family":"Dawyndt","given":"Peter","non-dropping-particle":"","parse-names":false,"suffix":""},{"dropping-particle":"","family":"Desantis","given":"Todd","non-dropping-particle":"","parse-names":false,"suffix":""},{"dropping-particle":"","family":"Fierer","given":"Noah","non-dropping-particle":"","parse-names":false,"suffix":""},{"dropping-particle":"","family":"Fuhrman","given":"Jed A.","non-dropping-particle":"","parse-names":false,"suffix":""},{"dropping-particle":"","family":"Gallery","given":"Rachel E.","non-dropping-particle":"","parse-names":false,"suffix":""},{"dropping-particle":"","family":"Gevers","given":"Dirk","non-dropping-particle":"","parse-names":false,"suffix":""},{"dropping-particle":"","family":"Gibbs","given":"Richard A.","non-dropping-particle":"","parse-names":false,"suffix":""},{"dropping-particle":"","family":"Gil","given":"Inigo San","non-dropping-particle":"","parse-names":false,"suffix":""},{"dropping-particle":"","family":"Gonzalez","given":"Antonio","non-dropping-particle":"","parse-names":false,"suffix":""},{"dropping-particle":"","family":"Gordon","given":"Jeffrey I.","non-dropping-particle":"","parse-names":false,"suffix":""},{"dropping-particle":"","family":"Guralnick","given":"Robert","non-dropping-particle":"","parse-names":false,"suffix":""},{"dropping-particle":"","family":"Hankeln","given":"Wolfgang","non-dropping-particle":"","parse-names":false,"suffix":""},{"dropping-particle":"","family":"Highlander","given":"Sarah","non-dropping-particle":"","parse-names":false,"suffix":""},{"dropping-particle":"","family":"Hugenholtz","given":"Philip","non-dropping-particle":"","parse-names":false,"suffix":""},{"dropping-particle":"","family":"Jansson","given":"Janet","non-dropping-particle":"","parse-names":false,"suffix":""},{"dropping-particle":"","family":"Kau","given":"Andrew L.","non-dropping-particle":"","parse-names":false,"suffix":""},{"dropping-particle":"","family":"Kelley","given":"Scott T.","non-dropping-particle":"","parse-names":false,"suffix":""},{"dropping-particle":"","family":"Kennedy","given":"Jerry","non-dropping-particle":"","parse-names":false,"suffix":""},{"dropping-particle":"","family":"Knights","given":"Dan","non-dropping-particle":"","parse-names":false,"suffix":""},{"dropping-particle":"","family":"Koren","given":"Omry","non-dropping-particle":"","parse-names":false,"suffix":""},{"dropping-particle":"","family":"Kuczynski","given":"Justin","non-dropping-particle":"","parse-names":false,"suffix":""},{"dropping-particle":"","family":"Kyrpides","given":"Nikos","non-dropping-particle":"","parse-names":false,"suffix":""},{"dropping-particle":"","family":"Larsen","given":"Robert","non-dropping-particle":"","parse-names":false,"suffix":""},{"dropping-particle":"","family":"Lauber","given":"Christian L.","non-dropping-particle":"","parse-names":false,"suffix":""},{"dropping-particle":"","family":"Legg","given":"Teresa","non-dropping-particle":"","parse-names":false,"suffix":""},{"dropping-particle":"","family":"Ley","given":"Ruth E.","non-dropping-particle":"","parse-names":false,"suffix":""},{"dropping-particle":"","family":"Lozupone","given":"Catherine A.","non-dropping-particle":"","parse-names":false,"suffix":""},{"dropping-particle":"","family":"Ludwig","given":"Wolfgang","non-dropping-particle":"","parse-names":false,"suffix":""},{"dropping-particle":"","family":"Lyons","given":"Donna","non-dropping-particle":"","parse-names":false,"suffix":""},{"dropping-particle":"","family":"Maguire","given":"Eamonn","non-dropping-particle":"","parse-names":false,"suffix":""},{"dropping-particle":"","family":"Methé","given":"Barbara A.","non-dropping-particle":"","parse-names":false,"suffix":""},{"dropping-particle":"","family":"Meyer","given":"Folker","non-dropping-particle":"","parse-names":false,"suffix":""},{"dropping-particle":"","family":"Muegge","given":"Brian","non-dropping-particle":"","parse-names":false,"suffix":""},{"dropping-particle":"","family":"Nakielny","given":"Sara","non-dropping-particle":"","parse-names":false,"suffix":""},{"dropping-particle":"","family":"Nelson","given":"Karen E.","non-dropping-particle":"","parse-names":false,"suffix":""},{"dropping-particle":"","family":"Nemergut","given":"Diana","non-dropping-particle":"","parse-names":false,"suffix":""},{"dropping-particle":"","family":"Neufeld","given":"Josh D.","non-dropping-particle":"","parse-names":false,"suffix":""},{"dropping-particle":"","family":"Newbold","given":"Lindsay K.","non-dropping-particle":"","parse-names":false,"suffix":""},{"dropping-particle":"","family":"Oliver","given":"Anna E.","non-dropping-particle":"","parse-names":false,"suffix":""},{"dropping-particle":"","family":"Pace","given":"Norman R.","non-dropping-particle":"","parse-names":false,"suffix":""},{"dropping-particle":"","family":"Palanisamy","given":"Giriprakash","non-dropping-particle":"","parse-names":false,"suffix":""},{"dropping-particle":"","family":"Peplies","given":"Jörg","non-dropping-particle":"","parse-names":false,"suffix":""},{"dropping-particle":"","family":"Petrosino","given":"Joseph","non-dropping-particle":"","parse-names":false,"suffix":""},{"dropping-particle":"","family":"Proctor","given":"Lita","non-dropping-particle":"","parse-names":false,"suffix":""},{"dropping-particle":"","family":"Pruesse","given":"Elmar","non-dropping-particle":"","parse-names":false,"suffix":""},{"dropping-particle":"","family":"Quast","given":"Christian","non-dropping-particle":"","parse-names":false,"suffix":""},{"dropping-particle":"","family":"Raes","given":"Jeroen","non-dropping-particle":"","parse-names":false,"suffix":""},{"dropping-particle":"","family":"Ratnasingham","given":"Sujeevan","non-dropping-particle":"","parse-names":false,"suffix":""},{"dropping-particle":"","family":"Ravel","given":"Jacques","non-dropping-particle":"","parse-names":false,"suffix":""},{"dropping-particle":"","family":"Relman","given":"David A.","non-dropping-particle":"","parse-names":false,"suffix":""},{"dropping-particle":"","family":"Assunta-Sansone","given":"Susanna","non-dropping-particle":"","parse-names":false,"suffix":""},{"dropping-particle":"","family":"Schloss","given":"Patrick D.","non-dropping-particle":"","parse-names":false,"suffix":""},{"dropping-particle":"","family":"Schriml","given":"Lynn","non-dropping-particle":"","parse-names":false,"suffix":""},{"dropping-particle":"","family":"Sinha","given":"Rohini","non-dropping-particle":"","parse-names":false,"suffix":""},{"dropping-particle":"","family":"Smith","given":"Michelle I.","non-dropping-particle":"","parse-names":false,"suffix":""},{"dropping-particle":"","family":"Sodergren","given":"Erica","non-dropping-particle":"","parse-names":false,"suffix":""},{"dropping-particle":"","family":"Spor","given":"Aymé","non-dropping-particle":"","parse-names":false,"suffix":""},{"dropping-particle":"","family":"Stombaugh","given":"Jesse","non-dropping-particle":"","parse-names":false,"suffix":""},{"dropping-particle":"","family":"Tiedje","given":"James M.","non-dropping-particle":"","parse-names":false,"suffix":""},{"dropping-particle":"V.","family":"Ward","given":"Doyle","non-dropping-particle":"","parse-names":false,"suffix":""},{"dropping-particle":"","family":"Weinstock","given":"George M.","non-dropping-particle":"","parse-names":false,"suffix":""},{"dropping-particle":"","family":"Wendel","given":"Doug","non-dropping-particle":"","parse-names":false,"suffix":""},{"dropping-particle":"","family":"White","given":"Owen","non-dropping-particle":"","parse-names":false,"suffix":""},{"dropping-particle":"","family":"Whiteley","given":"Andrew","non-dropping-particle":"","parse-names":false,"suffix":""},{"dropping-particle":"","family":"Wilke","given":"Andreas","non-dropping-particle":"","parse-names":false,"suffix":""},{"dropping-particle":"","family":"Wortman","given":"Jennifer R.","non-dropping-particle":"","parse-names":false,"suffix":""},{"dropping-particle":"","family":"Yatsunenko","given":"Tanya","non-dropping-particle":"","parse-names":false,"suffix":""},{"dropping-particle":"","family":"Glöckner","given":"Frank Oliver","non-dropping-particle":"","parse-names":false,"suffix":""}],"container-title":"Nature Biotechnology","id":"ITEM-1","issue":"5","issued":{"date-parts":[["2011"]]},"page":"415-420","title":"Minimum information about a marker gene sequence (MIMARKS) and minimum information about any (x) sequence (MIxS) specifications","type":"article-journal","volume":"29"},"uris":["http://www.mendeley.com/documents/?uuid=4f4ac5f3-0cd9-498e-bf74-98cd19656e57"]},{"id":"ITEM-2","itemData":{"DOI":"10.1111/1462-2920.12250","ISSN":"14622920","abstract":"Sequencing of 16S rDNA polymerase chain reaction (PCR) amplicons is the most common approach for investigating environmental prokaryotic diversity, despite the known biases introduced during PCR. Here we show that 16S rDNA fragments derived from Illumina-sequenced environmental metagenomes (mitags) are a powerful alternative to 16S rDNA amplicons for investigating the taxonomic diversity and structure of prokaryotic communities. As part of the Tara Oceans global expedition, marine plankton was sampled in three locations, resulting in 29 subsamples for which metagenomes were produced by shotgun Illumina sequencing (ca. 700 Gb). For comparative analyses, a subset of samples was also selected for Roche-454 sequencing using both shotgun (m454tags; 13 metagenomes, ca. 2.4 Gb) and 16S rDNA amplicon (454tags; ca. 0.075 Gb) approaches. Our results indicate that by overcoming PCR biases related to amplification and primer mismatch, mitags may provide more realistic estimates of community richness and evenness than amplicon 454tags. In addition, mitags can capture expected beta diversity patterns. Using mitags is now economically feasible given the dramatic reduction in high-throughput sequencing costs, having the advantage of retrieving simultaneously both taxonomic (Bacteria, Archaea and Eukarya) and functional information from the same microbial community.","author":[{"dropping-particle":"","family":"Logares","given":"Ramiro","non-dropping-particle":"","parse-names":false,"suffix":""},{"dropping-particle":"","family":"Sunagawa","given":"Shinichi","non-dropping-particle":"","parse-names":false,"suffix":""},{"dropping-particle":"","family":"Salazar","given":"Guillem","non-dropping-particle":"","parse-names":false,"suffix":""},{"dropping-particle":"","family":"Cornejo-Castillo","given":"Francisco M.","non-dropping-particle":"","parse-names":false,"suffix":""},{"dropping-particle":"","family":"Ferrera","given":"Isabel","non-dropping-particle":"","parse-names":false,"suffix":""},{"dropping-particle":"","family":"Sarmento","given":"Hugo","non-dropping-particle":"","parse-names":false,"suffix":""},{"dropping-particle":"","family":"Hingamp","given":"Pascal","non-dropping-particle":"","parse-names":false,"suffix":""},{"dropping-particle":"","family":"Ogata","given":"Hiroyuki","non-dropping-particle":"","parse-names":false,"suffix":""},{"dropping-particle":"","family":"Vargas","given":"Colomban","non-dropping-particle":"de","parse-names":false,"suffix":""},{"dropping-particle":"","family":"Lima-Mendez","given":"Gipsi","non-dropping-particle":"","parse-names":false,"suffix":""},{"dropping-particle":"","family":"Raes","given":"Jeroen","non-dropping-particle":"","parse-names":false,"suffix":""},{"dropping-particle":"","family":"Poulain","given":"Julie","non-dropping-particle":"","parse-names":false,"suffix":""},{"dropping-particle":"","family":"Jaillon","given":"Olivier","non-dropping-particle":"","parse-names":false,"suffix":""},{"dropping-particle":"","family":"Wincker","given":"Patrick","non-dropping-particle":"","parse-names":false,"suffix":""},{"dropping-particle":"","family":"Kandels-Lewis","given":"Stefanie","non-dropping-particle":"","parse-names":false,"suffix":""},{"dropping-particle":"","family":"Karsenti","given":"Eric","non-dropping-particle":"","parse-names":false,"suffix":""},{"dropping-particle":"","family":"Bork","given":"Peer","non-dropping-particle":"","parse-names":false,"suffix":""},{"dropping-particle":"","family":"Acinas","given":"Silvia G.","non-dropping-particle":"","parse-names":false,"suffix":""}],"container-title":"Environmental Microbiology","id":"ITEM-2","issue":"9","issued":{"date-parts":[["2014"]]},"page":"2659-2671","title":"Metagenomic 16S rDNA Illumina tags are a powerful alternative to amplicon sequencing to explore diversity and structure of microbial communities","type":"article-journal","volume":"16"},"uris":["http://www.mendeley.com/documents/?uuid=6d973113-910d-4c73-9a15-a2f47ee51e7b"]}],"mendeley":{"formattedCitation":"(Logares et al., 2014; Yilmaz et al., 2011)","plainTextFormattedCitation":"(Logares et al., 2014; Yilmaz et al., 2011)","previouslyFormattedCitation":"(Logares et al., 2014; Yilmaz et al., 2011)"},"properties":{"noteIndex":0},"schema":"https://github.com/citation-style-language/schema/raw/master/csl-citation.json"}</w:instrText>
      </w:r>
      <w:r w:rsidR="006E6787">
        <w:rPr>
          <w:rFonts w:ascii="Calibri" w:hAnsi="Calibri" w:cs="Calibri"/>
          <w:color w:val="000000" w:themeColor="text1"/>
        </w:rPr>
        <w:fldChar w:fldCharType="separate"/>
      </w:r>
      <w:r w:rsidR="006E6787" w:rsidRPr="00EB444C">
        <w:rPr>
          <w:rFonts w:ascii="Calibri" w:hAnsi="Calibri" w:cs="Calibri"/>
          <w:noProof/>
          <w:color w:val="000000" w:themeColor="text1"/>
        </w:rPr>
        <w:t>(Logares et al., 2014; Yilmaz et al., 2011)</w:t>
      </w:r>
      <w:r w:rsidR="006E6787">
        <w:rPr>
          <w:rFonts w:ascii="Calibri" w:hAnsi="Calibri" w:cs="Calibri"/>
          <w:color w:val="000000" w:themeColor="text1"/>
        </w:rPr>
        <w:fldChar w:fldCharType="end"/>
      </w:r>
      <w:r w:rsidR="005F7CE5">
        <w:rPr>
          <w:rFonts w:ascii="Calibri" w:hAnsi="Calibri" w:cs="Calibri"/>
          <w:color w:val="000000" w:themeColor="text1"/>
        </w:rPr>
        <w:t>.</w:t>
      </w:r>
      <w:r w:rsidR="00DF304A">
        <w:rPr>
          <w:rFonts w:ascii="Calibri" w:hAnsi="Calibri" w:cs="Calibri"/>
          <w:color w:val="000000" w:themeColor="text1"/>
        </w:rPr>
        <w:t xml:space="preserve"> In conclusion</w:t>
      </w:r>
      <w:r w:rsidR="003F26B6">
        <w:rPr>
          <w:rFonts w:ascii="Calibri" w:hAnsi="Calibri" w:cs="Calibri"/>
          <w:color w:val="000000" w:themeColor="text1"/>
        </w:rPr>
        <w:t xml:space="preserve">, </w:t>
      </w:r>
      <w:r w:rsidR="005F7CE5">
        <w:rPr>
          <w:rFonts w:ascii="Calibri" w:hAnsi="Calibri" w:cs="Calibri"/>
          <w:color w:val="000000" w:themeColor="text1"/>
        </w:rPr>
        <w:t>the natural</w:t>
      </w:r>
      <w:r w:rsidR="003561B3" w:rsidRPr="003561B3">
        <w:rPr>
          <w:rFonts w:ascii="Calibri" w:hAnsi="Calibri" w:cs="Calibri"/>
          <w:color w:val="000000" w:themeColor="text1"/>
        </w:rPr>
        <w:t xml:space="preserve"> </w:t>
      </w:r>
      <w:r w:rsidR="00485983">
        <w:rPr>
          <w:rFonts w:ascii="Calibri" w:hAnsi="Calibri" w:cs="Calibri"/>
          <w:color w:val="000000" w:themeColor="text1"/>
        </w:rPr>
        <w:t xml:space="preserve">enrichment </w:t>
      </w:r>
      <w:r w:rsidR="005F7CE5">
        <w:rPr>
          <w:rFonts w:ascii="Calibri" w:hAnsi="Calibri" w:cs="Calibri"/>
          <w:color w:val="000000" w:themeColor="text1"/>
        </w:rPr>
        <w:t xml:space="preserve">of </w:t>
      </w:r>
      <w:r w:rsidR="00ED5741">
        <w:rPr>
          <w:rFonts w:ascii="Calibri" w:hAnsi="Calibri" w:cs="Calibri"/>
          <w:color w:val="000000" w:themeColor="text1"/>
        </w:rPr>
        <w:t>SSU and LSU</w:t>
      </w:r>
      <w:r>
        <w:rPr>
          <w:rFonts w:ascii="Calibri" w:hAnsi="Calibri" w:cs="Calibri"/>
          <w:color w:val="000000" w:themeColor="text1"/>
        </w:rPr>
        <w:t xml:space="preserve"> </w:t>
      </w:r>
      <w:r w:rsidR="00ED5741">
        <w:rPr>
          <w:rFonts w:ascii="Calibri" w:hAnsi="Calibri" w:cs="Calibri"/>
          <w:color w:val="000000" w:themeColor="text1"/>
        </w:rPr>
        <w:t xml:space="preserve">rRNA </w:t>
      </w:r>
      <w:r>
        <w:rPr>
          <w:rFonts w:ascii="Calibri" w:hAnsi="Calibri" w:cs="Calibri"/>
          <w:color w:val="000000" w:themeColor="text1"/>
        </w:rPr>
        <w:t>sequences</w:t>
      </w:r>
      <w:r w:rsidR="005F7CE5">
        <w:rPr>
          <w:rFonts w:ascii="Calibri" w:hAnsi="Calibri" w:cs="Calibri"/>
          <w:color w:val="000000" w:themeColor="text1"/>
        </w:rPr>
        <w:t xml:space="preserve"> in total RNA-Seq </w:t>
      </w:r>
      <w:r w:rsidR="00DF304A">
        <w:rPr>
          <w:rFonts w:ascii="Calibri" w:hAnsi="Calibri" w:cs="Calibri"/>
          <w:color w:val="000000" w:themeColor="text1"/>
        </w:rPr>
        <w:t>might enable</w:t>
      </w:r>
      <w:r w:rsidR="003561B3">
        <w:rPr>
          <w:rFonts w:ascii="Calibri" w:hAnsi="Calibri" w:cs="Calibri"/>
          <w:color w:val="000000" w:themeColor="text1"/>
        </w:rPr>
        <w:t xml:space="preserve"> </w:t>
      </w:r>
      <w:r w:rsidR="00485983">
        <w:rPr>
          <w:rFonts w:ascii="Calibri" w:hAnsi="Calibri" w:cs="Calibri"/>
          <w:color w:val="000000" w:themeColor="text1"/>
        </w:rPr>
        <w:t xml:space="preserve">a </w:t>
      </w:r>
      <w:r w:rsidR="003561B3">
        <w:rPr>
          <w:rFonts w:ascii="Calibri" w:hAnsi="Calibri" w:cs="Calibri"/>
          <w:color w:val="000000" w:themeColor="text1"/>
        </w:rPr>
        <w:t xml:space="preserve">better </w:t>
      </w:r>
      <w:r w:rsidR="00412A85">
        <w:rPr>
          <w:rFonts w:ascii="Calibri" w:hAnsi="Calibri" w:cs="Calibri"/>
          <w:color w:val="000000" w:themeColor="text1"/>
        </w:rPr>
        <w:t xml:space="preserve">sequencing </w:t>
      </w:r>
      <w:r w:rsidR="003561B3">
        <w:rPr>
          <w:rFonts w:ascii="Calibri" w:hAnsi="Calibri" w:cs="Calibri"/>
          <w:color w:val="000000" w:themeColor="text1"/>
        </w:rPr>
        <w:t xml:space="preserve">coverage of </w:t>
      </w:r>
      <w:r w:rsidR="00485983">
        <w:rPr>
          <w:rFonts w:ascii="Calibri" w:hAnsi="Calibri" w:cs="Calibri"/>
          <w:color w:val="000000" w:themeColor="text1"/>
        </w:rPr>
        <w:t>common</w:t>
      </w:r>
      <w:r w:rsidR="00FE25F8">
        <w:rPr>
          <w:rFonts w:ascii="Calibri" w:hAnsi="Calibri" w:cs="Calibri"/>
          <w:color w:val="000000" w:themeColor="text1"/>
        </w:rPr>
        <w:t xml:space="preserve"> </w:t>
      </w:r>
      <w:r w:rsidR="00412A85">
        <w:rPr>
          <w:rFonts w:ascii="Calibri" w:hAnsi="Calibri" w:cs="Calibri"/>
          <w:color w:val="000000" w:themeColor="text1"/>
        </w:rPr>
        <w:t xml:space="preserve">microbial </w:t>
      </w:r>
      <w:r w:rsidR="003561B3">
        <w:rPr>
          <w:rFonts w:ascii="Calibri" w:hAnsi="Calibri" w:cs="Calibri"/>
          <w:color w:val="000000" w:themeColor="text1"/>
        </w:rPr>
        <w:t xml:space="preserve">barcodes </w:t>
      </w:r>
      <w:r w:rsidR="00905D51">
        <w:rPr>
          <w:rFonts w:ascii="Calibri" w:hAnsi="Calibri" w:cs="Calibri"/>
          <w:color w:val="000000" w:themeColor="text1"/>
        </w:rPr>
        <w:t xml:space="preserve">in </w:t>
      </w:r>
      <w:r w:rsidR="003561B3">
        <w:rPr>
          <w:rFonts w:ascii="Calibri" w:hAnsi="Calibri" w:cs="Calibri"/>
          <w:color w:val="000000" w:themeColor="text1"/>
        </w:rPr>
        <w:t>compar</w:t>
      </w:r>
      <w:r w:rsidR="00905D51">
        <w:rPr>
          <w:rFonts w:ascii="Calibri" w:hAnsi="Calibri" w:cs="Calibri"/>
          <w:color w:val="000000" w:themeColor="text1"/>
        </w:rPr>
        <w:t xml:space="preserve">ison </w:t>
      </w:r>
      <w:r w:rsidR="00286543">
        <w:rPr>
          <w:rFonts w:ascii="Calibri" w:hAnsi="Calibri" w:cs="Calibri"/>
          <w:color w:val="000000" w:themeColor="text1"/>
        </w:rPr>
        <w:t>to</w:t>
      </w:r>
      <w:r w:rsidR="003561B3">
        <w:rPr>
          <w:rFonts w:ascii="Calibri" w:hAnsi="Calibri" w:cs="Calibri"/>
          <w:color w:val="000000" w:themeColor="text1"/>
        </w:rPr>
        <w:t xml:space="preserve"> metagenomics</w:t>
      </w:r>
      <w:r w:rsidR="002277E0">
        <w:rPr>
          <w:rFonts w:ascii="Calibri" w:hAnsi="Calibri" w:cs="Calibri"/>
          <w:color w:val="000000" w:themeColor="text1"/>
        </w:rPr>
        <w:t>. This might allow for more accurate taxonomic profiling of diverse</w:t>
      </w:r>
      <w:r w:rsidR="00DF304A">
        <w:rPr>
          <w:rFonts w:ascii="Calibri" w:hAnsi="Calibri" w:cs="Calibri"/>
          <w:color w:val="000000" w:themeColor="text1"/>
        </w:rPr>
        <w:t xml:space="preserve"> microbial</w:t>
      </w:r>
      <w:r w:rsidR="002277E0">
        <w:rPr>
          <w:rFonts w:ascii="Calibri" w:hAnsi="Calibri" w:cs="Calibri"/>
          <w:color w:val="000000" w:themeColor="text1"/>
        </w:rPr>
        <w:t xml:space="preserve"> communities since </w:t>
      </w:r>
      <w:r w:rsidR="00DF304A">
        <w:t>barcode</w:t>
      </w:r>
      <w:r w:rsidR="002277E0">
        <w:rPr>
          <w:rFonts w:ascii="Calibri" w:hAnsi="Calibri" w:cs="Calibri"/>
          <w:color w:val="000000" w:themeColor="text1"/>
        </w:rPr>
        <w:t xml:space="preserve"> sequences are much better represented and taxonomically annotated in public databases than most other parts of the genome</w:t>
      </w:r>
      <w:r w:rsidR="00BA6173">
        <w:rPr>
          <w:rFonts w:ascii="Calibri" w:hAnsi="Calibri" w:cs="Calibri"/>
          <w:color w:val="000000" w:themeColor="text1"/>
        </w:rPr>
        <w:t>.</w:t>
      </w:r>
      <w:r w:rsidR="002277E0">
        <w:rPr>
          <w:rFonts w:ascii="Calibri" w:hAnsi="Calibri" w:cs="Calibri"/>
          <w:color w:val="000000" w:themeColor="text1"/>
        </w:rPr>
        <w:t xml:space="preserve"> H</w:t>
      </w:r>
      <w:r w:rsidR="00BA6173">
        <w:rPr>
          <w:rFonts w:ascii="Calibri" w:hAnsi="Calibri" w:cs="Calibri"/>
          <w:color w:val="000000" w:themeColor="text1"/>
        </w:rPr>
        <w:t xml:space="preserve">owever, </w:t>
      </w:r>
      <w:r w:rsidR="002277E0">
        <w:rPr>
          <w:rFonts w:ascii="Calibri" w:hAnsi="Calibri" w:cs="Calibri"/>
          <w:color w:val="000000" w:themeColor="text1"/>
        </w:rPr>
        <w:t xml:space="preserve">this </w:t>
      </w:r>
      <w:r w:rsidR="00ED5741">
        <w:rPr>
          <w:rFonts w:ascii="Calibri" w:hAnsi="Calibri" w:cs="Calibri"/>
          <w:color w:val="000000" w:themeColor="text1"/>
        </w:rPr>
        <w:t xml:space="preserve">taxonomic </w:t>
      </w:r>
      <w:r w:rsidR="002277E0">
        <w:rPr>
          <w:rFonts w:ascii="Calibri" w:hAnsi="Calibri" w:cs="Calibri"/>
          <w:color w:val="000000" w:themeColor="text1"/>
        </w:rPr>
        <w:t xml:space="preserve">advantage </w:t>
      </w:r>
      <w:r w:rsidR="003F26B6">
        <w:rPr>
          <w:rFonts w:ascii="Calibri" w:hAnsi="Calibri" w:cs="Calibri"/>
          <w:color w:val="000000" w:themeColor="text1"/>
        </w:rPr>
        <w:t>comes</w:t>
      </w:r>
      <w:r w:rsidR="00BA6173">
        <w:rPr>
          <w:rFonts w:ascii="Calibri" w:hAnsi="Calibri" w:cs="Calibri"/>
          <w:color w:val="000000" w:themeColor="text1"/>
        </w:rPr>
        <w:t xml:space="preserve"> at the cost of functional </w:t>
      </w:r>
      <w:proofErr w:type="gramStart"/>
      <w:r w:rsidR="00BA6173">
        <w:rPr>
          <w:rFonts w:ascii="Calibri" w:hAnsi="Calibri" w:cs="Calibri"/>
          <w:color w:val="000000" w:themeColor="text1"/>
        </w:rPr>
        <w:t>coverage, since</w:t>
      </w:r>
      <w:proofErr w:type="gramEnd"/>
      <w:r w:rsidR="00BA6173">
        <w:rPr>
          <w:rFonts w:ascii="Calibri" w:hAnsi="Calibri" w:cs="Calibri"/>
          <w:color w:val="000000" w:themeColor="text1"/>
        </w:rPr>
        <w:t xml:space="preserve"> other genes will be poorly represented</w:t>
      </w:r>
      <w:r w:rsidR="002277E0">
        <w:rPr>
          <w:rFonts w:ascii="Calibri" w:hAnsi="Calibri" w:cs="Calibri"/>
          <w:color w:val="000000" w:themeColor="text1"/>
        </w:rPr>
        <w:t xml:space="preserve"> and </w:t>
      </w:r>
      <w:r w:rsidR="00ED5741">
        <w:rPr>
          <w:rFonts w:ascii="Calibri" w:hAnsi="Calibri" w:cs="Calibri"/>
          <w:color w:val="000000" w:themeColor="text1"/>
        </w:rPr>
        <w:t xml:space="preserve">likely </w:t>
      </w:r>
      <w:r w:rsidR="002277E0">
        <w:rPr>
          <w:rFonts w:ascii="Calibri" w:hAnsi="Calibri" w:cs="Calibri"/>
          <w:color w:val="000000" w:themeColor="text1"/>
        </w:rPr>
        <w:t>better covered by metagenomics</w:t>
      </w:r>
      <w:r w:rsidR="00BA6173">
        <w:rPr>
          <w:rFonts w:ascii="Calibri" w:hAnsi="Calibri" w:cs="Calibri"/>
          <w:color w:val="000000" w:themeColor="text1"/>
        </w:rPr>
        <w:t>.</w:t>
      </w:r>
    </w:p>
    <w:p w14:paraId="1A367CAE" w14:textId="7EF1D739" w:rsidR="002E3B8F" w:rsidRDefault="00CE3F17" w:rsidP="00B70BE0">
      <w:pPr>
        <w:spacing w:line="360" w:lineRule="auto"/>
        <w:ind w:firstLine="567"/>
        <w:jc w:val="both"/>
      </w:pPr>
      <w:r>
        <w:rPr>
          <w:rFonts w:ascii="Calibri" w:hAnsi="Calibri" w:cs="Calibri"/>
          <w:color w:val="000000" w:themeColor="text1"/>
        </w:rPr>
        <w:t>2) M</w:t>
      </w:r>
      <w:r w:rsidR="006E6787">
        <w:t>etatranscriptomics</w:t>
      </w:r>
      <w:r w:rsidR="00C2324D">
        <w:t>, including total RNA-Seq,</w:t>
      </w:r>
      <w:r w:rsidR="006E6787">
        <w:t xml:space="preserve"> </w:t>
      </w:r>
      <w:r w:rsidR="00DF304A">
        <w:t xml:space="preserve">analyzes actively expressed RNA in a community and, therefore, </w:t>
      </w:r>
      <w:r w:rsidR="006E6787">
        <w:t xml:space="preserve">can be used to identify </w:t>
      </w:r>
      <w:r w:rsidR="00AE20BA">
        <w:t xml:space="preserve">the </w:t>
      </w:r>
      <w:r w:rsidR="006E6787">
        <w:t xml:space="preserve">active </w:t>
      </w:r>
      <w:r w:rsidR="00DF304A">
        <w:t>portion</w:t>
      </w:r>
      <w:r w:rsidR="00F04E37">
        <w:t xml:space="preserve"> </w:t>
      </w:r>
      <w:r w:rsidR="00DF304A">
        <w:t xml:space="preserve">of a community </w:t>
      </w:r>
      <w:r w:rsidR="006E6787">
        <w:rPr>
          <w:rStyle w:val="FootnoteReference"/>
        </w:rPr>
        <w:fldChar w:fldCharType="begin" w:fldLock="1"/>
      </w:r>
      <w:r w:rsidR="006E6787">
        <w:instrText>ADDIN CSL_CITATION {"citationItems":[{"id":"ITEM-1","itemData":{"DOI":"10.1186/s40168-018-0453-0","ISSN":"20492618","abstract":"A majority of indoor residential microbes originate from humans, pets, and outdoor air and are not adapted to the built environment (BE). Consequently, a large portion of the microbes identified by DNA-based methods are either dead or metabolically inactive. Although many exceptions have been noted, the ribosomal RNA fraction of the sample is more likely to represent either viable or metabolically active cells. We examined methodological variations in sample processing using a defined, mock BE microbial community to better understand the scope of technique-based vs. biological-based differences in both ribosomal transcript (rRNA) and gene (DNA) sequence community analysis. Based on in vitro tests, a protocol was adopted for the analysis of the genetic and metabolic pool (DNA vs. rRNA) of air and surface microbiomes within a residential setting. We observed differences in DNA/RNA co-extraction efficiency for individual microbes, but overall, a greater recovery of rRNA using FastPrep (&gt; 50%). Samples stored with various preservation methods at − 80°C experienced a rapid decline in nucleic acid recovery starting within the first week, although post-extraction rRNA had no significant degradation when treated with RNAStable. We recommend that co-extraction samples be processed as quickly as possible after collection. The in vivo analysis revealed significant differences in the two components (genetic and metabolic pool) in terms of taxonomy, community structure, and microbial association networks. Rare taxa present in the genetic pool showed higher metabolic potential (RNA:DNA ratio), whereas commonly detected taxa of outdoor origins based on DNA sequencing, especially taxa of the Sphingomonadales order, were present in lower relative abundances in the viable community. Although methodological variations in sample preparations are high, large differences between the DNA and RNA fractions of the total microbial community demonstrate that direct examination of rRNA isolated from a residential BE microbiome has the potential to identify the more likely viable or active portion of the microbial community. In an environment that has primarily dead and metabolically inactive cells, we suggest that the rRNA fraction of BE samples is capable of providing a more ecologically relevant insight into the factors that drive indoor microbial community dynamics.","author":[{"dropping-particle":"","family":"Gomez-Silvan","given":"Cinta","non-dropping-particle":"","parse-names":false,"suffix":""},{"dropping-particle":"","family":"Leung","given":"Marcus H.Y.","non-dropping-particle":"","parse-names":false,"suffix":""},{"dropping-particle":"","family":"Grue","given":"Katherine A.","non-dropping-particle":"","parse-names":false,"suffix":""},{"dropping-particle":"","family":"Kaur","given":"Randeep","non-dropping-particle":"","parse-names":false,"suffix":""},{"dropping-particle":"","family":"Tong","given":"Xinzhao","non-dropping-particle":"","parse-names":false,"suffix":""},{"dropping-particle":"","family":"Lee","given":"Patrick K.H.","non-dropping-particle":"","parse-names":false,"suffix":""},{"dropping-particle":"","family":"Andersen","given":"Gary L.","non-dropping-particle":"","parse-names":false,"suffix":""}],"container-title":"Microbiome","id":"ITEM-1","issue":"1","issued":{"date-parts":[["2018"]]},"page":"1-16","publisher":"Microbiome","title":"A comparison of methods used to unveil the genetic and metabolic pool in the built environment","type":"article-journal","volume":"6"},"uris":["http://www.mendeley.com/documents/?uuid=cb3795f4-3215-40a9-b2b1-a58c91dd93f8"]},{"id":"ITEM-2","itemData":{"DOI":"10.1038/ismej.2015.30","ISSN":"17517370","abstract":"The high numbers and diversity of protists in soil systems have long been presumed, but their true diversity and community composition have remained largely concealed. Traditional cultivation-based methods miss a majority of taxa, whereas molecular barcoding approaches employing PCR introduce significant biases in reported community composition of soil protists. Here, we applied a metatranscriptomic approach to assess the protist community in 12 mineral and organic soil samples from different vegetation types and climatic zones using small subunit ribosomal RNA transcripts as marker. We detected a broad diversity of soil protists spanning across all known eukaryotic supergroups and revealed a strikingly different community composition than shown before. Protist communities differed strongly between sites, with Rhizaria and Amoebozoa dominating in forest and grassland soils, while Alveolata were most abundant in peat soils. The Amoebozoa were comprised of Tubulinea, followed with decreasing abundance by Discosea, Variosea and Mycetozoa. Transcripts of Oomycetes, Apicomplexa and Ichthyosporea suggest soil as reservoir of parasitic protist taxa. Further, Foraminifera and Choanoflagellida were ubiquitously detected, showing that these typically marine and freshwater protists are autochthonous members of the soil microbiota. To the best of our knowledge, this metatranscriptomic study provides the most comprehensive picture of active protist communities in soils to date, which is essential to target the ecological roles of protists in the complex soil system.","author":[{"dropping-particle":"","family":"Geisen","given":"Stefan","non-dropping-particle":"","parse-names":false,"suffix":""},{"dropping-particle":"","family":"Tveit","given":"Alexander T.","non-dropping-particle":"","parse-names":false,"suffix":""},{"dropping-particle":"","family":"Clark","given":"Ian M.","non-dropping-particle":"","parse-names":false,"suffix":""},{"dropping-particle":"","family":"Richter","given":"Andreas","non-dropping-particle":"","parse-names":false,"suffix":""},{"dropping-particle":"","family":"Svenning","given":"Mette M.","non-dropping-particle":"","parse-names":false,"suffix":""},{"dropping-particle":"","family":"Bonkowski","given":"Michael","non-dropping-particle":"","parse-names":false,"suffix":""},{"dropping-particle":"","family":"Urich","given":"Tim","non-dropping-particle":"","parse-names":false,"suffix":""}],"container-title":"ISME Journal","id":"ITEM-2","issue":"10","issued":{"date-parts":[["2015"]]},"page":"2178-2190","publisher":"Nature Publishing Group","title":"Metatranscriptomic census of active protists in soils","type":"article-journal","volume":"9"},"uris":["http://www.mendeley.com/documents/?uuid=acd8f8dc-022c-4af3-aa7c-ff6a39b11bda"]}],"mendeley":{"formattedCitation":"(Geisen et al., 2015; Gomez-Silvan et al., 2018)","plainTextFormattedCitation":"(Geisen et al., 2015; Gomez-Silvan et al., 2018)","previouslyFormattedCitation":"(Geisen et al., 2015; Gomez-Silvan et al., 2018)"},"properties":{"noteIndex":0},"schema":"https://github.com/citation-style-language/schema/raw/master/csl-citation.json"}</w:instrText>
      </w:r>
      <w:r w:rsidR="006E6787">
        <w:rPr>
          <w:rStyle w:val="FootnoteReference"/>
        </w:rPr>
        <w:fldChar w:fldCharType="separate"/>
      </w:r>
      <w:r w:rsidR="006E6787" w:rsidRPr="000A37E7">
        <w:rPr>
          <w:bCs/>
          <w:noProof/>
          <w:lang w:val="en-US"/>
        </w:rPr>
        <w:t>(Geisen et al., 2015; Gomez-Silvan et al., 2018)</w:t>
      </w:r>
      <w:r w:rsidR="006E6787">
        <w:rPr>
          <w:rStyle w:val="FootnoteReference"/>
        </w:rPr>
        <w:fldChar w:fldCharType="end"/>
      </w:r>
      <w:r w:rsidR="00C00EC4">
        <w:t xml:space="preserve">. </w:t>
      </w:r>
      <w:r w:rsidR="00F837C3">
        <w:t>In comparison, metagenomics</w:t>
      </w:r>
      <w:r w:rsidR="006E6787">
        <w:t xml:space="preserve"> targets </w:t>
      </w:r>
      <w:r w:rsidR="00B261CC">
        <w:t xml:space="preserve">not only the active </w:t>
      </w:r>
      <w:r w:rsidR="00DF304A">
        <w:t>portion</w:t>
      </w:r>
      <w:r w:rsidR="00B261CC">
        <w:t xml:space="preserve"> of a community</w:t>
      </w:r>
      <w:r w:rsidR="006E6787">
        <w:t xml:space="preserve"> </w:t>
      </w:r>
      <w:r w:rsidR="00B261CC">
        <w:t>but also</w:t>
      </w:r>
      <w:r w:rsidR="006E6787">
        <w:t xml:space="preserve"> </w:t>
      </w:r>
      <w:r w:rsidR="00900C66">
        <w:t xml:space="preserve">the </w:t>
      </w:r>
      <w:r w:rsidR="006E6787">
        <w:t xml:space="preserve">DNA of dead and inactive cells and extracellular DNA, which can make up </w:t>
      </w:r>
      <w:r w:rsidR="0027444D">
        <w:t>40-90%</w:t>
      </w:r>
      <w:r w:rsidR="006E6787">
        <w:t xml:space="preserve"> of </w:t>
      </w:r>
      <w:r w:rsidR="0027444D">
        <w:t xml:space="preserve">the </w:t>
      </w:r>
      <w:r w:rsidR="00B261CC">
        <w:t xml:space="preserve">total </w:t>
      </w:r>
      <w:r w:rsidR="006E6787">
        <w:t xml:space="preserve">DNA </w:t>
      </w:r>
      <w:r w:rsidR="0027444D">
        <w:t>pool</w:t>
      </w:r>
      <w:r w:rsidR="006E6787">
        <w:t xml:space="preserve"> </w:t>
      </w:r>
      <w:r w:rsidR="006E6787">
        <w:rPr>
          <w:rStyle w:val="FootnoteReference"/>
        </w:rPr>
        <w:fldChar w:fldCharType="begin" w:fldLock="1"/>
      </w:r>
      <w:r w:rsidR="006E6787">
        <w:instrText>ADDIN CSL_CITATION {"citationItems":[{"id":"ITEM-1","itemData":{"DOI":"10.1016/j.margen.2015.08.007","ISSN":"18747787","abstract":"In marine sediments, DNA occurs both inside and outside living organisms. DNA not enclosed in living cells may account for the largest fraction of total DNA, and include molecules locked within dead cells, organic and inorganic aggregates, adsorbed onto mineral matrices, and viral DNA. This DNA comprises genetic material released in situ from sediment microbial communities, as well as DNA of pelagic and terrestrial origin deposited to the seafloor. DNA not enclosed in living cells undermines the assumption of a direct link between the overall DNA pool and the local, currently living microbial assemblages, in terms of both microbial cell abundance and diversity. At the same time, the extracellular DNA may provide an integrated view of the biodiversity and ecological processes occurring on land, in marine water columns, and sediments themselves, thereby acting as an archive of genetic information which can be used to reconstruct past changes in source environments. In this review, we identify and discuss DNA pools in marine sediments, with special focus on DNA not enclosed in living cells, its origin, dynamics, and ecological and methodological implications. Achievements in deciphering the genetic information held within each DNA pool are presented along with still-standing challenges and major gaps in current knowledge.","author":[{"dropping-particle":"","family":"Torti","given":"Andrea","non-dropping-particle":"","parse-names":false,"suffix":""},{"dropping-particle":"","family":"Lever","given":"Mark Alexander","non-dropping-particle":"","parse-names":false,"suffix":""},{"dropping-particle":"","family":"Jørgensen","given":"Bo Barker","non-dropping-particle":"","parse-names":false,"suffix":""}],"container-title":"Marine Genomics","id":"ITEM-1","issued":{"date-parts":[["2015"]]},"page":"185-196","publisher":"The Authors","title":"Origin, dynamics, and implications of extracellular DNA pools in marine sediments","type":"article-journal","volume":"24"},"uris":["http://www.mendeley.com/documents/?uuid=ea7bc2c7-483c-4e3a-b896-e9e00b35a5a4"]},{"id":"ITEM-2","itemData":{"DOI":"10.1038/nmicrobiol.2016.242","ISSN":"20585276","abstract":"© 2016 Macmillan Publishers Limited, part of Springer Nature. All rights reserved. Extracellular DNA from dead microorganisms can persist in soil for weeks to years 1-3. Although it is implicitly assumed that the microbial DNA recovered from soil predominantly represents intact cells, it is unclear how extracellular DNA affects molecular analyses of microbial diversity. We examined a wide range of soils using viability PCR based on the photoreactive DNA-intercalating dye propidium monoazide 4. We found that, on average, 40% of both prokaryotic and fungal DNA was extracellular or from cells that were no longer intact. Extracellular DNA inflated the observed prokaryotic and fungal richness by up to 55% and caused significant misestimation of taxon relative abundances, including the relative abundances of taxa integral to key ecosystem processes. Extracellular DNA was not found in measurable amounts in all soils; it was more likely to be present in soils with low exchangeable base cation concentrations, and the effect of its removal on microbial community structure was more profound in high-pH soils. Together, these findings imply that this 'relic DNA' remaining in soil after cell death can obscure treatment effects, spatiotemporal patterns and relationships between microbial taxa and environmental conditions.","author":[{"dropping-particle":"","family":"Carini","given":"Paul","non-dropping-particle":"","parse-names":false,"suffix":""},{"dropping-particle":"","family":"Marsden","given":"Patrick J.","non-dropping-particle":"","parse-names":false,"suffix":""},{"dropping-particle":"","family":"Leff","given":"Jonathan W.","non-dropping-particle":"","parse-names":false,"suffix":""},{"dropping-particle":"","family":"Morgan","given":"Emily E.","non-dropping-particle":"","parse-names":false,"suffix":""},{"dropping-particle":"","family":"Strickland","given":"Michael S.","non-dropping-particle":"","parse-names":false,"suffix":""},{"dropping-particle":"","family":"Fierer","given":"Noah","non-dropping-particle":"","parse-names":false,"suffix":""}],"container-title":"Nature Microbiology","id":"ITEM-2","issue":"0","issued":{"date-parts":[["2016"]]},"page":"1-6","publisher":"Nature Publishing Group","title":"Relic DNA is abundant in soil and obscures estimates of soil microbial diversity","type":"article-journal","volume":"2"},"uris":["http://www.mendeley.com/documents/?uuid=6a955711-d2c8-4a9b-95e6-a490f8010066"]}],"mendeley":{"formattedCitation":"(Carini et al., 2016; Torti et al., 2015)","plainTextFormattedCitation":"(Carini et al., 2016; Torti et al., 2015)","previouslyFormattedCitation":"(Carini et al., 2016; Torti et al., 2015)"},"properties":{"noteIndex":0},"schema":"https://github.com/citation-style-language/schema/raw/master/csl-citation.json"}</w:instrText>
      </w:r>
      <w:r w:rsidR="006E6787">
        <w:rPr>
          <w:rStyle w:val="FootnoteReference"/>
        </w:rPr>
        <w:fldChar w:fldCharType="separate"/>
      </w:r>
      <w:r w:rsidR="006E6787" w:rsidRPr="00EA11B7">
        <w:rPr>
          <w:noProof/>
        </w:rPr>
        <w:t>(Carini et al., 2016; Torti et al., 2015)</w:t>
      </w:r>
      <w:r w:rsidR="006E6787">
        <w:rPr>
          <w:rStyle w:val="FootnoteReference"/>
        </w:rPr>
        <w:fldChar w:fldCharType="end"/>
      </w:r>
      <w:r w:rsidR="006E6787">
        <w:t xml:space="preserve">. </w:t>
      </w:r>
      <w:r w:rsidR="00EA46EB">
        <w:t>Consequently</w:t>
      </w:r>
      <w:r w:rsidR="00E1274E">
        <w:t xml:space="preserve">, metatranscriptomics might generate more relevant information for ecological assessments </w:t>
      </w:r>
      <w:r w:rsidR="00AE20BA">
        <w:t xml:space="preserve">and might better </w:t>
      </w:r>
      <w:r w:rsidR="00AE20BA">
        <w:t>reflect environmental conditions at a given time</w:t>
      </w:r>
      <w:r w:rsidR="00AE20BA">
        <w:t xml:space="preserve"> </w:t>
      </w:r>
      <w:r w:rsidR="00E1274E">
        <w:t xml:space="preserve">as it </w:t>
      </w:r>
      <w:r w:rsidR="00AE20BA">
        <w:t>analyzes</w:t>
      </w:r>
      <w:r w:rsidR="00E1274E">
        <w:t xml:space="preserve"> the portion of the community that is actively interacting with the environment. This idea is supported by s</w:t>
      </w:r>
      <w:r w:rsidR="00617473">
        <w:t>tudies based on metabarcoding</w:t>
      </w:r>
      <w:r w:rsidR="00E1274E">
        <w:t xml:space="preserve">, which </w:t>
      </w:r>
      <w:r w:rsidR="00617473">
        <w:t>compared DNA and RNA in terms of their correlation to environment</w:t>
      </w:r>
      <w:r w:rsidR="006E74D6">
        <w:t>al factors</w:t>
      </w:r>
      <w:r w:rsidR="00617473">
        <w:t xml:space="preserve"> and </w:t>
      </w:r>
      <w:r w:rsidR="006E74D6">
        <w:t>overall</w:t>
      </w:r>
      <w:r w:rsidR="00617473">
        <w:t xml:space="preserve"> show</w:t>
      </w:r>
      <w:r w:rsidR="003A176D">
        <w:t>ed</w:t>
      </w:r>
      <w:r w:rsidR="00617473">
        <w:t xml:space="preserve"> stronger correlations based on RNA </w:t>
      </w:r>
      <w:r w:rsidR="00617473">
        <w:fldChar w:fldCharType="begin" w:fldLock="1"/>
      </w:r>
      <w:r w:rsidR="00711B9E">
        <w:instrText>ADDIN CSL_CITATION {"citationItems":[{"id":"ITEM-1","itemData":{"DOI":"10.1016/j.marenvres.2016.08.009","ISSN":"18790291","PMID":"27595900","abstract":"At present, environmental impacts from offshore oil and gas activities are partly determined by measuring changes in macrofauna diversity. Morphological identification of macrofauna is time-consuming, expensive and dependent on taxonomic expertise. In this study, we evaluated the applicability of using foraminiferal-specific metabarcoding for routine monitoring. Sediment samples were collected along distance gradients from two oil platforms off Taranaki (New Zealand) and their physico-chemical properties, foraminiferal environmental DNA/RNA, and macrofaunal composition analyzed. Macrofaunal and foraminiferal assemblages showed similar shifts along impact gradients, but responded differently to environmental perturbations. Macrofauna were affected by hypoxia, whereas sediment grain size appeared to drive shifts in foraminifera. We identified eight foraminiferal molecular operational taxonomic units that have potential to be used as bioindicator taxa. Our results show that metabarcoding represents an effective tool for assessing foraminiferal communities near offshore oil and gas platforms, and that it can be used to complement current monitoring techniques.","author":[{"dropping-particle":"","family":"Laroche","given":"Olivier","non-dropping-particle":"","parse-names":false,"suffix":""},{"dropping-particle":"","family":"Wood","given":"Susanna A.","non-dropping-particle":"","parse-names":false,"suffix":""},{"dropping-particle":"","family":"Tremblay","given":"Louis A.","non-dropping-particle":"","parse-names":false,"suffix":""},{"dropping-particle":"","family":"Ellis","given":"Joanne I.","non-dropping-particle":"","parse-names":false,"suffix":""},{"dropping-particle":"","family":"Lejzerowicz","given":"Franck","non-dropping-particle":"","parse-names":false,"suffix":""},{"dropping-particle":"","family":"Pawlowski","given":"Jan","non-dropping-particle":"","parse-names":false,"suffix":""},{"dropping-particle":"","family":"Lear","given":"Gavin","non-dropping-particle":"","parse-names":false,"suffix":""},{"dropping-particle":"","family":"Atalah","given":"Javier","non-dropping-particle":"","parse-names":false,"suffix":""},{"dropping-particle":"","family":"Pochon","given":"Xavier","non-dropping-particle":"","parse-names":false,"suffix":""}],"container-title":"Marine Environmental Research","id":"ITEM-1","issued":{"date-parts":[["2016"]]},"page":"225-235","publisher":"Elsevier Ltd","title":"First evaluation of foraminiferal metabarcoding for monitoring environmental impact from an offshore oil drilling site","type":"article-journal","volume":"120"},"uris":["http://www.mendeley.com/documents/?uuid=585b1cba-239f-4d63-b11f-fc11b119d7c2"]},{"id":"ITEM-2","itemData":{"DOI":"10.1016/j.marpolbul.2015.08.022","ISSN":"18793363","PMID":"26337228","abstract":"Assessing the environmental impact of salmon farms on benthic systems is traditionally undertaken using biotic indices derived from microscopic analyses of macrobenthic infaunal (MI) communities. In this study, we tested the applicability of using foraminiferal-specific high-throughput sequencing (HTS) metabarcoding for monitoring these habitats. Sediment samples and physico-chemical data were collected along an enrichment gradient radiating out from three Chinook salmon (Oncorhynchus tshawytscha) farms in New Zealand. HTS of environmental DNA and RNA (eDNA/eRNA) resulted in 1,875,300 sequences that clustered into 349 Operational Taxonomic Units. Strong correlations were observed among various biotic indices calculated from MI data and normalized fourth-root transformed HTS data. Correlations were stronger using eRNA compared to eDNA data. Quantile regression spline analyses identified 12 key foraminiferal taxa that have potential to be used as bioindicator species. This study demonstrates the huge potential for using this method for biomonitoring of fish-farming and other marine industrial activities.","author":[{"dropping-particle":"","family":"Pochon","given":"X.","non-dropping-particle":"","parse-names":false,"suffix":""},{"dropping-particle":"","family":"Wood","given":"S. A.","non-dropping-particle":"","parse-names":false,"suffix":""},{"dropping-particle":"","family":"Keeley","given":"N. B.","non-dropping-particle":"","parse-names":false,"suffix":""},{"dropping-particle":"","family":"Lejzerowicz","given":"F.","non-dropping-particle":"","parse-names":false,"suffix":""},{"dropping-particle":"","family":"Esling","given":"P.","non-dropping-particle":"","parse-names":false,"suffix":""},{"dropping-particle":"","family":"Drew","given":"J.","non-dropping-particle":"","parse-names":false,"suffix":""},{"dropping-particle":"","family":"Pawlowski","given":"J.","non-dropping-particle":"","parse-names":false,"suffix":""}],"container-title":"Marine Pollution Bulletin","id":"ITEM-2","issue":"1","issued":{"date-parts":[["2015"]]},"page":"370-382","publisher":"Elsevier Ltd","title":"Accurate assessment of the impact of salmon farming on benthic sediment enrichment using foraminiferal metabarcoding","type":"article-journal","volume":"100"},"uris":["http://www.mendeley.com/documents/?uuid=23b8e544-c00b-4805-8525-4318b5be92ac"]},{"id":"ITEM-3","itemData":{"DOI":"10.1021/es506158m","ISSN":"15205851","abstract":"Diatoms are widely used as bioindicators for the assessment of water quality in rivers and streams. Classically, the diatom biotic indices are based on the relative abundance of morphologically identified species weighted by their autoecological value. Obtaining such indices is time-consuming, costly, and requires excellent taxonomic expertise, which is not always available. Here we tested the possibility to overcome these limitations using a next-generation sequencing (NGS) approach to identify and quantify diatoms found in environmental DNA and RNA samples. We analyzed 27 river sites in the Geneva area (Switzerland), in order to compare the values of the Swiss Diatom Index (DI-CH) computed either by microscopic quantification of diatom species or directly from NGS data. Despite gaps in the reference database and variations in relative abundance of analyzed species, the diatom index shows a significant correlation between morphological and molecular data indicating similar biological quality status for the majority of sites. This proof-of-concept study demonstrates the potential of the NGS approach for identification and quantification of diatoms in environmental samples, opening new avenues toward the routine application of genetic tools for bioassessment and biomonitoring of aquatic ecosystems. (Graph Presented).","author":[{"dropping-particle":"","family":"Visco","given":"Joana Amorim","non-dropping-particle":"","parse-names":false,"suffix":""},{"dropping-particle":"","family":"Apothéloz-Perret-Gentil","given":"Laure","non-dropping-particle":"","parse-names":false,"suffix":""},{"dropping-particle":"","family":"Cordonier","given":"Arielle","non-dropping-particle":"","parse-names":false,"suffix":""},{"dropping-particle":"","family":"Esling","given":"Philippe","non-dropping-particle":"","parse-names":false,"suffix":""},{"dropping-particle":"","family":"Pillet","given":"Loïc","non-dropping-particle":"","parse-names":false,"suffix":""},{"dropping-particle":"","family":"Pawlowski","given":"Jan","non-dropping-particle":"","parse-names":false,"suffix":""}],"container-title":"Environmental Science and Technology","id":"ITEM-3","issue":"13","issued":{"date-parts":[["2015"]]},"page":"7597-7605","title":"Environmental Monitoring: Inferring the Diatom Index from Next-Generation Sequencing Data","type":"article-journal","volume":"49"},"uris":["http://www.mendeley.com/documents/?uuid=df4809e6-d550-470b-abef-a4736ecf57ea"]},{"id":"ITEM-4","itemData":{"DOI":"10.1086/BBLv227n2p93","ISSN":"00063185","PMID":"25411369","abstract":"Foraminifera are commonly defined as marine testate protists, and their diversity is mainly assessed on the basis of the morphology of their agglutinated or mineralized tests. Diversity surveys based on environmental DNA (eDNA) have dramatically changed this view by revealing an unexpected diversity of naked and organic-walled lineages as well as detecting foraminiferal lineages in soil and freshwater environments. Moreover, single-cell analyses have allowed discrimination among genetically distinctive types within almost every described morphospecies. In view of these studies, the foraminiferal diversity appeared to be largely underestimated, but its accurate estimation was impeded by the low speed and coverage of a cloning-based eDNA approach. With the advent of high-throughput sequencing (HTS) technologies, these limitations disappeared in favor of exhaustive descriptions of foraminiferal diversity in numerous samples. Yet, the biases and errors identified in early HTS studies raised some questions about the accuracy of HTS data and their biological interpretation. Among the most controversial issues affecting the reliability of HTS diversity estimates are (1) the impact of technical and biological biases, (2) the sensitivity and specificity of taxonomic sequence assignment, (3) the ability to distinguish rare species, and (4) the quantitative interpretation of HTS data. Here, we document the lessons learned from previous HTS surveys and present the current advances and applications focusing on foraminiferal eDNA. We discuss the problems associated with HTS approaches and predict the future trends and avenues that hold promises for surveying foraminiferal diversity accurately and efficiently.","author":[{"dropping-particle":"","family":"Pawlowski","given":"J.","non-dropping-particle":"","parse-names":false,"suffix":""},{"dropping-particle":"","family":"Lejzerowicz","given":"F.","non-dropping-particle":"","parse-names":false,"suffix":""},{"dropping-particle":"","family":"Esling","given":"P.","non-dropping-particle":"","parse-names":false,"suffix":""}],"container-title":"Biological Bulletin","id":"ITEM-4","issue":"2","issued":{"date-parts":[["2014"]]},"page":"93-106","title":"Next-generation environmental diversity surveys of foraminifera: Preparing the future","type":"article-journal","volume":"227"},"uris":["http://www.mendeley.com/documents/?uuid=039f6e77-3c45-41aa-8389-52d0432e47fa"]}],"mendeley":{"formattedCitation":"(Laroche et al., 2016; Pawlowski et al., 2014; Pochon et al., 2015; Visco et al., 2015)","plainTextFormattedCitation":"(Laroche et al., 2016; Pawlowski et al., 2014; Pochon et al., 2015; Visco et al., 2015)","previouslyFormattedCitation":"(Laroche et al., 2016; Pawlowski et al., 2014; Pochon et al., 2015; Visco et al., 2015)"},"properties":{"noteIndex":0},"schema":"https://github.com/citation-style-language/schema/raw/master/csl-citation.json"}</w:instrText>
      </w:r>
      <w:r w:rsidR="00617473">
        <w:fldChar w:fldCharType="separate"/>
      </w:r>
      <w:r w:rsidR="00617473" w:rsidRPr="00B526F6">
        <w:rPr>
          <w:noProof/>
        </w:rPr>
        <w:t xml:space="preserve">(Laroche et al., </w:t>
      </w:r>
      <w:r w:rsidR="00617473" w:rsidRPr="00B526F6">
        <w:rPr>
          <w:noProof/>
        </w:rPr>
        <w:lastRenderedPageBreak/>
        <w:t>2016; Pawlowski et al., 2014; Pochon et al., 2015; Visco et al., 2015)</w:t>
      </w:r>
      <w:r w:rsidR="00617473">
        <w:fldChar w:fldCharType="end"/>
      </w:r>
      <w:commentRangeStart w:id="4"/>
      <w:r w:rsidR="006E74D6">
        <w:t>*</w:t>
      </w:r>
      <w:commentRangeEnd w:id="4"/>
      <w:r w:rsidR="006E74D6">
        <w:rPr>
          <w:rStyle w:val="CommentReference"/>
        </w:rPr>
        <w:commentReference w:id="4"/>
      </w:r>
      <w:r w:rsidR="006E74D6">
        <w:t>.</w:t>
      </w:r>
      <w:r w:rsidR="003A176D">
        <w:t xml:space="preserve"> </w:t>
      </w:r>
      <w:r w:rsidR="006E74D6">
        <w:t>Metagenomics, i</w:t>
      </w:r>
      <w:r w:rsidR="00F04E37">
        <w:t xml:space="preserve">n contrast, </w:t>
      </w:r>
      <w:r w:rsidR="00F04E37" w:rsidRPr="003F26B6">
        <w:t>﻿</w:t>
      </w:r>
      <w:r w:rsidR="00F04E37">
        <w:t xml:space="preserve">could give a </w:t>
      </w:r>
      <w:r w:rsidR="00F04E37" w:rsidRPr="003F26B6">
        <w:t xml:space="preserve">broader insight into </w:t>
      </w:r>
      <w:r w:rsidR="00F04E37">
        <w:t xml:space="preserve">overall </w:t>
      </w:r>
      <w:r w:rsidR="00F04E37" w:rsidRPr="003F26B6">
        <w:t>community</w:t>
      </w:r>
      <w:r w:rsidR="00F04E37">
        <w:t xml:space="preserve"> structures and </w:t>
      </w:r>
      <w:proofErr w:type="gramStart"/>
      <w:r w:rsidR="00F04E37">
        <w:t>functions, since</w:t>
      </w:r>
      <w:proofErr w:type="gramEnd"/>
      <w:r w:rsidR="00F04E37">
        <w:t xml:space="preserve"> it targets all genes of all present organisms</w:t>
      </w:r>
      <w:r w:rsidR="003A176D">
        <w:t>.</w:t>
      </w:r>
    </w:p>
    <w:p w14:paraId="6443FD3F" w14:textId="77777777" w:rsidR="002E3B8F" w:rsidRDefault="002E3B8F" w:rsidP="00604EFB">
      <w:pPr>
        <w:spacing w:line="360" w:lineRule="auto"/>
        <w:ind w:firstLine="720"/>
        <w:jc w:val="both"/>
      </w:pPr>
    </w:p>
    <w:p w14:paraId="308903F1" w14:textId="31A3682F" w:rsidR="0099336C" w:rsidRDefault="00AD7CE8" w:rsidP="00B70BE0">
      <w:pPr>
        <w:spacing w:line="360" w:lineRule="auto"/>
        <w:ind w:firstLine="567"/>
        <w:jc w:val="both"/>
      </w:pPr>
      <w:r>
        <w:rPr>
          <w:rFonts w:ascii="Calibri" w:hAnsi="Calibri" w:cs="Calibri"/>
          <w:color w:val="000000" w:themeColor="text1"/>
        </w:rPr>
        <w:t xml:space="preserve">In this study, we compare metagenomics and total RNA-Seq </w:t>
      </w:r>
      <w:r w:rsidR="00705467">
        <w:rPr>
          <w:rFonts w:ascii="Calibri" w:hAnsi="Calibri" w:cs="Calibri"/>
          <w:color w:val="000000" w:themeColor="text1"/>
        </w:rPr>
        <w:t xml:space="preserve">in terms of their </w:t>
      </w:r>
      <w:r>
        <w:rPr>
          <w:rFonts w:ascii="Calibri" w:hAnsi="Calibri" w:cs="Calibri"/>
          <w:color w:val="000000" w:themeColor="text1"/>
        </w:rPr>
        <w:t>taxonomic profiling</w:t>
      </w:r>
      <w:r w:rsidR="00705467">
        <w:rPr>
          <w:rFonts w:ascii="Calibri" w:hAnsi="Calibri" w:cs="Calibri"/>
          <w:color w:val="000000" w:themeColor="text1"/>
        </w:rPr>
        <w:t xml:space="preserve"> </w:t>
      </w:r>
      <w:r w:rsidR="00F432C0">
        <w:rPr>
          <w:rFonts w:ascii="Calibri" w:hAnsi="Calibri" w:cs="Calibri"/>
          <w:color w:val="000000" w:themeColor="text1"/>
        </w:rPr>
        <w:t>performance</w:t>
      </w:r>
      <w:r w:rsidR="00705467">
        <w:rPr>
          <w:rFonts w:ascii="Calibri" w:hAnsi="Calibri" w:cs="Calibri"/>
          <w:color w:val="000000" w:themeColor="text1"/>
        </w:rPr>
        <w:t xml:space="preserve"> for microbial communities</w:t>
      </w:r>
      <w:r>
        <w:rPr>
          <w:rFonts w:ascii="Calibri" w:hAnsi="Calibri" w:cs="Calibri"/>
          <w:color w:val="000000" w:themeColor="text1"/>
        </w:rPr>
        <w:t xml:space="preserve">. </w:t>
      </w:r>
      <w:r w:rsidR="0064306C">
        <w:rPr>
          <w:rFonts w:ascii="Calibri" w:hAnsi="Calibri" w:cs="Calibri"/>
          <w:color w:val="000000" w:themeColor="text1"/>
        </w:rPr>
        <w:t>Several s</w:t>
      </w:r>
      <w:r w:rsidR="0026033B">
        <w:rPr>
          <w:rFonts w:ascii="Calibri" w:hAnsi="Calibri" w:cs="Calibri"/>
          <w:color w:val="000000" w:themeColor="text1"/>
        </w:rPr>
        <w:t>tudies compar</w:t>
      </w:r>
      <w:r w:rsidR="0064306C">
        <w:rPr>
          <w:rFonts w:ascii="Calibri" w:hAnsi="Calibri" w:cs="Calibri"/>
          <w:color w:val="000000" w:themeColor="text1"/>
        </w:rPr>
        <w:t>e</w:t>
      </w:r>
      <w:r w:rsidR="0026033B">
        <w:rPr>
          <w:rFonts w:ascii="Calibri" w:hAnsi="Calibri" w:cs="Calibri"/>
          <w:color w:val="000000" w:themeColor="text1"/>
        </w:rPr>
        <w:t xml:space="preserve"> </w:t>
      </w:r>
      <w:r w:rsidR="00166881">
        <w:rPr>
          <w:rFonts w:ascii="Calibri" w:hAnsi="Calibri" w:cs="Calibri"/>
          <w:color w:val="000000" w:themeColor="text1"/>
        </w:rPr>
        <w:t xml:space="preserve">the taxonomic composition of environmental microbial communities between </w:t>
      </w:r>
      <w:r w:rsidR="0026033B">
        <w:rPr>
          <w:rFonts w:ascii="Calibri" w:hAnsi="Calibri" w:cs="Calibri"/>
          <w:color w:val="000000" w:themeColor="text1"/>
        </w:rPr>
        <w:t xml:space="preserve">total RNA-Seq </w:t>
      </w:r>
      <w:r w:rsidR="00166881">
        <w:rPr>
          <w:rFonts w:ascii="Calibri" w:hAnsi="Calibri" w:cs="Calibri"/>
          <w:color w:val="000000" w:themeColor="text1"/>
        </w:rPr>
        <w:t>and</w:t>
      </w:r>
      <w:r w:rsidR="0026033B">
        <w:rPr>
          <w:rFonts w:ascii="Calibri" w:hAnsi="Calibri" w:cs="Calibri"/>
          <w:color w:val="000000" w:themeColor="text1"/>
        </w:rPr>
        <w:t xml:space="preserve"> </w:t>
      </w:r>
      <w:r w:rsidR="00166881">
        <w:rPr>
          <w:rFonts w:ascii="Calibri" w:hAnsi="Calibri" w:cs="Calibri"/>
          <w:color w:val="000000" w:themeColor="text1"/>
        </w:rPr>
        <w:t>metabarcoding</w:t>
      </w:r>
      <w:r w:rsidR="0026033B">
        <w:rPr>
          <w:rFonts w:ascii="Calibri" w:hAnsi="Calibri" w:cs="Calibri"/>
          <w:color w:val="000000" w:themeColor="text1"/>
        </w:rPr>
        <w:t xml:space="preserve"> </w:t>
      </w:r>
      <w:r w:rsidR="00B7633E">
        <w:rPr>
          <w:rFonts w:ascii="Calibri" w:hAnsi="Calibri" w:cs="Calibri"/>
          <w:color w:val="000000" w:themeColor="text1"/>
        </w:rPr>
        <w:fldChar w:fldCharType="begin" w:fldLock="1"/>
      </w:r>
      <w:r w:rsidR="0062354A">
        <w:rPr>
          <w:rFonts w:ascii="Calibri" w:hAnsi="Calibri" w:cs="Calibri"/>
          <w:color w:val="000000" w:themeColor="text1"/>
        </w:rPr>
        <w:instrText>ADDIN CSL_CITATION {"citationItems":[{"id":"ITEM-1","itemData":{"DOI":"10.3389/fmicb.2018.00093","ISSN":"1664302X","abstract":"Intertidal mudflats are land-sea interaction areas and play important roles in global nutrient cycles. However, a comprehensive understanding of microbial communities in these mudflats remains elusive. In this study, mudflat sediment samples from the Dongtan wetland of Chongming Island, the largest alluvial island in the world, were collected. Using a modified metatranscriptomic method, the depth-wise distributions of potentially active microbial communities were investigated based on small subunit ribosomal RNA (SSU rRNA) sequences. Multiple environmental factors were also measured and analyzed in conjunction with the prokaryotic composition profiles. A prokaryotic diversity analysis based on the metatranscriptome datasets revealed two or threefold higher diversity indices (associated with potentially active microbes participating in biogeochemical processes in Dongtan) compared with the diversity indices based on 16S rRNA gene amplicons. Bacteria were numerically dominant relative to archaea, and the potentially active prokaryotic taxa were mostly assigned to the bacterial phyla Chloroflexi, Acidobacteria, and Bacteroidetes and the classes Delta- and Gamma-proteobacteria, along with the archaeal lineages phylum Bathyarchaeota and the order Thermoplasmatales. The total nitrogen and carbon content of the sediment samples were environmental factors that significantly affected the depth-wise distributions of both bacterial and archaeal communities. Furthermore, the activity of potentially active taxa (including the prevalent order Desulfobacterales and family Anaerolineaceae) appeared to be significantly underestimated by PCR-based methods, notably at the DNA level, and indicates that using normal PCR amplification of DNA limits the study of potential microbial activity. This is the first study of potentially active microbial communities in depth-wise sediments from Dongtan. The improved knowledge of microbial communities in Dongtan provides a foundation for exploring biogeochemical cycling and microbial functions.","author":[{"dropping-particle":"","family":"Yan","given":"Yong Wei","non-dropping-particle":"","parse-names":false,"suffix":""},{"dropping-particle":"","family":"Jiang","given":"Qiu Yue","non-dropping-particle":"","parse-names":false,"suffix":""},{"dropping-particle":"","family":"Wang","given":"Jian Gong","non-dropping-particle":"","parse-names":false,"suffix":""},{"dropping-particle":"","family":"Zhu","given":"Ting","non-dropping-particle":"","parse-names":false,"suffix":""},{"dropping-particle":"","family":"Zou","given":"Bin","non-dropping-particle":"","parse-names":false,"suffix":""},{"dropping-particle":"","family":"Qiu","given":"Qiong Fen","non-dropping-particle":"","parse-names":false,"suffix":""},{"dropping-particle":"","family":"Quan","given":"Zhe Xue","non-dropping-particle":"","parse-names":false,"suffix":""}],"container-title":"Frontiers in Microbiology","id":"ITEM-1","issue":"JAN","issued":{"date-parts":[["2018"]]},"page":"1-15","title":"Microbial communities and diversities in mudflat sediments analyzed using a modified metatranscriptomic method","type":"article-journal","volume":"9"},"uris":["http://www.mendeley.com/documents/?uuid=48d119f4-668e-4c48-ba6b-e2a20dde06c6"]},{"id":"ITEM-2","itemData":{"DOI":"10.1111/j.1574-6941.2011.01138.x","ISSN":"01686496","PMID":"21627670","abstract":"DNA sequencing technology has proven very valuable for analysing the microbiota of poorly accessible ecosystems such as hydrothermal vents. Using a combination of amplicon and shotgun sequencing of small-subunit rRNA and its gene, we examined the composition and diversity of microbial communities from the recently discovered Jan Mayen vent field, located on Mohn's Ridge in the Norwegian-Greenland Sea. The communities were dominated by the epsilonproteobacterial genera Sulfurimonas and Sulfurovum. These are mesophiles involved in sulphur metabolism and typically found in vent fluid mixing zones. Composition and diversity predictions differed systematically between extracted DNA and RNA samples as well as between amplicon and shotgun sequencing. These differences were more substantial than those between two biological replicates. Amplicon vs. shotgun sequencing differences could be explained to a large extent by bias introduced during PCR, caused by preferential primer-template annealing, while DNA vs. RNA differences were thought to be caused by differences between the activity levels of taxa. Further, predicted diversity from RNA samples was consistently lower than that from DNA. In summary, this study illustrates how different methods can provide complementary ecological insights. © 2011 Federation of European Microbiological Societies. Published by Blackwell Publishing Ltd.","author":[{"dropping-particle":"","family":"Lanzén","given":"Anders","non-dropping-particle":"","parse-names":false,"suffix":""},{"dropping-particle":"","family":"Jørgensen","given":"Steffen L.","non-dropping-particle":"","parse-names":false,"suffix":""},{"dropping-particle":"","family":"Bengtsson","given":"Mia M.","non-dropping-particle":"","parse-names":false,"suffix":""},{"dropping-particle":"","family":"Jonassen","given":"Inge","non-dropping-particle":"","parse-names":false,"suffix":""},{"dropping-particle":"","family":"Øvreås","given":"Lise","non-dropping-particle":"","parse-names":false,"suffix":""},{"dropping-particle":"","family":"Urich","given":"Tim","non-dropping-particle":"","parse-names":false,"suffix":""}],"container-title":"FEMS Microbiology Ecology","id":"ITEM-2","issue":"3","issued":{"date-parts":[["2011"]]},"page":"577-589","title":"Exploring the composition and diversity of microbial communities at the Jan Mayen hydrothermal vent field using RNA and DNA","type":"article-journal","volume":"77"},"uris":["http://www.mendeley.com/documents/?uuid=88f225f8-18de-463b-a2e5-b97d63f7cae3"]}],"mendeley":{"formattedCitation":"(Lanzén et al., 2011; Yan et al., 2018)","plainTextFormattedCitation":"(Lanzén et al., 2011; Yan et al., 2018)","previouslyFormattedCitation":"(Lanzén et al., 2011; Yan et al., 2018)"},"properties":{"noteIndex":0},"schema":"https://github.com/citation-style-language/schema/raw/master/csl-citation.json"}</w:instrText>
      </w:r>
      <w:r w:rsidR="00B7633E">
        <w:rPr>
          <w:rFonts w:ascii="Calibri" w:hAnsi="Calibri" w:cs="Calibri"/>
          <w:color w:val="000000" w:themeColor="text1"/>
        </w:rPr>
        <w:fldChar w:fldCharType="separate"/>
      </w:r>
      <w:r w:rsidR="007077D7" w:rsidRPr="007077D7">
        <w:rPr>
          <w:rFonts w:ascii="Calibri" w:hAnsi="Calibri" w:cs="Calibri"/>
          <w:noProof/>
          <w:color w:val="000000" w:themeColor="text1"/>
        </w:rPr>
        <w:t>(Lanzén et al., 2011; Yan et al., 2018)</w:t>
      </w:r>
      <w:r w:rsidR="00B7633E">
        <w:rPr>
          <w:rFonts w:ascii="Calibri" w:hAnsi="Calibri" w:cs="Calibri"/>
          <w:color w:val="000000" w:themeColor="text1"/>
        </w:rPr>
        <w:fldChar w:fldCharType="end"/>
      </w:r>
      <w:r w:rsidR="0026033B">
        <w:rPr>
          <w:rFonts w:ascii="Calibri" w:hAnsi="Calibri" w:cs="Calibri"/>
          <w:color w:val="000000" w:themeColor="text1"/>
        </w:rPr>
        <w:t xml:space="preserve"> </w:t>
      </w:r>
      <w:r w:rsidR="00166881">
        <w:rPr>
          <w:rFonts w:ascii="Calibri" w:hAnsi="Calibri" w:cs="Calibri"/>
          <w:color w:val="000000" w:themeColor="text1"/>
        </w:rPr>
        <w:t>respectively</w:t>
      </w:r>
      <w:r w:rsidR="0026033B">
        <w:rPr>
          <w:rFonts w:ascii="Calibri" w:hAnsi="Calibri" w:cs="Calibri"/>
          <w:color w:val="000000" w:themeColor="text1"/>
        </w:rPr>
        <w:t xml:space="preserve"> metagenomics</w:t>
      </w:r>
      <w:r w:rsidR="00166881">
        <w:rPr>
          <w:rFonts w:ascii="Calibri" w:hAnsi="Calibri" w:cs="Calibri"/>
          <w:color w:val="000000" w:themeColor="text1"/>
        </w:rPr>
        <w:t xml:space="preserve"> </w:t>
      </w:r>
      <w:r w:rsidR="004A37AA">
        <w:rPr>
          <w:rFonts w:ascii="Calibri" w:hAnsi="Calibri" w:cs="Calibri"/>
          <w:color w:val="000000" w:themeColor="text1"/>
        </w:rPr>
        <w:fldChar w:fldCharType="begin" w:fldLock="1"/>
      </w:r>
      <w:r w:rsidR="007077D7">
        <w:rPr>
          <w:rFonts w:ascii="Calibri" w:hAnsi="Calibri" w:cs="Calibri"/>
          <w:color w:val="000000" w:themeColor="text1"/>
        </w:rPr>
        <w:instrText>ADDIN CSL_CITATION {"citationItems":[{"id":"ITEM-1","itemData":{"DOI":"10.1111/1462-2920.12283","ISSN":"14622920","PMID":"24112684","abstract":"Deep-sea hydrothermal vents are unique environments on Earth, as they host chemosynthetic ecosystems fuelled by geochemical energy with chemolithoautotrophic microorganisms at the basis of the food webs. Whereas discrete high-temperature venting systems have been studied extensively, the microbiotas associated with low-temperature diffuse venting are not well understood. We analysed the structure and functioning of microbial communities in two diffuse venting sediments from the Jan Mayen vent fields in the Norwegian-Greenland Sea, applying an integrated 'omics' approach combining metatranscriptomics, metaproteomics and metagenomics. Polymerase chain reaction-independent three-domain community profiling showed that the two sediments hosted highly similar communities dominated by Epsilonproteobacteria, Deltaproteobacteria and Gammaproteobacteria, besides ciliates, nematodes and various archaeal taxa. Active metabolic pathways were identified through transcripts and peptides, with genes of sulphur and methane oxidation, and carbon fixation pathways highly expressed, in addition to genes of aerobic and anaerobic (nitrate and sulphate) respiratory chains. High expression of chemotaxis and flagella genes reflected a lifestyle in a dynamic habitat rich in physico-chemical gradients. The major metabolic pathways could be assigned to distinct taxonomic groups, thus enabling hypotheses about the function of the different prokaryotic and eukaryotic taxa. This study advances our understanding of the functioning of microbial communities in diffuse hydrothermal venting sediments. © 2013 Society for Applied Microbiology and John Wiley &amp; Sons Ltd.","author":[{"dropping-particle":"","family":"Urich","given":"Tim","non-dropping-particle":"","parse-names":false,"suffix":""},{"dropping-particle":"","family":"Lanzén","given":"Anders","non-dropping-particle":"","parse-names":false,"suffix":""},{"dropping-particle":"","family":"Stokke","given":"Runar","non-dropping-particle":"","parse-names":false,"suffix":""},{"dropping-particle":"","family":"Pedersen","given":"Rolf B.","non-dropping-particle":"","parse-names":false,"suffix":""},{"dropping-particle":"","family":"Bayer","given":"Christoph","non-dropping-particle":"","parse-names":false,"suffix":""},{"dropping-particle":"","family":"Thorseth","given":"Ingunn H.","non-dropping-particle":"","parse-names":false,"suffix":""},{"dropping-particle":"","family":"Schleper","given":"Christa","non-dropping-particle":"","parse-names":false,"suffix":""},{"dropping-particle":"","family":"Steen","given":"Ida H.","non-dropping-particle":"","parse-names":false,"suffix":""},{"dropping-particle":"","family":"Øvreas","given":"Lise","non-dropping-particle":"","parse-names":false,"suffix":""}],"container-title":"Environmental Microbiology","id":"ITEM-1","issue":"9","issued":{"date-parts":[["2014"]]},"page":"2699-2710","title":"Microbial community structure and functioning in marine sediments associated with diffuse hydrothermal venting assessed by integrated meta-omics","type":"article-journal","volume":"16"},"uris":["http://www.mendeley.com/documents/?uuid=b6361a61-364f-4a8c-a71c-bff996f74c6b"]},{"id":"ITEM-2","itemData":{"DOI":"10.1038/ismej.2010.189","ISSN":"17517362","abstract":"As part of an ongoing survey of microbial community gene expression in the ocean, we sequenced and compared 38 Mbp of community transcriptomes and 157 Mbp of community genomes from four bacterioplankton samples, along a defined depth profile at Station ALOHA in North Pacific subtropical gyre (NPSG). Taxonomic analysis suggested that the samples were dominated by three taxa: Prochlorales, Consistiales and Cenarchaeales, which comprised 36-69% and 29-63% of the annotated sequences in the four DNA and four cDNA libraries, respectively. The relative abundance of these taxonomic groups was sometimes very different in the DNA and cDNA libraries, suggesting differential relative transcriptional activities per cell. For example, the 125 m sample genomic library was dominated by Pelagibacter (36% of sequence reads), which contributed fewer sequences to the community transcriptome (11%). Functional characterization of highly expressed genes suggested taxon-specific contributions to specific biogeochemical processes. Examples included Roseobacter relatives involved in aerobic anoxygenic phototrophy at 75 m, and an unexpected contribution of low abundance Crenarchaea to ammonia oxidation at 125 m. Read recruitment using reference microbial genomes indicated depth-specific partitioning of coexisting microbial populations, highlighted by a transcriptionally active high-light-like Prochlorococcus population in the bottom of the photic zone. Additionally, nutrient-uptake genes dominated Pelagibacter transcripts, with apparent enrichment for certain transporter types (for example, the C4-dicarboxylate transport system) over others (for example, phosphate transporters). In total, the data support the utility of coupled DNA and cDNA analyses for describing taxonomic and functional attributes of microbial communities in their natural habitats. © 2011 International Society for Microbial Ecology. All rights reserved.","author":[{"dropping-particle":"","family":"Shi","given":"Yanmei","non-dropping-particle":"","parse-names":false,"suffix":""},{"dropping-particle":"","family":"Tyson","given":"Gene W.","non-dropping-particle":"","parse-names":false,"suffix":""},{"dropping-particle":"","family":"Eppley","given":"John M.","non-dropping-particle":"","parse-names":false,"suffix":""},{"dropping-particle":"","family":"Delong","given":"Edward F.","non-dropping-particle":"","parse-names":false,"suffix":""}],"container-title":"ISME Journal","id":"ITEM-2","issue":"6","issued":{"date-parts":[["2011"]]},"page":"999-1013","publisher":"Nature Publishing Group","title":"Integrated metatranscriptomic and metagenomic analyses of stratified microbial assemblages in the open ocean","type":"article-journal","volume":"5"},"uris":["http://www.mendeley.com/documents/?uuid=15f23d35-35d5-4ffb-9db3-7bbefa803632"]},{"id":"ITEM-3","itemData":{"DOI":"10.1111/j.1574-6941.2011.01138.x","ISSN":"01686496","PMID":"21627670","abstract":"DNA sequencing technology has proven very valuable for analysing the microbiota of poorly accessible ecosystems such as hydrothermal vents. Using a combination of amplicon and shotgun sequencing of small-subunit rRNA and its gene, we examined the composition and diversity of microbial communities from the recently discovered Jan Mayen vent field, located on Mohn's Ridge in the Norwegian-Greenland Sea. The communities were dominated by the epsilonproteobacterial genera Sulfurimonas and Sulfurovum. These are mesophiles involved in sulphur metabolism and typically found in vent fluid mixing zones. Composition and diversity predictions differed systematically between extracted DNA and RNA samples as well as between amplicon and shotgun sequencing. These differences were more substantial than those between two biological replicates. Amplicon vs. shotgun sequencing differences could be explained to a large extent by bias introduced during PCR, caused by preferential primer-template annealing, while DNA vs. RNA differences were thought to be caused by differences between the activity levels of taxa. Further, predicted diversity from RNA samples was consistently lower than that from DNA. In summary, this study illustrates how different methods can provide complementary ecological insights. © 2011 Federation of European Microbiological Societies. Published by Blackwell Publishing Ltd.","author":[{"dropping-particle":"","family":"Lanzén","given":"Anders","non-dropping-particle":"","parse-names":false,"suffix":""},{"dropping-particle":"","family":"Jørgensen","given":"Steffen L.","non-dropping-particle":"","parse-names":false,"suffix":""},{"dropping-particle":"","family":"Bengtsson","given":"Mia M.","non-dropping-particle":"","parse-names":false,"suffix":""},{"dropping-particle":"","family":"Jonassen","given":"Inge","non-dropping-particle":"","parse-names":false,"suffix":""},{"dropping-particle":"","family":"Øvreås","given":"Lise","non-dropping-particle":"","parse-names":false,"suffix":""},{"dropping-particle":"","family":"Urich","given":"Tim","non-dropping-particle":"","parse-names":false,"suffix":""}],"container-title":"FEMS Microbiology Ecology","id":"ITEM-3","issue":"3","issued":{"date-parts":[["2011"]]},"page":"577-589","title":"Exploring the composition and diversity of microbial communities at the Jan Mayen hydrothermal vent field using RNA and DNA","type":"article-journal","volume":"77"},"uris":["http://www.mendeley.com/documents/?uuid=88f225f8-18de-463b-a2e5-b97d63f7cae3"]}],"mendeley":{"formattedCitation":"(Lanzén et al., 2011; Shi et al., 2011; Urich et al., 2014)","plainTextFormattedCitation":"(Lanzén et al., 2011; Shi et al., 2011; Urich et al., 2014)","previouslyFormattedCitation":"(Lanzén et al., 2011; Shi et al., 2011; Urich et al., 2014)"},"properties":{"noteIndex":0},"schema":"https://github.com/citation-style-language/schema/raw/master/csl-citation.json"}</w:instrText>
      </w:r>
      <w:r w:rsidR="004A37AA">
        <w:rPr>
          <w:rFonts w:ascii="Calibri" w:hAnsi="Calibri" w:cs="Calibri"/>
          <w:color w:val="000000" w:themeColor="text1"/>
        </w:rPr>
        <w:fldChar w:fldCharType="separate"/>
      </w:r>
      <w:r w:rsidR="004A37AA" w:rsidRPr="004A37AA">
        <w:rPr>
          <w:rFonts w:ascii="Calibri" w:hAnsi="Calibri" w:cs="Calibri"/>
          <w:noProof/>
          <w:color w:val="000000" w:themeColor="text1"/>
        </w:rPr>
        <w:t>(Lanzén et al., 2011; Shi et al., 2011; Urich et al., 2014)</w:t>
      </w:r>
      <w:r w:rsidR="004A37AA">
        <w:rPr>
          <w:rFonts w:ascii="Calibri" w:hAnsi="Calibri" w:cs="Calibri"/>
          <w:color w:val="000000" w:themeColor="text1"/>
        </w:rPr>
        <w:fldChar w:fldCharType="end"/>
      </w:r>
      <w:r w:rsidR="0064306C">
        <w:rPr>
          <w:rFonts w:ascii="Calibri" w:hAnsi="Calibri" w:cs="Calibri"/>
          <w:color w:val="000000" w:themeColor="text1"/>
        </w:rPr>
        <w:t>. However,</w:t>
      </w:r>
      <w:r w:rsidR="00705467">
        <w:rPr>
          <w:rFonts w:ascii="Calibri" w:hAnsi="Calibri" w:cs="Calibri"/>
          <w:color w:val="000000" w:themeColor="text1"/>
        </w:rPr>
        <w:t xml:space="preserve"> to our knowledge</w:t>
      </w:r>
      <w:r w:rsidR="0064306C">
        <w:rPr>
          <w:rFonts w:ascii="Calibri" w:hAnsi="Calibri" w:cs="Calibri"/>
          <w:color w:val="000000" w:themeColor="text1"/>
        </w:rPr>
        <w:t>,</w:t>
      </w:r>
      <w:r w:rsidR="00705467">
        <w:rPr>
          <w:rFonts w:ascii="Calibri" w:hAnsi="Calibri" w:cs="Calibri"/>
          <w:color w:val="000000" w:themeColor="text1"/>
        </w:rPr>
        <w:t xml:space="preserve"> </w:t>
      </w:r>
      <w:r w:rsidR="00E6242F">
        <w:rPr>
          <w:rFonts w:ascii="Calibri" w:hAnsi="Calibri" w:cs="Calibri"/>
          <w:color w:val="000000" w:themeColor="text1"/>
        </w:rPr>
        <w:t xml:space="preserve">a </w:t>
      </w:r>
      <w:r w:rsidR="00705467">
        <w:rPr>
          <w:rFonts w:ascii="Calibri" w:hAnsi="Calibri" w:cs="Calibri"/>
          <w:color w:val="000000" w:themeColor="text1"/>
        </w:rPr>
        <w:t>controlled</w:t>
      </w:r>
      <w:r w:rsidR="00E6242F">
        <w:rPr>
          <w:rFonts w:ascii="Calibri" w:hAnsi="Calibri" w:cs="Calibri"/>
          <w:color w:val="000000" w:themeColor="text1"/>
        </w:rPr>
        <w:t>, mock community-based</w:t>
      </w:r>
      <w:r w:rsidR="00705467">
        <w:rPr>
          <w:rFonts w:ascii="Calibri" w:hAnsi="Calibri" w:cs="Calibri"/>
          <w:color w:val="000000" w:themeColor="text1"/>
        </w:rPr>
        <w:t xml:space="preserve"> comparison of </w:t>
      </w:r>
      <w:r w:rsidR="00166881">
        <w:rPr>
          <w:rFonts w:ascii="Calibri" w:hAnsi="Calibri" w:cs="Calibri"/>
          <w:color w:val="000000" w:themeColor="text1"/>
        </w:rPr>
        <w:t xml:space="preserve">total RNA-Seq and metagenomics for </w:t>
      </w:r>
      <w:r w:rsidR="007077D7">
        <w:rPr>
          <w:rFonts w:ascii="Calibri" w:hAnsi="Calibri" w:cs="Calibri"/>
          <w:color w:val="000000" w:themeColor="text1"/>
        </w:rPr>
        <w:t xml:space="preserve">taxonomic profiling of </w:t>
      </w:r>
      <w:r w:rsidR="00166881">
        <w:rPr>
          <w:rFonts w:ascii="Calibri" w:hAnsi="Calibri" w:cs="Calibri"/>
          <w:color w:val="000000" w:themeColor="text1"/>
        </w:rPr>
        <w:t>microbial communiti</w:t>
      </w:r>
      <w:r w:rsidR="007077D7">
        <w:rPr>
          <w:rFonts w:ascii="Calibri" w:hAnsi="Calibri" w:cs="Calibri"/>
          <w:color w:val="000000" w:themeColor="text1"/>
        </w:rPr>
        <w:t>es</w:t>
      </w:r>
      <w:r w:rsidR="00166881">
        <w:rPr>
          <w:rFonts w:ascii="Calibri" w:hAnsi="Calibri" w:cs="Calibri"/>
          <w:color w:val="000000" w:themeColor="text1"/>
        </w:rPr>
        <w:t xml:space="preserve"> is lacking</w:t>
      </w:r>
      <w:r w:rsidR="002E3B8F">
        <w:rPr>
          <w:rFonts w:ascii="Calibri" w:hAnsi="Calibri" w:cs="Calibri"/>
          <w:color w:val="000000" w:themeColor="text1"/>
        </w:rPr>
        <w:t xml:space="preserve">. This includes </w:t>
      </w:r>
      <w:r w:rsidR="00ED5741">
        <w:rPr>
          <w:rFonts w:ascii="Calibri" w:hAnsi="Calibri" w:cs="Calibri"/>
          <w:color w:val="000000" w:themeColor="text1"/>
        </w:rPr>
        <w:t xml:space="preserve"> </w:t>
      </w:r>
      <w:r w:rsidR="0010011E">
        <w:rPr>
          <w:rFonts w:ascii="Calibri" w:hAnsi="Calibri" w:cs="Calibri"/>
          <w:color w:val="000000" w:themeColor="text1"/>
        </w:rPr>
        <w:t xml:space="preserve">extensive testing of </w:t>
      </w:r>
      <w:r w:rsidR="00B15E8D">
        <w:rPr>
          <w:rFonts w:ascii="Calibri" w:hAnsi="Calibri" w:cs="Calibri"/>
          <w:color w:val="000000" w:themeColor="text1"/>
        </w:rPr>
        <w:t>data processing</w:t>
      </w:r>
      <w:r w:rsidR="0010011E">
        <w:rPr>
          <w:rFonts w:ascii="Calibri" w:hAnsi="Calibri" w:cs="Calibri"/>
          <w:color w:val="000000" w:themeColor="text1"/>
        </w:rPr>
        <w:t xml:space="preserve"> </w:t>
      </w:r>
      <w:r w:rsidR="006E74D6">
        <w:rPr>
          <w:rFonts w:ascii="Calibri" w:hAnsi="Calibri" w:cs="Calibri"/>
          <w:color w:val="000000" w:themeColor="text1"/>
        </w:rPr>
        <w:t>tools</w:t>
      </w:r>
      <w:r w:rsidR="002E3B8F">
        <w:rPr>
          <w:rFonts w:ascii="Calibri" w:hAnsi="Calibri" w:cs="Calibri"/>
          <w:color w:val="000000" w:themeColor="text1"/>
        </w:rPr>
        <w:t xml:space="preserve">, which is essential since results </w:t>
      </w:r>
      <w:r w:rsidR="006E74D6">
        <w:rPr>
          <w:rFonts w:ascii="Calibri" w:hAnsi="Calibri" w:cs="Calibri"/>
          <w:color w:val="000000" w:themeColor="text1"/>
        </w:rPr>
        <w:t>based on</w:t>
      </w:r>
      <w:r w:rsidR="002E3B8F">
        <w:rPr>
          <w:rFonts w:ascii="Calibri" w:hAnsi="Calibri" w:cs="Calibri"/>
          <w:color w:val="000000" w:themeColor="text1"/>
        </w:rPr>
        <w:t xml:space="preserve"> </w:t>
      </w:r>
      <w:r w:rsidR="00050BEA">
        <w:rPr>
          <w:rFonts w:ascii="Calibri" w:hAnsi="Calibri" w:cs="Calibri"/>
          <w:color w:val="000000" w:themeColor="text1"/>
        </w:rPr>
        <w:t>High-Throughput S</w:t>
      </w:r>
      <w:r w:rsidR="002E3B8F">
        <w:rPr>
          <w:rFonts w:ascii="Calibri" w:hAnsi="Calibri" w:cs="Calibri"/>
          <w:color w:val="000000" w:themeColor="text1"/>
        </w:rPr>
        <w:t xml:space="preserve">equencing data are heavily </w:t>
      </w:r>
      <w:r w:rsidR="00050BEA">
        <w:rPr>
          <w:rFonts w:ascii="Calibri" w:hAnsi="Calibri" w:cs="Calibri"/>
          <w:color w:val="000000" w:themeColor="text1"/>
        </w:rPr>
        <w:t>influenced</w:t>
      </w:r>
      <w:r w:rsidR="006E74D6">
        <w:rPr>
          <w:rFonts w:ascii="Calibri" w:hAnsi="Calibri" w:cs="Calibri"/>
          <w:color w:val="000000" w:themeColor="text1"/>
        </w:rPr>
        <w:t xml:space="preserve"> by these tools</w:t>
      </w:r>
      <w:r w:rsidR="002E3B8F">
        <w:rPr>
          <w:rFonts w:ascii="Calibri" w:hAnsi="Calibri" w:cs="Calibri"/>
          <w:color w:val="000000" w:themeColor="text1"/>
        </w:rPr>
        <w:t xml:space="preserve"> </w:t>
      </w:r>
      <w:r w:rsidR="00711B9E">
        <w:fldChar w:fldCharType="begin" w:fldLock="1"/>
      </w:r>
      <w:r w:rsidR="00711B9E">
        <w:instrText>ADDIN CSL_CITATION {"citationItems":[{"id":"ITEM-1","itemData":{"DOI":"10.1038/s41579-018-0029-9","ISBN":"4157901800","ISSN":"1740-1534","author":[{"dropping-particle":"","family":"Knight","given":"Rob","non-dropping-particle":"","parse-names":false,"suffix":""},{"dropping-particle":"","family":"Navas","given":"Jose","non-dropping-particle":"","parse-names":false,"suffix":""},{"dropping-particle":"","family":"Quinn","given":"Robert A","non-dropping-particle":"","parse-names":false,"suffix":""},{"dropping-particle":"","family":"Sanders","given":"Jon G","non-dropping-particle":"","parse-names":false,"suffix":""},{"dropping-particle":"","family":"Zhu","given":"Qiyun","non-dropping-particle":"","parse-names":false,"suffix":""}],"container-title":"Nature Reviews Microbiology","id":"ITEM-1","issued":{"date-parts":[["2018"]]},"publisher":"Springer US","title":"Best practices for analysing microbiomes","type":"article-journal"},"uris":["http://www.mendeley.com/documents/?uuid=b3fc8cae-d730-44df-a2f6-7d9f85cba60a"]},{"id":"ITEM-2","itemData":{"DOI":"10.1038/nbt.3935","ISSN":"15461696","PMID":"28898207","abstract":"Diverse microbial communities of bacteria, archaea, viruses and single-celled eukaryotes have crucial roles in the environment and in human health. However, microbes are frequently difficult to culture in the laboratory, which can confound cataloging of members and understanding of how communities function. High-throughput sequencing technologies and a suite of computational pipelines have been combined into shotgun metagenomics methods that have transformed microbiology. Still, computational approaches to overcome the challenges that affect both assembly-based and mapping-based metagenomic profiling, particularly of high-complexity samples or environments containing organisms with limited similarity to sequenced genomes, are needed. Understanding the functions and characterizing specific strains of these communities offers biotechnological promise in therapeutic discovery and innovative ways to synthesize products using microbial factories and can pinpoint the contributions of microorganisms to planetary, animal and human health.","author":[{"dropping-particle":"","family":"Quince","given":"Christopher","non-dropping-particle":"","parse-names":false,"suffix":""},{"dropping-particle":"","family":"Walker","given":"Alan W.","non-dropping-particle":"","parse-names":false,"suffix":""},{"dropping-particle":"","family":"Simpson","given":"Jared T.","non-dropping-particle":"","parse-names":false,"suffix":""},{"dropping-particle":"","family":"Loman","given":"Nicholas J.","non-dropping-particle":"","parse-names":false,"suffix":""},{"dropping-particle":"","family":"Segata","given":"Nicola","non-dropping-particle":"","parse-names":false,"suffix":""}],"container-title":"Nature Biotechnology","id":"ITEM-2","issue":"9","issued":{"date-parts":[["2017"]]},"page":"833-844","title":"Shotgun metagenomics, from sampling to analysis","type":"article-journal","volume":"35"},"uris":["http://www.mendeley.com/documents/?uuid=129e7328-0ff5-4a4a-883f-e12061863c72"]},{"id":"ITEM-3","itemData":{"DOI":"10.4137/BBI.S34610","ISSN":"11779322","abstract":"The human intestinal microbiome is a microbial ecosystem that expresses as many as 100 times more genes than the human host, thereby constituting an important component of the human holobiome, which contributes to multiple health and disease processes. As most commensal species are difficult or impossible to culture, genomic characterization of microbiome composition and function, under various environmental conditions, comprises a central tool in understanding its roles in health and disease. The first decade of microbiome research was mainly characterized by usage of DNA sequencing--based 16S rDNA and shotgun metagenome sequencing, allowing for the elucidation of microbial composition and genome structure. Technological advances in RNA-seq have recently provided us with an ability to gain insight into the genes that are actively expressed in complex bacterial communities, enabling the elucidation of the functional changes that dictate the microbiome functions at given contexts, its interactions with the host, and functional alterations that accompany the conversion of a healthy microbiome toward a disease-driving configuration. Here, we highlight some of the key metatranscriptomics strategies that are implemented to determine microbiota gene expression and its regulation and discuss the advantages and potential challenges associated with these approaches.","author":[{"dropping-particle":"","family":"Bashiardes","given":"Stavros","non-dropping-particle":"","parse-names":false,"suffix":""},{"dropping-particle":"","family":"Zilberman-Schapira","given":"Gili","non-dropping-particle":"","parse-names":false,"suffix":""},{"dropping-particle":"","family":"Elinav","given":"Eran","non-dropping-particle":"","parse-names":false,"suffix":""}],"container-title":"Bioinformatics and Biology Insights","id":"ITEM-3","issued":{"date-parts":[["2016"]]},"page":"19-25","title":"Use of metatranscriptomics in microbiome research","type":"article-journal","volume":"10"},"uris":["http://www.mendeley.com/documents/?uuid=97008a7a-83af-4b18-872b-4063fd6a5c8b"]},{"id":"ITEM-4","itemData":{"DOI":"10.3389/fgene.2019.00904","ISSN":"16648021","abstract":"Sequencing-based analyses of microbiomes have traditionally focused on addressing the question of community membership and profiling taxonomic abundance through amplicon sequencing of 16 rRNA genes. More recently, shotgun metagenomics, which involves the random sequencing of all genomic content of a microbiome, has dominated this arena due to advancements in sequencing technology throughput and capability to profile genes as well as microbiome membership. While these methods have revealed a great number of insights into a wide variety of microbiomes, both of these approaches only describe the presence of organisms or genes, and not whether they are active members of the microbiome. To obtain deeper insights into how a microbial community responds over time to their changing environmental conditions, microbiome scientists are beginning to employ large-scale metatranscriptomics approaches. Here, we present a comprehensive review on computational metatranscriptomics approaches to study microbial community transcriptomes. We review the major advancements in this burgeoning field, compare strengths and weaknesses to other microbiome analysis methods, list available tools and workflows, and describe use cases and limitations of this method. We envision that this field will continue to grow exponentially, as will the scope of projects (e.g. longitudinal studies of community transcriptional responses to perturbations over time) and the resulting data. This review will provide a list of options for computational analysis of these data and will highlight areas in need of development.","author":[{"dropping-particle":"","family":"Shakya","given":"Migun","non-dropping-particle":"","parse-names":false,"suffix":""},{"dropping-particle":"","family":"Lo","given":"Chien Chi","non-dropping-particle":"","parse-names":false,"suffix":""},{"dropping-particle":"","family":"Chain","given":"Patrick S.G.","non-dropping-particle":"","parse-names":false,"suffix":""}],"container-title":"Frontiers in Genetics","id":"ITEM-4","issue":"SEP","issued":{"date-parts":[["2019"]]},"page":"1-10","title":"Advances and challenges in metatranscriptomic analysis","type":"article-journal","volume":"10"},"uris":["http://www.mendeley.com/documents/?uuid=63126242-9845-41c2-a81d-a069771ab36b"]},{"id":"ITEM-5","itemData":{"DOI":"10.1186/s13059-017-1299-7","ISSN":"1474760X","abstract":"Background: One of the main challenges in metagenomics is the identification of microorganisms in clinical and environmental samples. While an extensive and heterogeneous set of computational tools is available to classify microorganisms using whole-genome shotgun sequencing data, comprehensive comparisons of these methods are limited. Results: In this study, we use the largest-to-date set of laboratory-generated and simulated controls across 846 species to evaluate the performance of 11 metagenomic classifiers. Tools were characterized on the basis of their ability to identify taxa at the genus, species, and strain levels, quantify relative abundances of taxa, and classify individual reads to the species level. Strikingly, the number of species identified by the 11 tools can differ by over three orders of magnitude on the same datasets. Various strategies can ameliorate taxonomic misclassification, including abundance filtering, ensemble approaches, and tool intersection. Nevertheless, these strategies were often insufficient to completely eliminate false positives from environmental samples, which are especially important where they concern medically relevant species. Overall, pairing tools with different classification strategies (k-mer, alignment, marker) can combine their respective advantages. Conclusions: This study provides positive and negative controls, titrated standards, and a guide for selecting tools for metagenomic analyses by comparing ranges of precision, accuracy, and recall. We show that proper experimental design and analysis parameters can reduce false positives, provide greater resolution of species in complex metagenomic samples, and improve the interpretation of results.","author":[{"dropping-particle":"","family":"McIntyre","given":"Alexa B.R.","non-dropping-particle":"","parse-names":false,"suffix":""},{"dropping-particle":"","family":"Ounit","given":"Rachid","non-dropping-particle":"","parse-names":false,"suffix":""},{"dropping-particle":"","family":"Afshinnekoo","given":"Ebrahim","non-dropping-particle":"","parse-names":false,"suffix":""},{"dropping-particle":"","family":"Prill","given":"Robert J.","non-dropping-particle":"","parse-names":false,"suffix":""},{"dropping-particle":"","family":"Hénaff","given":"Elizabeth","non-dropping-particle":"","parse-names":false,"suffix":""},{"dropping-particle":"","family":"Alexander","given":"Noah","non-dropping-particle":"","parse-names":false,"suffix":""},{"dropping-particle":"","family":"Minot","given":"Samuel S.","non-dropping-particle":"","parse-names":false,"suffix":""},{"dropping-particle":"","family":"Danko","given":"David","non-dropping-particle":"","parse-names":false,"suffix":""},{"dropping-particle":"","family":"Foox","given":"Jonathan","non-dropping-particle":"","parse-names":false,"suffix":""},{"dropping-particle":"","family":"Ahsanuddin","given":"Sofia","non-dropping-particle":"","parse-names":false,"suffix":""},{"dropping-particle":"","family":"Tighe","given":"Scott","non-dropping-particle":"","parse-names":false,"suffix":""},{"dropping-particle":"","family":"Hasan","given":"Nur A.","non-dropping-particle":"","parse-names":false,"suffix":""},{"dropping-particle":"","family":"Subramanian","given":"Poorani","non-dropping-particle":"","parse-names":false,"suffix":""},{"dropping-particle":"","family":"Moffat","given":"Kelly","non-dropping-particle":"","parse-names":false,"suffix":""},{"dropping-particle":"","family":"Levy","given":"Shawn","non-dropping-particle":"","parse-names":false,"suffix":""},{"dropping-particle":"","family":"Lonardi","given":"Stefano","non-dropping-particle":"","parse-names":false,"suffix":""},{"dropping-particle":"","family":"Greenfield","given":"Nick","non-dropping-particle":"","parse-names":false,"suffix":""},{"dropping-particle":"","family":"Colwell","given":"Rita R.","non-dropping-particle":"","parse-names":false,"suffix":""},{"dropping-particle":"","family":"Rosen","given":"Gail L.","non-dropping-particle":"","parse-names":false,"suffix":""},{"dropping-particle":"","family":"Mason","given":"Christopher E.","non-dropping-particle":"","parse-names":false,"suffix":""}],"container-title":"Genome Biology","id":"ITEM-5","issue":"1","issued":{"date-parts":[["2017"]]},"page":"1-19","publisher":"Genome Biology","title":"Comprehensive benchmarking and ensemble approaches for metagenomic classifiers","type":"article-journal","volume":"18"},"uris":["http://www.mendeley.com/documents/?uuid=a50ad12a-e52b-475a-b9af-9f8ceb3b5261"]},{"id":"ITEM-6","itemData":{"DOI":"10.1371/journal.pone.0169662","ISBN":"1111111111","ISSN":"19326203","PMID":"21641636","abstract":"With the constant improvement in cost-efficiency and quality of Next Generation Sequencing technologies, shotgun-sequencing approaches -such as metagenomics- have nowadays become the methods of choice for studying and classifying microorganisms from various habitats. The production of data has dramatically increased over the past years and processing and analysis steps are becoming more and more of a bottleneck. Limiting factors are partly the availability of computational resources, but mainly the bioinformatics expertise in establishing and applying appropriate processing and analysis pipelines. Fortunately, a large diversity of specialized software tools is nowadays available. Nevertheless, choosing the most appropriate methods for answering specific biological questions can be rather challenging, especially for non-bioinformaticians. In order to provide a comprehensive overview and guide for the microbiological scientific community, we assessed the most common and freely available metagenome assembly tools with respect to their output statistics, their sensitivity for low abundant community members and variability in resulting community profiles as well as their ease-of-use. In contrast to the highly anticipated \"Critical Assessment of Metagenomic Interpretation\" (CAMI) challenge, which uses general mock community-based assembler comparison we here tested assemblers on real Illumina metagenome sequencing data from natural communities of varying complexity sampled from forest soil and algal biofilms. Our observations clearly demonstrate that different assembly tools can prove optimal, depending on the sample type, available computational resources and, most importantly, the specific research goal. In addition, we present detailed descriptions of the underlying principles and pitfalls of publically available assembly tools from a microbiologist’s perspective, and provide guidance regarding the user-friendliness, sensitivity and reliability of the resulting phylogenetic profiles.","author":[{"dropping-particle":"","family":"Vollmers","given":"John","non-dropping-particle":"","parse-names":false,"suffix":""},{"dropping-particle":"","family":"Wiegand","given":"Sandra","non-dropping-particle":"","parse-names":false,"suffix":""},{"dropping-particle":"","family":"Kaster","given":"Anne Kristin","non-dropping-particle":"","parse-names":false,"suffix":""}],"container-title":"PLoS ONE","id":"ITEM-6","issue":"1","issued":{"date-parts":[["2017"]]},"page":"1-31","title":"Comparing and evaluating metagenome assembly tools from a microbiologist's perspective - Not only size matters!","type":"article-journal","volume":"12"},"uris":["http://www.mendeley.com/documents/?uuid=3fd09448-547f-4b29-ab70-607263be5e1f"]}],"mendeley":{"formattedCitation":"(Bashiardes et al., 2016; Knight et al., 2018; McIntyre et al., 2017; Quince et al., 2017; Shakya et al., 2019; Vollmers et al., 2017)","plainTextFormattedCitation":"(Bashiardes et al., 2016; Knight et al., 2018; McIntyre et al., 2017; Quince et al., 2017; Shakya et al., 2019; Vollmers et al., 2017)","previouslyFormattedCitation":"(Bashiardes et al., 2016; Knight et al., 2018; McIntyre et al., 2017; Quince et al., 2017; Shakya et al., 2019; Vollmers et al., 2017)"},"properties":{"noteIndex":0},"schema":"https://github.com/citation-style-language/schema/raw/master/csl-citation.json"}</w:instrText>
      </w:r>
      <w:r w:rsidR="00711B9E">
        <w:fldChar w:fldCharType="separate"/>
      </w:r>
      <w:r w:rsidR="00711B9E" w:rsidRPr="00AA01B4">
        <w:rPr>
          <w:noProof/>
        </w:rPr>
        <w:t>(Bashiardes et al., 2016; Knight et al., 2018; McIntyre et al., 2017; Quince et al., 2017; Shakya et al., 2019; Vollmers et al., 2017)</w:t>
      </w:r>
      <w:r w:rsidR="00711B9E">
        <w:fldChar w:fldCharType="end"/>
      </w:r>
      <w:commentRangeStart w:id="5"/>
      <w:r w:rsidR="002E3B8F">
        <w:rPr>
          <w:rFonts w:ascii="Calibri" w:hAnsi="Calibri" w:cs="Calibri"/>
          <w:color w:val="000000" w:themeColor="text1"/>
        </w:rPr>
        <w:t>*</w:t>
      </w:r>
      <w:commentRangeEnd w:id="5"/>
      <w:r w:rsidR="006E74D6">
        <w:rPr>
          <w:rStyle w:val="CommentReference"/>
        </w:rPr>
        <w:commentReference w:id="5"/>
      </w:r>
      <w:r w:rsidR="00530671">
        <w:rPr>
          <w:rFonts w:ascii="Calibri" w:hAnsi="Calibri" w:cs="Calibri"/>
          <w:color w:val="000000" w:themeColor="text1"/>
        </w:rPr>
        <w:t xml:space="preserve">. </w:t>
      </w:r>
      <w:r w:rsidR="00050BEA">
        <w:rPr>
          <w:rFonts w:ascii="Calibri" w:hAnsi="Calibri" w:cs="Calibri"/>
          <w:color w:val="000000" w:themeColor="text1"/>
        </w:rPr>
        <w:t>Such a comparison could reveal</w:t>
      </w:r>
      <w:r w:rsidR="00705467">
        <w:rPr>
          <w:rFonts w:ascii="Calibri" w:hAnsi="Calibri" w:cs="Calibri"/>
          <w:color w:val="000000" w:themeColor="text1"/>
        </w:rPr>
        <w:t xml:space="preserve"> important implications for ecological </w:t>
      </w:r>
      <w:r w:rsidR="00150F96">
        <w:rPr>
          <w:rFonts w:ascii="Calibri" w:hAnsi="Calibri" w:cs="Calibri"/>
          <w:color w:val="000000" w:themeColor="text1"/>
        </w:rPr>
        <w:t>assessments of freshwaters and other ecosystems</w:t>
      </w:r>
      <w:r w:rsidR="00530671">
        <w:rPr>
          <w:rFonts w:ascii="Calibri" w:hAnsi="Calibri" w:cs="Calibri"/>
          <w:color w:val="000000" w:themeColor="text1"/>
        </w:rPr>
        <w:t>,</w:t>
      </w:r>
      <w:r w:rsidR="00A76893">
        <w:rPr>
          <w:rFonts w:ascii="Calibri" w:hAnsi="Calibri" w:cs="Calibri"/>
          <w:color w:val="000000" w:themeColor="text1"/>
        </w:rPr>
        <w:t xml:space="preserve"> given the </w:t>
      </w:r>
      <w:r w:rsidR="00900C66">
        <w:rPr>
          <w:rFonts w:ascii="Calibri" w:hAnsi="Calibri" w:cs="Calibri"/>
          <w:color w:val="000000" w:themeColor="text1"/>
        </w:rPr>
        <w:t>above-mentioned</w:t>
      </w:r>
      <w:r w:rsidR="00A76893">
        <w:rPr>
          <w:rFonts w:ascii="Calibri" w:hAnsi="Calibri" w:cs="Calibri"/>
          <w:color w:val="000000" w:themeColor="text1"/>
        </w:rPr>
        <w:t xml:space="preserve"> bioindication potential of microbes. Therefore</w:t>
      </w:r>
      <w:r w:rsidR="00A819B8">
        <w:t>, w</w:t>
      </w:r>
      <w:r w:rsidR="0049163C">
        <w:t xml:space="preserve">e applied </w:t>
      </w:r>
      <w:r w:rsidR="00A76893">
        <w:rPr>
          <w:rFonts w:ascii="Calibri" w:hAnsi="Calibri" w:cs="Calibri"/>
          <w:color w:val="000000" w:themeColor="text1"/>
        </w:rPr>
        <w:t xml:space="preserve">total RNA-Seq and metagenomics </w:t>
      </w:r>
      <w:r w:rsidR="00905D51">
        <w:t xml:space="preserve">on </w:t>
      </w:r>
      <w:r w:rsidR="00111265">
        <w:t xml:space="preserve">two </w:t>
      </w:r>
      <w:r w:rsidR="005F4FAF">
        <w:t>sample sets</w:t>
      </w:r>
      <w:r w:rsidR="00111265">
        <w:t xml:space="preserve">: 1) </w:t>
      </w:r>
      <w:r w:rsidR="0049163C">
        <w:t>a commercially available microbial mock community</w:t>
      </w:r>
      <w:r w:rsidR="00187B29">
        <w:t xml:space="preserve"> consisting of </w:t>
      </w:r>
      <w:r w:rsidR="00187B29" w:rsidRPr="00EC6348">
        <w:t>eight bacteria</w:t>
      </w:r>
      <w:r w:rsidR="00187B29">
        <w:t>l</w:t>
      </w:r>
      <w:r w:rsidR="00187B29" w:rsidRPr="00EC6348">
        <w:t xml:space="preserve"> and </w:t>
      </w:r>
      <w:r w:rsidR="00187B29">
        <w:t>two</w:t>
      </w:r>
      <w:r w:rsidR="00187B29" w:rsidRPr="00EC6348">
        <w:t xml:space="preserve"> </w:t>
      </w:r>
      <w:r w:rsidR="00050BEA">
        <w:t>eukaryotic</w:t>
      </w:r>
      <w:r w:rsidR="00187B29">
        <w:t xml:space="preserve"> species </w:t>
      </w:r>
      <w:r w:rsidR="00050BEA">
        <w:t>with</w:t>
      </w:r>
      <w:r w:rsidR="00187B29">
        <w:t xml:space="preserve"> log-distributed abundances</w:t>
      </w:r>
      <w:r w:rsidR="007241CF">
        <w:t>,</w:t>
      </w:r>
      <w:r w:rsidR="0049163C">
        <w:t xml:space="preserve"> </w:t>
      </w:r>
      <w:r w:rsidR="00A819B8">
        <w:t xml:space="preserve">and </w:t>
      </w:r>
      <w:r w:rsidR="00111265">
        <w:t>2)</w:t>
      </w:r>
      <w:r w:rsidR="005D766B">
        <w:t xml:space="preserve"> </w:t>
      </w:r>
      <w:r w:rsidR="00187B29">
        <w:t xml:space="preserve">a </w:t>
      </w:r>
      <w:r w:rsidR="00414D8B">
        <w:t>display</w:t>
      </w:r>
      <w:r w:rsidR="00A819B8">
        <w:t xml:space="preserve"> tank water sample</w:t>
      </w:r>
      <w:r w:rsidR="00111265">
        <w:t xml:space="preserve"> </w:t>
      </w:r>
      <w:r w:rsidR="005F4FAF">
        <w:t>to</w:t>
      </w:r>
      <w:r w:rsidR="00111265">
        <w:t xml:space="preserve"> </w:t>
      </w:r>
      <w:r w:rsidR="00EC6348">
        <w:t>simulate</w:t>
      </w:r>
      <w:r w:rsidR="00111265">
        <w:t xml:space="preserve"> environmental </w:t>
      </w:r>
      <w:r w:rsidR="005D766B">
        <w:t xml:space="preserve">freshwater </w:t>
      </w:r>
      <w:r w:rsidR="00111265">
        <w:t>sampling</w:t>
      </w:r>
      <w:r w:rsidR="00A819B8">
        <w:t xml:space="preserve">. </w:t>
      </w:r>
      <w:r w:rsidR="00596CFB">
        <w:t>In addition, we</w:t>
      </w:r>
      <w:r w:rsidR="00846409">
        <w:t xml:space="preserve"> </w:t>
      </w:r>
      <w:r w:rsidR="00187B29">
        <w:t xml:space="preserve">compared </w:t>
      </w:r>
      <w:r w:rsidR="005D766B">
        <w:t xml:space="preserve">common </w:t>
      </w:r>
      <w:r w:rsidR="00050BEA">
        <w:t xml:space="preserve">data </w:t>
      </w:r>
      <w:r w:rsidR="00846409">
        <w:t xml:space="preserve">processing </w:t>
      </w:r>
      <w:r w:rsidR="00050BEA">
        <w:t>tools</w:t>
      </w:r>
      <w:r w:rsidR="00846409">
        <w:t xml:space="preserve"> </w:t>
      </w:r>
      <w:r w:rsidR="00050BEA">
        <w:t>for</w:t>
      </w:r>
      <w:r w:rsidR="00A819B8">
        <w:t xml:space="preserve"> metagenomics and total </w:t>
      </w:r>
      <w:r w:rsidR="00D62ED7">
        <w:t>RNA-Seq</w:t>
      </w:r>
      <w:r w:rsidR="00A819B8">
        <w:t xml:space="preserve"> data</w:t>
      </w:r>
      <w:r w:rsidR="00111265">
        <w:t xml:space="preserve"> of both sample sets</w:t>
      </w:r>
      <w:r w:rsidR="00BC3432">
        <w:t xml:space="preserve"> to </w:t>
      </w:r>
      <w:r w:rsidR="00050BEA">
        <w:t>quantify</w:t>
      </w:r>
      <w:r w:rsidR="00BC3432">
        <w:t xml:space="preserve"> </w:t>
      </w:r>
      <w:r w:rsidR="005F7CE5">
        <w:t xml:space="preserve">the </w:t>
      </w:r>
      <w:r w:rsidR="00BC3432">
        <w:t xml:space="preserve">impact </w:t>
      </w:r>
      <w:r w:rsidR="005D766B">
        <w:t xml:space="preserve">of these </w:t>
      </w:r>
      <w:r w:rsidR="00050BEA">
        <w:t>tools</w:t>
      </w:r>
      <w:r w:rsidR="005D766B">
        <w:t xml:space="preserve"> </w:t>
      </w:r>
      <w:r w:rsidR="00BC3432">
        <w:t xml:space="preserve">on taxonomic profiling </w:t>
      </w:r>
      <w:r w:rsidR="00166881">
        <w:t>performance</w:t>
      </w:r>
      <w:r w:rsidR="009F6CC0">
        <w:t>.</w:t>
      </w:r>
      <w:r w:rsidR="005F4FAF">
        <w:t xml:space="preserve"> We generated a pipeline for each combination of </w:t>
      </w:r>
      <w:r w:rsidR="00050BEA">
        <w:t>tools</w:t>
      </w:r>
      <w:r w:rsidR="00187B29">
        <w:t xml:space="preserve"> (1</w:t>
      </w:r>
      <w:r w:rsidR="00F02724">
        <w:t>,</w:t>
      </w:r>
      <w:r w:rsidR="00187B29">
        <w:t>536 pipelines in total)</w:t>
      </w:r>
      <w:r w:rsidR="005F4FAF">
        <w:t xml:space="preserve">, and we refer to </w:t>
      </w:r>
      <w:r w:rsidR="00187B29">
        <w:t>each</w:t>
      </w:r>
      <w:r w:rsidR="005F4FAF">
        <w:t xml:space="preserve"> combination of pipeline and </w:t>
      </w:r>
      <w:r w:rsidR="00050BEA">
        <w:t>sequencing type</w:t>
      </w:r>
      <w:r w:rsidR="005F4FAF">
        <w:t xml:space="preserve"> (metagenomics or total RNA-Seq) as </w:t>
      </w:r>
      <w:r w:rsidR="00187B29">
        <w:t xml:space="preserve">a </w:t>
      </w:r>
      <w:r w:rsidR="005F4FAF">
        <w:t>workflow.</w:t>
      </w:r>
      <w:r w:rsidR="0099336C">
        <w:t xml:space="preserve"> Ultimately, we tested 1,536 pipelines on </w:t>
      </w:r>
      <w:r w:rsidR="00F02724">
        <w:t xml:space="preserve">each </w:t>
      </w:r>
      <w:r w:rsidR="00050BEA">
        <w:t>sequencing type</w:t>
      </w:r>
      <w:r w:rsidR="0099336C">
        <w:t>, leading to 3,072 workflows</w:t>
      </w:r>
      <w:r w:rsidR="00F02724">
        <w:t xml:space="preserve"> that were applied to each sample set (mock community and display tank)</w:t>
      </w:r>
      <w:r w:rsidR="0099336C">
        <w:t>.</w:t>
      </w:r>
    </w:p>
    <w:p w14:paraId="4CB62AC7" w14:textId="3E2DF3C6" w:rsidR="00A30EC5" w:rsidRDefault="00905D51" w:rsidP="00A30EC5">
      <w:pPr>
        <w:spacing w:line="360" w:lineRule="auto"/>
        <w:ind w:firstLine="576"/>
        <w:jc w:val="both"/>
      </w:pPr>
      <w:r>
        <w:t>Our study had</w:t>
      </w:r>
      <w:r w:rsidR="00B64D5B">
        <w:t xml:space="preserve"> two objectives: </w:t>
      </w:r>
      <w:r w:rsidR="00AB321C">
        <w:t>1</w:t>
      </w:r>
      <w:r w:rsidR="00B64D5B">
        <w:t xml:space="preserve">) </w:t>
      </w:r>
      <w:r w:rsidR="00A30EC5">
        <w:t>statistically evaluat</w:t>
      </w:r>
      <w:r w:rsidR="005C6BE4">
        <w:t>ing</w:t>
      </w:r>
      <w:r w:rsidR="00A30EC5">
        <w:t xml:space="preserve"> the </w:t>
      </w:r>
      <w:r w:rsidR="00272007">
        <w:t xml:space="preserve">taxonomic profiling </w:t>
      </w:r>
      <w:r w:rsidR="00A30EC5">
        <w:t>performance</w:t>
      </w:r>
      <w:r w:rsidR="00ED5741">
        <w:t xml:space="preserve">, </w:t>
      </w:r>
      <w:r w:rsidR="00ED5741" w:rsidRPr="00050BEA">
        <w:rPr>
          <w:highlight w:val="yellow"/>
        </w:rPr>
        <w:t>as in accuracy and precision</w:t>
      </w:r>
      <w:r w:rsidR="00ED5741">
        <w:t xml:space="preserve">, </w:t>
      </w:r>
      <w:r w:rsidR="00A30EC5">
        <w:t xml:space="preserve">of our </w:t>
      </w:r>
      <w:r w:rsidR="00187B29">
        <w:t>3</w:t>
      </w:r>
      <w:r w:rsidR="009F4F96">
        <w:t>,</w:t>
      </w:r>
      <w:r w:rsidR="00187B29">
        <w:t>07</w:t>
      </w:r>
      <w:r w:rsidR="009F4F96">
        <w:t>2</w:t>
      </w:r>
      <w:r w:rsidR="00187B29">
        <w:t xml:space="preserve"> </w:t>
      </w:r>
      <w:r w:rsidR="00A30EC5">
        <w:t xml:space="preserve">workflows </w:t>
      </w:r>
      <w:r>
        <w:t xml:space="preserve">for </w:t>
      </w:r>
      <w:r w:rsidR="00A30EC5">
        <w:t>the mock community</w:t>
      </w:r>
      <w:r w:rsidR="002C6EB8">
        <w:t xml:space="preserve">, and </w:t>
      </w:r>
      <w:r w:rsidR="00AB321C">
        <w:t>2</w:t>
      </w:r>
      <w:r w:rsidR="002C6EB8">
        <w:t>) compar</w:t>
      </w:r>
      <w:r w:rsidR="005C6BE4">
        <w:t>ing</w:t>
      </w:r>
      <w:r w:rsidR="002C6EB8">
        <w:t xml:space="preserve"> the </w:t>
      </w:r>
      <w:r w:rsidR="00ED5741">
        <w:t xml:space="preserve">taxonomic profiling </w:t>
      </w:r>
      <w:r w:rsidR="002C6EB8">
        <w:t>performanc</w:t>
      </w:r>
      <w:r w:rsidR="00CE5E45">
        <w:t>e</w:t>
      </w:r>
      <w:r w:rsidR="00ED5741">
        <w:t xml:space="preserve"> </w:t>
      </w:r>
      <w:r w:rsidR="00527311">
        <w:t xml:space="preserve">of workflows </w:t>
      </w:r>
      <w:r w:rsidR="002C6EB8">
        <w:t xml:space="preserve">between the two sample sets </w:t>
      </w:r>
      <w:r w:rsidR="002C6EB8">
        <w:lastRenderedPageBreak/>
        <w:t xml:space="preserve">(mock community and </w:t>
      </w:r>
      <w:r w:rsidR="00414D8B">
        <w:t>display</w:t>
      </w:r>
      <w:r w:rsidR="002C6EB8">
        <w:t xml:space="preserve"> tank)</w:t>
      </w:r>
      <w:r w:rsidR="00272007">
        <w:t xml:space="preserve"> by </w:t>
      </w:r>
      <w:r w:rsidR="004A70C5" w:rsidRPr="00444718">
        <w:rPr>
          <w:highlight w:val="yellow"/>
        </w:rPr>
        <w:t>evaluating</w:t>
      </w:r>
      <w:r w:rsidR="00272007" w:rsidRPr="00444718">
        <w:rPr>
          <w:highlight w:val="yellow"/>
        </w:rPr>
        <w:t xml:space="preserve"> the precision conservation</w:t>
      </w:r>
      <w:r w:rsidR="00272007">
        <w:t xml:space="preserve"> between </w:t>
      </w:r>
      <w:r w:rsidR="00ED5741">
        <w:t>identical</w:t>
      </w:r>
      <w:r w:rsidR="00F432C0">
        <w:t xml:space="preserve"> </w:t>
      </w:r>
      <w:r w:rsidR="00272007">
        <w:t>workflows applied to both sample sets</w:t>
      </w:r>
      <w:r w:rsidR="002C6EB8">
        <w:t>.</w:t>
      </w:r>
    </w:p>
    <w:p w14:paraId="6C0F552B" w14:textId="1A8B4347" w:rsidR="005D766B" w:rsidRDefault="00905D51" w:rsidP="00CE5E45">
      <w:pPr>
        <w:spacing w:line="360" w:lineRule="auto"/>
        <w:ind w:firstLine="576"/>
        <w:jc w:val="both"/>
      </w:pPr>
      <w:r>
        <w:t>This enabled us</w:t>
      </w:r>
      <w:r w:rsidR="005C6BE4">
        <w:t xml:space="preserve"> to determine if metagenomics or total RNA-Seq </w:t>
      </w:r>
      <w:r w:rsidR="00444718">
        <w:t xml:space="preserve">showed better taxonomic profiling performance </w:t>
      </w:r>
      <w:r w:rsidR="001F17DD">
        <w:t xml:space="preserve">for our </w:t>
      </w:r>
      <w:r w:rsidR="00444718">
        <w:t xml:space="preserve">two </w:t>
      </w:r>
      <w:r w:rsidR="001F17DD">
        <w:t>sample sets</w:t>
      </w:r>
      <w:r w:rsidR="005C6BE4">
        <w:t xml:space="preserve">. Furthermore, we </w:t>
      </w:r>
      <w:r>
        <w:t xml:space="preserve">were able to </w:t>
      </w:r>
      <w:r w:rsidR="005C6BE4">
        <w:t xml:space="preserve">identify </w:t>
      </w:r>
      <w:r w:rsidR="003D0719">
        <w:t xml:space="preserve">both accurate and biased </w:t>
      </w:r>
      <w:r w:rsidR="00444718">
        <w:t xml:space="preserve">tools and </w:t>
      </w:r>
      <w:r w:rsidR="003D0719">
        <w:t xml:space="preserve">pipelines. Based on </w:t>
      </w:r>
      <w:r>
        <w:t xml:space="preserve">our </w:t>
      </w:r>
      <w:r w:rsidR="003D0719">
        <w:t xml:space="preserve">results, we </w:t>
      </w:r>
      <w:r>
        <w:t xml:space="preserve">can recommend </w:t>
      </w:r>
      <w:r w:rsidR="00CE5E45">
        <w:t>a</w:t>
      </w:r>
      <w:r w:rsidR="003D0719">
        <w:t xml:space="preserve"> workflow </w:t>
      </w:r>
      <w:r w:rsidR="00CE5E45">
        <w:t>that performs well for</w:t>
      </w:r>
      <w:r w:rsidR="003D0719">
        <w:t xml:space="preserve"> taxonomic profiling of microbial communities</w:t>
      </w:r>
      <w:r w:rsidR="00CE5E45">
        <w:t xml:space="preserve"> </w:t>
      </w:r>
      <w:r w:rsidR="00444718">
        <w:t>in both controlled and environmental</w:t>
      </w:r>
      <w:r w:rsidR="00CE5E45">
        <w:t xml:space="preserve"> sample</w:t>
      </w:r>
      <w:r w:rsidR="00444718">
        <w:t>s</w:t>
      </w:r>
      <w:r w:rsidR="00CE5E45">
        <w:t>.</w:t>
      </w:r>
      <w:r w:rsidR="005D766B">
        <w:br w:type="page"/>
      </w:r>
    </w:p>
    <w:p w14:paraId="2F6CE8C1" w14:textId="2021CC94" w:rsidR="002B753B" w:rsidRDefault="003124FC" w:rsidP="001B2FBE">
      <w:pPr>
        <w:pStyle w:val="Heading1"/>
      </w:pPr>
      <w:r>
        <w:lastRenderedPageBreak/>
        <w:t>Methods:</w:t>
      </w:r>
    </w:p>
    <w:p w14:paraId="08976AD1" w14:textId="5B21F032" w:rsidR="000D17B1" w:rsidRDefault="000D17B1" w:rsidP="000D17B1">
      <w:pPr>
        <w:pStyle w:val="ListParagraph"/>
        <w:numPr>
          <w:ilvl w:val="0"/>
          <w:numId w:val="2"/>
        </w:numPr>
        <w:rPr>
          <w:highlight w:val="yellow"/>
        </w:rPr>
      </w:pPr>
      <w:commentRangeStart w:id="6"/>
      <w:r w:rsidRPr="000D17B1">
        <w:rPr>
          <w:highlight w:val="yellow"/>
        </w:rPr>
        <w:t xml:space="preserve">Give standardized information about the samples according to (Yilmaz et al. 2011) </w:t>
      </w:r>
      <w:proofErr w:type="spellStart"/>
      <w:r w:rsidRPr="000D17B1">
        <w:rPr>
          <w:highlight w:val="yellow"/>
        </w:rPr>
        <w:t>MIxS</w:t>
      </w:r>
      <w:proofErr w:type="spellEnd"/>
      <w:r w:rsidRPr="000D17B1">
        <w:rPr>
          <w:highlight w:val="yellow"/>
        </w:rPr>
        <w:t xml:space="preserve"> specifications</w:t>
      </w:r>
      <w:commentRangeEnd w:id="6"/>
      <w:r w:rsidR="003E4165">
        <w:rPr>
          <w:rStyle w:val="CommentReference"/>
        </w:rPr>
        <w:commentReference w:id="6"/>
      </w:r>
    </w:p>
    <w:p w14:paraId="4008A41A" w14:textId="7FFC14FC" w:rsidR="00922AC1" w:rsidRPr="002A4F7E" w:rsidRDefault="002A4F7E" w:rsidP="002A4F7E">
      <w:r w:rsidRPr="002A4F7E">
        <w:t xml:space="preserve">The study </w:t>
      </w:r>
      <w:r w:rsidR="00E80077">
        <w:t>design</w:t>
      </w:r>
      <w:r w:rsidRPr="002A4F7E">
        <w:t xml:space="preserve"> is summarized in Fig. 1</w:t>
      </w:r>
      <w:r w:rsidR="00E80077">
        <w:t xml:space="preserve"> and further details are given in the following.</w:t>
      </w:r>
    </w:p>
    <w:p w14:paraId="4BB20C87" w14:textId="77777777" w:rsidR="000D17B1" w:rsidRPr="000D17B1" w:rsidRDefault="000D17B1" w:rsidP="000D17B1"/>
    <w:p w14:paraId="786F6FBE" w14:textId="42E9769A" w:rsidR="007F3E17" w:rsidRDefault="00AB0188" w:rsidP="007F3E17">
      <w:pPr>
        <w:keepNext/>
        <w:spacing w:line="360" w:lineRule="auto"/>
      </w:pPr>
      <w:r>
        <w:rPr>
          <w:noProof/>
        </w:rPr>
        <w:drawing>
          <wp:inline distT="0" distB="0" distL="0" distR="0" wp14:anchorId="1177BCCD" wp14:editId="12AABB08">
            <wp:extent cx="3908938" cy="5537200"/>
            <wp:effectExtent l="0" t="0" r="3175" b="0"/>
            <wp:docPr id="2" name="Picture 2" descr="A picture containing text, toiletry, skin cr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oiletry, skin cre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0893" cy="5539970"/>
                    </a:xfrm>
                    <a:prstGeom prst="rect">
                      <a:avLst/>
                    </a:prstGeom>
                  </pic:spPr>
                </pic:pic>
              </a:graphicData>
            </a:graphic>
          </wp:inline>
        </w:drawing>
      </w:r>
    </w:p>
    <w:p w14:paraId="558708F7" w14:textId="0FE2AD07" w:rsidR="00B35292" w:rsidRDefault="007F3E17" w:rsidP="00B35292">
      <w:pPr>
        <w:pStyle w:val="Caption"/>
      </w:pPr>
      <w:r>
        <w:t xml:space="preserve">Figure </w:t>
      </w:r>
      <w:fldSimple w:instr=" SEQ Figure \* ARABIC ">
        <w:r w:rsidR="000813BC">
          <w:rPr>
            <w:noProof/>
          </w:rPr>
          <w:t>1</w:t>
        </w:r>
      </w:fldSimple>
      <w:r>
        <w:t xml:space="preserve">: </w:t>
      </w:r>
      <w:r w:rsidR="00B35292">
        <w:t xml:space="preserve">Summary of the study design. </w:t>
      </w:r>
      <w:r w:rsidR="00F607FF">
        <w:t xml:space="preserve">Two sample sets </w:t>
      </w:r>
      <w:r w:rsidR="00B35292">
        <w:t xml:space="preserve">were obtained by </w:t>
      </w:r>
      <w:r w:rsidR="00F607FF">
        <w:t xml:space="preserve">1) </w:t>
      </w:r>
      <w:r w:rsidR="00B35292">
        <w:t xml:space="preserve">mixing a commercial </w:t>
      </w:r>
      <w:r w:rsidR="00F607FF">
        <w:t>microbial mock community with water and 2) taking a water sample from a display tank</w:t>
      </w:r>
      <w:r w:rsidR="00E80077">
        <w:t>, which</w:t>
      </w:r>
      <w:r w:rsidR="00F607FF">
        <w:t xml:space="preserve"> contain</w:t>
      </w:r>
      <w:r w:rsidR="00E80077">
        <w:t>ed</w:t>
      </w:r>
      <w:r w:rsidR="00F607FF">
        <w:t xml:space="preserve"> fish, crustaceans, molluscs, </w:t>
      </w:r>
      <w:r w:rsidR="001C3106">
        <w:t>macrophytes</w:t>
      </w:r>
      <w:r w:rsidR="00F607FF">
        <w:t>, and an established microbial community. Three replicates per sample set were generated and filtered through 0.2 µm filter</w:t>
      </w:r>
      <w:r w:rsidR="00EF0141">
        <w:t>s</w:t>
      </w:r>
      <w:r w:rsidR="00F607FF">
        <w:t xml:space="preserve">. DNA and </w:t>
      </w:r>
      <w:r w:rsidR="001F0606">
        <w:t xml:space="preserve">total </w:t>
      </w:r>
      <w:r w:rsidR="00F607FF">
        <w:t xml:space="preserve">RNA were extracted in </w:t>
      </w:r>
      <w:proofErr w:type="gramStart"/>
      <w:r w:rsidR="00F607FF">
        <w:t>parallel</w:t>
      </w:r>
      <w:proofErr w:type="gramEnd"/>
      <w:r w:rsidR="00F607FF">
        <w:t xml:space="preserve"> and shotgun sequenced on the same </w:t>
      </w:r>
      <w:proofErr w:type="spellStart"/>
      <w:r w:rsidR="00F607FF">
        <w:t>MiSeq</w:t>
      </w:r>
      <w:proofErr w:type="spellEnd"/>
      <w:r w:rsidR="00F607FF">
        <w:t xml:space="preserve"> run</w:t>
      </w:r>
      <w:r w:rsidR="00F02724">
        <w:t xml:space="preserve">, representing two </w:t>
      </w:r>
      <w:r w:rsidR="00050BEA">
        <w:t>sequencing type</w:t>
      </w:r>
      <w:r w:rsidR="00F02724">
        <w:t>s (metagenomics</w:t>
      </w:r>
      <w:r w:rsidR="00EF0141">
        <w:t xml:space="preserve"> and</w:t>
      </w:r>
      <w:r w:rsidR="00F02724">
        <w:t xml:space="preserve"> total RNA-Seq)</w:t>
      </w:r>
      <w:r w:rsidR="00F607FF">
        <w:t>. The sequencing data</w:t>
      </w:r>
      <w:r w:rsidR="00F02724">
        <w:t xml:space="preserve"> </w:t>
      </w:r>
      <w:r w:rsidR="00900C66">
        <w:t>w</w:t>
      </w:r>
      <w:r w:rsidR="001F0606">
        <w:t>as</w:t>
      </w:r>
      <w:r w:rsidR="00F607FF">
        <w:t xml:space="preserve"> processed </w:t>
      </w:r>
      <w:r w:rsidR="00F02724">
        <w:t xml:space="preserve">using 1,536 pipelines </w:t>
      </w:r>
      <w:r w:rsidR="001F0606">
        <w:t>(</w:t>
      </w:r>
      <w:r w:rsidR="00F607FF">
        <w:t>Fig. 2</w:t>
      </w:r>
      <w:r w:rsidR="001F0606">
        <w:t>)</w:t>
      </w:r>
      <w:r w:rsidR="00F02724">
        <w:t xml:space="preserve">. Each combination of pipeline and </w:t>
      </w:r>
      <w:r w:rsidR="00050BEA">
        <w:t>sequencing type</w:t>
      </w:r>
      <w:r w:rsidR="00F02724">
        <w:t xml:space="preserve"> is referred to as a workflow, </w:t>
      </w:r>
      <w:r w:rsidR="00F607FF">
        <w:t>resulting in</w:t>
      </w:r>
      <w:r w:rsidR="0099336C">
        <w:t xml:space="preserve"> </w:t>
      </w:r>
      <w:r w:rsidR="001149B6">
        <w:t>3,072</w:t>
      </w:r>
      <w:r w:rsidR="0099336C">
        <w:t xml:space="preserve"> </w:t>
      </w:r>
      <w:r w:rsidR="00F02724">
        <w:t xml:space="preserve">workflows that were applied to both </w:t>
      </w:r>
      <w:r w:rsidR="00F607FF">
        <w:t>sample set</w:t>
      </w:r>
      <w:r w:rsidR="00F02724">
        <w:t>s</w:t>
      </w:r>
      <w:r w:rsidR="00F607FF">
        <w:t xml:space="preserve">. </w:t>
      </w:r>
      <w:r w:rsidR="00F607FF">
        <w:lastRenderedPageBreak/>
        <w:t>These were statistically evaluated by</w:t>
      </w:r>
      <w:r w:rsidR="00E80077">
        <w:t xml:space="preserve"> 1)</w:t>
      </w:r>
      <w:r w:rsidR="00F607FF">
        <w:t xml:space="preserve"> </w:t>
      </w:r>
      <w:r w:rsidR="00E80077" w:rsidRPr="001F0606">
        <w:rPr>
          <w:highlight w:val="yellow"/>
        </w:rPr>
        <w:t>estimating</w:t>
      </w:r>
      <w:r w:rsidR="00F607FF" w:rsidRPr="001F0606">
        <w:rPr>
          <w:highlight w:val="yellow"/>
        </w:rPr>
        <w:t xml:space="preserve"> the accuracy and precision for the mock community </w:t>
      </w:r>
      <w:r w:rsidR="00E80077" w:rsidRPr="001F0606">
        <w:rPr>
          <w:highlight w:val="yellow"/>
        </w:rPr>
        <w:t xml:space="preserve">sample set and heuristically determining the workflows that were closest to the optimal performance, </w:t>
      </w:r>
      <w:r w:rsidR="00F607FF" w:rsidRPr="001F0606">
        <w:rPr>
          <w:highlight w:val="yellow"/>
        </w:rPr>
        <w:t xml:space="preserve">and </w:t>
      </w:r>
      <w:r w:rsidR="00E80077" w:rsidRPr="001F0606">
        <w:rPr>
          <w:highlight w:val="yellow"/>
        </w:rPr>
        <w:t xml:space="preserve">2) estimating </w:t>
      </w:r>
      <w:r w:rsidR="00F607FF" w:rsidRPr="001F0606">
        <w:rPr>
          <w:highlight w:val="yellow"/>
        </w:rPr>
        <w:t>the precision conservation between</w:t>
      </w:r>
      <w:r w:rsidR="00E80077" w:rsidRPr="001F0606">
        <w:rPr>
          <w:highlight w:val="yellow"/>
        </w:rPr>
        <w:t xml:space="preserve"> both sample sets</w:t>
      </w:r>
      <w:r w:rsidR="00F607FF" w:rsidRPr="001F0606">
        <w:rPr>
          <w:highlight w:val="yellow"/>
        </w:rPr>
        <w:t xml:space="preserve"> </w:t>
      </w:r>
      <w:r w:rsidR="00E80077" w:rsidRPr="001F0606">
        <w:rPr>
          <w:highlight w:val="yellow"/>
        </w:rPr>
        <w:t xml:space="preserve">for these optimal performing </w:t>
      </w:r>
      <w:r w:rsidR="00F607FF" w:rsidRPr="001F0606">
        <w:rPr>
          <w:highlight w:val="yellow"/>
        </w:rPr>
        <w:t>workflows</w:t>
      </w:r>
      <w:r w:rsidR="00F607FF">
        <w:t>.</w:t>
      </w:r>
    </w:p>
    <w:p w14:paraId="661EBD3D" w14:textId="386FD3A8" w:rsidR="007F3E17" w:rsidRDefault="007F3E17" w:rsidP="007F3E17">
      <w:pPr>
        <w:pStyle w:val="Caption"/>
      </w:pPr>
    </w:p>
    <w:p w14:paraId="0454706A" w14:textId="4B0F9913" w:rsidR="00EC6348" w:rsidRPr="00EC6348" w:rsidRDefault="00EC6348" w:rsidP="00E05CD2">
      <w:pPr>
        <w:spacing w:line="360" w:lineRule="auto"/>
        <w:rPr>
          <w:i/>
          <w:iCs/>
        </w:rPr>
      </w:pPr>
      <w:r w:rsidRPr="00EC6348">
        <w:rPr>
          <w:i/>
          <w:iCs/>
        </w:rPr>
        <w:t>Sampl</w:t>
      </w:r>
      <w:r>
        <w:rPr>
          <w:i/>
          <w:iCs/>
        </w:rPr>
        <w:t>ing</w:t>
      </w:r>
    </w:p>
    <w:p w14:paraId="1A843FE6" w14:textId="3991FEA8" w:rsidR="00EC6348" w:rsidRPr="00EC6348" w:rsidRDefault="00D71A65" w:rsidP="00205CCC">
      <w:pPr>
        <w:spacing w:line="360" w:lineRule="auto"/>
        <w:ind w:firstLine="720"/>
        <w:jc w:val="both"/>
      </w:pPr>
      <w:r>
        <w:t>For this study</w:t>
      </w:r>
      <w:r w:rsidR="00900C66">
        <w:t>,</w:t>
      </w:r>
      <w:r>
        <w:t xml:space="preserve"> we used a commercially available </w:t>
      </w:r>
      <w:r w:rsidR="00EC6348">
        <w:t xml:space="preserve">microbial </w:t>
      </w:r>
      <w:r w:rsidR="00EC6348" w:rsidRPr="00EC6348">
        <w:t>mock community</w:t>
      </w:r>
      <w:r w:rsidR="008F49B7">
        <w:t xml:space="preserve"> </w:t>
      </w:r>
      <w:r>
        <w:t>(</w:t>
      </w:r>
      <w:proofErr w:type="spellStart"/>
      <w:r w:rsidR="008F49B7" w:rsidRPr="00EC6348">
        <w:t>ZymoBIOMICS</w:t>
      </w:r>
      <w:proofErr w:type="spellEnd"/>
      <w:r w:rsidR="008F49B7" w:rsidRPr="00EC6348">
        <w:t xml:space="preserve"> Microbial Community Standard II (Log Distribution)</w:t>
      </w:r>
      <w:r w:rsidR="003B343F">
        <w:t xml:space="preserve">; </w:t>
      </w:r>
      <w:proofErr w:type="spellStart"/>
      <w:r w:rsidR="008F49B7">
        <w:t>Zymo</w:t>
      </w:r>
      <w:proofErr w:type="spellEnd"/>
      <w:r w:rsidR="008F49B7">
        <w:t xml:space="preserve"> Research; </w:t>
      </w:r>
      <w:r w:rsidR="00EC6348">
        <w:t>Irvine</w:t>
      </w:r>
      <w:r w:rsidR="008F49B7">
        <w:t>;</w:t>
      </w:r>
      <w:r w:rsidR="00EC6348">
        <w:t xml:space="preserve"> CA U.S.A.). It consists of </w:t>
      </w:r>
      <w:r w:rsidR="00EC6348" w:rsidRPr="00EC6348">
        <w:t>eight bacteria</w:t>
      </w:r>
      <w:r>
        <w:t>l</w:t>
      </w:r>
      <w:r w:rsidR="00EC6348" w:rsidRPr="00EC6348">
        <w:t xml:space="preserve"> (</w:t>
      </w:r>
      <w:r w:rsidR="00900C66">
        <w:t>three</w:t>
      </w:r>
      <w:r w:rsidR="00EC6348" w:rsidRPr="00EC6348">
        <w:t xml:space="preserve"> </w:t>
      </w:r>
      <w:r w:rsidR="00EC6348">
        <w:t>g</w:t>
      </w:r>
      <w:r w:rsidR="00EC6348" w:rsidRPr="00EC6348">
        <w:t xml:space="preserve">ram-negative and </w:t>
      </w:r>
      <w:r w:rsidR="00EC6348">
        <w:t>five</w:t>
      </w:r>
      <w:r w:rsidR="00EC6348" w:rsidRPr="00EC6348">
        <w:t xml:space="preserve"> </w:t>
      </w:r>
      <w:r w:rsidR="00EC6348">
        <w:t>g</w:t>
      </w:r>
      <w:r w:rsidR="00EC6348" w:rsidRPr="00EC6348">
        <w:t xml:space="preserve">ram-positive) and </w:t>
      </w:r>
      <w:r w:rsidR="00EC6348">
        <w:t>two</w:t>
      </w:r>
      <w:r w:rsidR="00EC6348" w:rsidRPr="00EC6348">
        <w:t xml:space="preserve"> yeast</w:t>
      </w:r>
      <w:r w:rsidR="00EC6348">
        <w:t xml:space="preserve"> species. The</w:t>
      </w:r>
      <w:r w:rsidR="001F0606">
        <w:t>se</w:t>
      </w:r>
      <w:r w:rsidR="00EC6348">
        <w:t xml:space="preserve"> are mixed </w:t>
      </w:r>
      <w:r w:rsidR="00767928">
        <w:t xml:space="preserve">by the manufacturer </w:t>
      </w:r>
      <w:r w:rsidR="00EC6348">
        <w:t xml:space="preserve">to create log-distributed species abundances based on genomic DNA </w:t>
      </w:r>
      <w:r>
        <w:t>quantities</w:t>
      </w:r>
      <w:r w:rsidR="00EC6348">
        <w:t xml:space="preserve"> (Tab. 1). The mock community </w:t>
      </w:r>
      <w:r>
        <w:t xml:space="preserve">was preserved </w:t>
      </w:r>
      <w:r w:rsidR="00EC6348">
        <w:t>in DNA/RNA Shield (</w:t>
      </w:r>
      <w:proofErr w:type="spellStart"/>
      <w:r w:rsidR="00EC6348" w:rsidRPr="00EC6348">
        <w:t>Zymo</w:t>
      </w:r>
      <w:proofErr w:type="spellEnd"/>
      <w:r w:rsidR="00EC6348">
        <w:t xml:space="preserve"> Research</w:t>
      </w:r>
      <w:r w:rsidR="00776123">
        <w:t xml:space="preserve">; </w:t>
      </w:r>
      <w:r w:rsidR="00EC6348">
        <w:t>Irvine</w:t>
      </w:r>
      <w:r w:rsidR="008F49B7">
        <w:t>;</w:t>
      </w:r>
      <w:r w:rsidR="00EC6348">
        <w:t xml:space="preserve"> CA U.S.A.), which inactivates cells while preserving DNA and RNA. We generated three simulated water sample</w:t>
      </w:r>
      <w:r w:rsidR="00205CCC">
        <w:t xml:space="preserve"> replicates</w:t>
      </w:r>
      <w:r w:rsidR="00EC6348">
        <w:t xml:space="preserve"> by adding 130 µl of the microbial mock community to 50 mL ultrapure </w:t>
      </w:r>
      <w:r>
        <w:t>water respectively</w:t>
      </w:r>
      <w:r w:rsidR="00974577">
        <w:t>.</w:t>
      </w:r>
    </w:p>
    <w:p w14:paraId="4E6DB16E" w14:textId="613C9A68" w:rsidR="00EC6348" w:rsidRDefault="00EC6348" w:rsidP="00E05CD2">
      <w:pPr>
        <w:spacing w:line="360" w:lineRule="auto"/>
      </w:pPr>
    </w:p>
    <w:p w14:paraId="3D2E471C" w14:textId="09A7FD28" w:rsidR="00EC6348" w:rsidRDefault="00EC6348" w:rsidP="00205CCC">
      <w:pPr>
        <w:pStyle w:val="Caption"/>
        <w:keepNext/>
        <w:spacing w:line="360" w:lineRule="auto"/>
        <w:jc w:val="both"/>
      </w:pPr>
      <w:r>
        <w:t xml:space="preserve">Table </w:t>
      </w:r>
      <w:fldSimple w:instr=" SEQ Table \* ARABIC ">
        <w:r>
          <w:rPr>
            <w:noProof/>
          </w:rPr>
          <w:t>1</w:t>
        </w:r>
      </w:fldSimple>
      <w:r>
        <w:t>: Microbial composition of the mock community (</w:t>
      </w:r>
      <w:r w:rsidR="00E21105">
        <w:t>modified</w:t>
      </w:r>
      <w:r w:rsidR="001C3106">
        <w:t xml:space="preserve"> </w:t>
      </w:r>
      <w:r>
        <w:t>from the</w:t>
      </w:r>
      <w:r w:rsidRPr="00EC6348">
        <w:t xml:space="preserve"> </w:t>
      </w:r>
      <w:proofErr w:type="spellStart"/>
      <w:r w:rsidRPr="00EC6348">
        <w:t>ZymoBIOMICS</w:t>
      </w:r>
      <w:proofErr w:type="spellEnd"/>
      <w:r w:rsidRPr="00EC6348">
        <w:t xml:space="preserve"> Microbial Community Standard II (Log Distribution)</w:t>
      </w:r>
      <w:r>
        <w:t xml:space="preserve"> manual</w:t>
      </w:r>
      <w:r w:rsidR="00767928">
        <w:t xml:space="preserve">, for more detailed information see </w:t>
      </w:r>
      <w:r w:rsidR="00D71A65">
        <w:t>m</w:t>
      </w:r>
      <w:r w:rsidR="00767928">
        <w:t>anual</w:t>
      </w:r>
      <w:r>
        <w:t>).</w:t>
      </w:r>
    </w:p>
    <w:tbl>
      <w:tblPr>
        <w:tblStyle w:val="TableGrid"/>
        <w:tblW w:w="5001" w:type="pct"/>
        <w:tblLook w:val="04A0" w:firstRow="1" w:lastRow="0" w:firstColumn="1" w:lastColumn="0" w:noHBand="0" w:noVBand="1"/>
      </w:tblPr>
      <w:tblGrid>
        <w:gridCol w:w="2820"/>
        <w:gridCol w:w="1306"/>
        <w:gridCol w:w="1306"/>
        <w:gridCol w:w="1307"/>
        <w:gridCol w:w="1306"/>
        <w:gridCol w:w="1307"/>
      </w:tblGrid>
      <w:tr w:rsidR="00031DA9" w14:paraId="6F65E085" w14:textId="485B167A" w:rsidTr="00031DA9">
        <w:tc>
          <w:tcPr>
            <w:tcW w:w="1508" w:type="pct"/>
            <w:vMerge w:val="restart"/>
            <w:vAlign w:val="center"/>
          </w:tcPr>
          <w:p w14:paraId="2163E58D" w14:textId="6FCD3B43" w:rsidR="00031DA9" w:rsidRDefault="00031DA9" w:rsidP="00974577">
            <w:pPr>
              <w:jc w:val="center"/>
            </w:pPr>
            <w:r>
              <w:t>Species</w:t>
            </w:r>
          </w:p>
        </w:tc>
        <w:tc>
          <w:tcPr>
            <w:tcW w:w="3492" w:type="pct"/>
            <w:gridSpan w:val="5"/>
            <w:vAlign w:val="center"/>
          </w:tcPr>
          <w:p w14:paraId="325692D9" w14:textId="464506E3" w:rsidR="00031DA9" w:rsidRDefault="00031DA9" w:rsidP="00974577">
            <w:pPr>
              <w:jc w:val="center"/>
            </w:pPr>
            <w:r>
              <w:t>Defined Composition (%)</w:t>
            </w:r>
          </w:p>
        </w:tc>
      </w:tr>
      <w:tr w:rsidR="001C3106" w14:paraId="18E654FF" w14:textId="0C841E54" w:rsidTr="00031DA9">
        <w:tc>
          <w:tcPr>
            <w:tcW w:w="1508" w:type="pct"/>
            <w:vMerge/>
            <w:vAlign w:val="center"/>
          </w:tcPr>
          <w:p w14:paraId="32633545" w14:textId="77777777" w:rsidR="001C3106" w:rsidRDefault="001C3106" w:rsidP="001C3106">
            <w:pPr>
              <w:jc w:val="center"/>
            </w:pPr>
          </w:p>
        </w:tc>
        <w:tc>
          <w:tcPr>
            <w:tcW w:w="698" w:type="pct"/>
            <w:vAlign w:val="center"/>
          </w:tcPr>
          <w:p w14:paraId="22FF61B9" w14:textId="57E4D765" w:rsidR="001C3106" w:rsidRDefault="001C3106" w:rsidP="001C3106">
            <w:pPr>
              <w:jc w:val="center"/>
            </w:pPr>
            <w:r>
              <w:t>Genomic DNA</w:t>
            </w:r>
          </w:p>
        </w:tc>
        <w:tc>
          <w:tcPr>
            <w:tcW w:w="698" w:type="pct"/>
            <w:vAlign w:val="center"/>
          </w:tcPr>
          <w:p w14:paraId="3A54BEE3" w14:textId="70E65223" w:rsidR="001C3106" w:rsidRDefault="001C3106" w:rsidP="001C3106">
            <w:pPr>
              <w:jc w:val="center"/>
            </w:pPr>
            <w:r>
              <w:t>16S</w:t>
            </w:r>
            <w:r w:rsidR="00E21105">
              <w:t xml:space="preserve"> SSU</w:t>
            </w:r>
            <w:r>
              <w:t xml:space="preserve"> Only</w:t>
            </w:r>
            <w:r w:rsidRPr="00EC6348">
              <w:rPr>
                <w:vertAlign w:val="superscript"/>
              </w:rPr>
              <w:t>1</w:t>
            </w:r>
          </w:p>
        </w:tc>
        <w:tc>
          <w:tcPr>
            <w:tcW w:w="699" w:type="pct"/>
            <w:vAlign w:val="center"/>
          </w:tcPr>
          <w:p w14:paraId="602BEBA5" w14:textId="74D17B31" w:rsidR="001C3106" w:rsidRDefault="001C3106" w:rsidP="001C3106">
            <w:pPr>
              <w:jc w:val="center"/>
            </w:pPr>
            <w:r>
              <w:t>16S &amp; 18S</w:t>
            </w:r>
            <w:r w:rsidR="00E21105">
              <w:t xml:space="preserve"> SSU</w:t>
            </w:r>
            <w:r w:rsidRPr="00EC6348">
              <w:rPr>
                <w:vertAlign w:val="superscript"/>
              </w:rPr>
              <w:t>1</w:t>
            </w:r>
          </w:p>
        </w:tc>
        <w:tc>
          <w:tcPr>
            <w:tcW w:w="698" w:type="pct"/>
            <w:vAlign w:val="center"/>
          </w:tcPr>
          <w:p w14:paraId="0FFC0956" w14:textId="7E73FC07" w:rsidR="001C3106" w:rsidRDefault="001C3106" w:rsidP="001C3106">
            <w:pPr>
              <w:jc w:val="center"/>
            </w:pPr>
            <w:r>
              <w:t>Genome Copy</w:t>
            </w:r>
            <w:r w:rsidRPr="00EC6348">
              <w:rPr>
                <w:vertAlign w:val="superscript"/>
              </w:rPr>
              <w:t>2</w:t>
            </w:r>
          </w:p>
        </w:tc>
        <w:tc>
          <w:tcPr>
            <w:tcW w:w="699" w:type="pct"/>
            <w:vAlign w:val="center"/>
          </w:tcPr>
          <w:p w14:paraId="52FEED66" w14:textId="42988258" w:rsidR="001C3106" w:rsidRDefault="001C3106" w:rsidP="001C3106">
            <w:pPr>
              <w:jc w:val="center"/>
            </w:pPr>
            <w:r>
              <w:t>Cell Number</w:t>
            </w:r>
            <w:r w:rsidRPr="00EC6348">
              <w:rPr>
                <w:vertAlign w:val="superscript"/>
              </w:rPr>
              <w:t>3</w:t>
            </w:r>
          </w:p>
        </w:tc>
      </w:tr>
      <w:tr w:rsidR="00031DA9" w14:paraId="4A520B6E" w14:textId="7698183B" w:rsidTr="00031DA9">
        <w:tc>
          <w:tcPr>
            <w:tcW w:w="1508" w:type="pct"/>
            <w:vAlign w:val="center"/>
          </w:tcPr>
          <w:p w14:paraId="5757868A" w14:textId="54309256" w:rsidR="00031DA9" w:rsidRPr="00205CCC" w:rsidRDefault="00031DA9" w:rsidP="00974577">
            <w:pPr>
              <w:jc w:val="center"/>
              <w:rPr>
                <w:i/>
                <w:iCs/>
              </w:rPr>
            </w:pPr>
            <w:r w:rsidRPr="00205CCC">
              <w:rPr>
                <w:i/>
                <w:iCs/>
              </w:rPr>
              <w:t>Listeria monocytogenes</w:t>
            </w:r>
          </w:p>
        </w:tc>
        <w:tc>
          <w:tcPr>
            <w:tcW w:w="698" w:type="pct"/>
            <w:vAlign w:val="center"/>
          </w:tcPr>
          <w:p w14:paraId="53D1360C" w14:textId="7481E0CA" w:rsidR="00031DA9" w:rsidRDefault="00031DA9" w:rsidP="00974577">
            <w:pPr>
              <w:jc w:val="center"/>
            </w:pPr>
            <w:r>
              <w:t>89.1</w:t>
            </w:r>
          </w:p>
        </w:tc>
        <w:tc>
          <w:tcPr>
            <w:tcW w:w="698" w:type="pct"/>
            <w:vAlign w:val="center"/>
          </w:tcPr>
          <w:p w14:paraId="1C134301" w14:textId="65CE52A2" w:rsidR="00031DA9" w:rsidRDefault="00031DA9" w:rsidP="00974577">
            <w:pPr>
              <w:jc w:val="center"/>
            </w:pPr>
            <w:r>
              <w:t>95.9</w:t>
            </w:r>
          </w:p>
        </w:tc>
        <w:tc>
          <w:tcPr>
            <w:tcW w:w="699" w:type="pct"/>
            <w:vAlign w:val="center"/>
          </w:tcPr>
          <w:p w14:paraId="29FE2C45" w14:textId="027FB48F" w:rsidR="00031DA9" w:rsidRDefault="00031DA9" w:rsidP="00974577">
            <w:pPr>
              <w:jc w:val="center"/>
            </w:pPr>
            <w:r>
              <w:t>91.9</w:t>
            </w:r>
          </w:p>
        </w:tc>
        <w:tc>
          <w:tcPr>
            <w:tcW w:w="698" w:type="pct"/>
            <w:vAlign w:val="center"/>
          </w:tcPr>
          <w:p w14:paraId="16F521AB" w14:textId="4308FBDE" w:rsidR="00031DA9" w:rsidRDefault="00031DA9" w:rsidP="00974577">
            <w:pPr>
              <w:jc w:val="center"/>
            </w:pPr>
            <w:r>
              <w:t>94.8</w:t>
            </w:r>
          </w:p>
        </w:tc>
        <w:tc>
          <w:tcPr>
            <w:tcW w:w="699" w:type="pct"/>
            <w:vAlign w:val="center"/>
          </w:tcPr>
          <w:p w14:paraId="5519655A" w14:textId="18417F57" w:rsidR="00031DA9" w:rsidRDefault="00031DA9" w:rsidP="00974577">
            <w:pPr>
              <w:jc w:val="center"/>
            </w:pPr>
            <w:r>
              <w:t>94.9</w:t>
            </w:r>
          </w:p>
        </w:tc>
      </w:tr>
      <w:tr w:rsidR="00031DA9" w14:paraId="37AD32A5" w14:textId="7FF028A6" w:rsidTr="00031DA9">
        <w:tc>
          <w:tcPr>
            <w:tcW w:w="1508" w:type="pct"/>
            <w:vAlign w:val="center"/>
          </w:tcPr>
          <w:p w14:paraId="488D5DB7" w14:textId="666ACF79" w:rsidR="00031DA9" w:rsidRPr="00205CCC" w:rsidRDefault="00031DA9" w:rsidP="00974577">
            <w:pPr>
              <w:jc w:val="center"/>
              <w:rPr>
                <w:i/>
                <w:iCs/>
              </w:rPr>
            </w:pPr>
            <w:r w:rsidRPr="00205CCC">
              <w:rPr>
                <w:i/>
                <w:iCs/>
              </w:rPr>
              <w:t>Pseudomonas aeruginosa</w:t>
            </w:r>
          </w:p>
        </w:tc>
        <w:tc>
          <w:tcPr>
            <w:tcW w:w="698" w:type="pct"/>
            <w:vAlign w:val="center"/>
          </w:tcPr>
          <w:p w14:paraId="72511EC1" w14:textId="12728146" w:rsidR="00031DA9" w:rsidRDefault="00031DA9" w:rsidP="00974577">
            <w:pPr>
              <w:jc w:val="center"/>
            </w:pPr>
            <w:r>
              <w:t>8.9</w:t>
            </w:r>
          </w:p>
        </w:tc>
        <w:tc>
          <w:tcPr>
            <w:tcW w:w="698" w:type="pct"/>
            <w:vAlign w:val="center"/>
          </w:tcPr>
          <w:p w14:paraId="2D15B3D2" w14:textId="208AE776" w:rsidR="00031DA9" w:rsidRDefault="00031DA9" w:rsidP="00974577">
            <w:pPr>
              <w:jc w:val="center"/>
            </w:pPr>
            <w:r>
              <w:t>2.8</w:t>
            </w:r>
          </w:p>
        </w:tc>
        <w:tc>
          <w:tcPr>
            <w:tcW w:w="699" w:type="pct"/>
            <w:vAlign w:val="center"/>
          </w:tcPr>
          <w:p w14:paraId="34A053BC" w14:textId="36AC6F15" w:rsidR="00031DA9" w:rsidRDefault="00031DA9" w:rsidP="00974577">
            <w:pPr>
              <w:jc w:val="center"/>
            </w:pPr>
            <w:r>
              <w:t>2.7</w:t>
            </w:r>
          </w:p>
        </w:tc>
        <w:tc>
          <w:tcPr>
            <w:tcW w:w="698" w:type="pct"/>
            <w:vAlign w:val="center"/>
          </w:tcPr>
          <w:p w14:paraId="05B921FA" w14:textId="4AB35056" w:rsidR="00031DA9" w:rsidRDefault="00031DA9" w:rsidP="00974577">
            <w:pPr>
              <w:jc w:val="center"/>
            </w:pPr>
            <w:r>
              <w:t>4.2</w:t>
            </w:r>
          </w:p>
        </w:tc>
        <w:tc>
          <w:tcPr>
            <w:tcW w:w="699" w:type="pct"/>
            <w:vAlign w:val="center"/>
          </w:tcPr>
          <w:p w14:paraId="2A591CA8" w14:textId="21451339" w:rsidR="00031DA9" w:rsidRDefault="00031DA9" w:rsidP="00974577">
            <w:pPr>
              <w:jc w:val="center"/>
            </w:pPr>
            <w:r>
              <w:t>4.2</w:t>
            </w:r>
          </w:p>
        </w:tc>
      </w:tr>
      <w:tr w:rsidR="00031DA9" w14:paraId="26757436" w14:textId="2CFB5A6D" w:rsidTr="00031DA9">
        <w:tc>
          <w:tcPr>
            <w:tcW w:w="1508" w:type="pct"/>
            <w:vAlign w:val="center"/>
          </w:tcPr>
          <w:p w14:paraId="0A7CC713" w14:textId="2AA633D1" w:rsidR="00031DA9" w:rsidRPr="00205CCC" w:rsidRDefault="00031DA9" w:rsidP="00974577">
            <w:pPr>
              <w:jc w:val="center"/>
              <w:rPr>
                <w:i/>
                <w:iCs/>
              </w:rPr>
            </w:pPr>
            <w:r w:rsidRPr="00205CCC">
              <w:rPr>
                <w:i/>
                <w:iCs/>
              </w:rPr>
              <w:t>Bacillus subtilis</w:t>
            </w:r>
          </w:p>
        </w:tc>
        <w:tc>
          <w:tcPr>
            <w:tcW w:w="698" w:type="pct"/>
            <w:vAlign w:val="center"/>
          </w:tcPr>
          <w:p w14:paraId="6FEDE34A" w14:textId="6EC66819" w:rsidR="00031DA9" w:rsidRDefault="00031DA9" w:rsidP="00974577">
            <w:pPr>
              <w:jc w:val="center"/>
            </w:pPr>
            <w:r>
              <w:t>0.89</w:t>
            </w:r>
          </w:p>
        </w:tc>
        <w:tc>
          <w:tcPr>
            <w:tcW w:w="698" w:type="pct"/>
            <w:vAlign w:val="center"/>
          </w:tcPr>
          <w:p w14:paraId="1435815A" w14:textId="73D676C8" w:rsidR="00031DA9" w:rsidRDefault="00031DA9" w:rsidP="00974577">
            <w:pPr>
              <w:jc w:val="center"/>
            </w:pPr>
            <w:r>
              <w:t>1.2</w:t>
            </w:r>
          </w:p>
        </w:tc>
        <w:tc>
          <w:tcPr>
            <w:tcW w:w="699" w:type="pct"/>
            <w:vAlign w:val="center"/>
          </w:tcPr>
          <w:p w14:paraId="63B009B9" w14:textId="5B22B782" w:rsidR="00031DA9" w:rsidRDefault="00031DA9" w:rsidP="00974577">
            <w:pPr>
              <w:jc w:val="center"/>
            </w:pPr>
            <w:r>
              <w:t>1.1</w:t>
            </w:r>
          </w:p>
        </w:tc>
        <w:tc>
          <w:tcPr>
            <w:tcW w:w="698" w:type="pct"/>
            <w:vAlign w:val="center"/>
          </w:tcPr>
          <w:p w14:paraId="7371E89A" w14:textId="5C1DC12B" w:rsidR="00031DA9" w:rsidRDefault="00031DA9" w:rsidP="00974577">
            <w:pPr>
              <w:jc w:val="center"/>
            </w:pPr>
            <w:r>
              <w:t>0.7</w:t>
            </w:r>
          </w:p>
        </w:tc>
        <w:tc>
          <w:tcPr>
            <w:tcW w:w="699" w:type="pct"/>
            <w:vAlign w:val="center"/>
          </w:tcPr>
          <w:p w14:paraId="73F55973" w14:textId="722ECEFD" w:rsidR="00031DA9" w:rsidRDefault="00031DA9" w:rsidP="00974577">
            <w:pPr>
              <w:jc w:val="center"/>
            </w:pPr>
            <w:r>
              <w:t>0.7</w:t>
            </w:r>
          </w:p>
        </w:tc>
      </w:tr>
      <w:tr w:rsidR="00031DA9" w14:paraId="51E812ED" w14:textId="4F051F52" w:rsidTr="00031DA9">
        <w:tc>
          <w:tcPr>
            <w:tcW w:w="1508" w:type="pct"/>
            <w:vAlign w:val="center"/>
          </w:tcPr>
          <w:p w14:paraId="02F7F098" w14:textId="451EB11E" w:rsidR="00031DA9" w:rsidRPr="00205CCC" w:rsidRDefault="00031DA9" w:rsidP="00974577">
            <w:pPr>
              <w:jc w:val="center"/>
              <w:rPr>
                <w:i/>
                <w:iCs/>
              </w:rPr>
            </w:pPr>
            <w:r w:rsidRPr="00205CCC">
              <w:rPr>
                <w:i/>
                <w:iCs/>
              </w:rPr>
              <w:t>Saccharomyces cerevisiae</w:t>
            </w:r>
          </w:p>
        </w:tc>
        <w:tc>
          <w:tcPr>
            <w:tcW w:w="698" w:type="pct"/>
            <w:vAlign w:val="center"/>
          </w:tcPr>
          <w:p w14:paraId="7CD5BACD" w14:textId="03FF44E0" w:rsidR="00031DA9" w:rsidRDefault="00031DA9" w:rsidP="00974577">
            <w:pPr>
              <w:jc w:val="center"/>
            </w:pPr>
            <w:r>
              <w:t>0.89</w:t>
            </w:r>
          </w:p>
        </w:tc>
        <w:tc>
          <w:tcPr>
            <w:tcW w:w="698" w:type="pct"/>
            <w:vAlign w:val="center"/>
          </w:tcPr>
          <w:p w14:paraId="2E6C4489" w14:textId="076A7095" w:rsidR="00031DA9" w:rsidRDefault="00031DA9" w:rsidP="00974577">
            <w:pPr>
              <w:jc w:val="center"/>
            </w:pPr>
            <w:r>
              <w:t>NA</w:t>
            </w:r>
          </w:p>
        </w:tc>
        <w:tc>
          <w:tcPr>
            <w:tcW w:w="699" w:type="pct"/>
            <w:vAlign w:val="center"/>
          </w:tcPr>
          <w:p w14:paraId="0A8E0221" w14:textId="5F69D002" w:rsidR="00031DA9" w:rsidRDefault="00031DA9" w:rsidP="00974577">
            <w:pPr>
              <w:jc w:val="center"/>
            </w:pPr>
            <w:r>
              <w:t>4.1</w:t>
            </w:r>
          </w:p>
        </w:tc>
        <w:tc>
          <w:tcPr>
            <w:tcW w:w="698" w:type="pct"/>
            <w:vAlign w:val="center"/>
          </w:tcPr>
          <w:p w14:paraId="04F474F9" w14:textId="7C8864DC" w:rsidR="00031DA9" w:rsidRDefault="00031DA9" w:rsidP="00974577">
            <w:pPr>
              <w:jc w:val="center"/>
            </w:pPr>
            <w:r>
              <w:t>0.23</w:t>
            </w:r>
          </w:p>
        </w:tc>
        <w:tc>
          <w:tcPr>
            <w:tcW w:w="699" w:type="pct"/>
            <w:vAlign w:val="center"/>
          </w:tcPr>
          <w:p w14:paraId="313824C9" w14:textId="5F486BF3" w:rsidR="00031DA9" w:rsidRDefault="00031DA9" w:rsidP="00974577">
            <w:pPr>
              <w:jc w:val="center"/>
            </w:pPr>
            <w:r>
              <w:t>0.12</w:t>
            </w:r>
          </w:p>
        </w:tc>
      </w:tr>
      <w:tr w:rsidR="00031DA9" w14:paraId="17E6D63A" w14:textId="236C5423" w:rsidTr="00031DA9">
        <w:tc>
          <w:tcPr>
            <w:tcW w:w="1508" w:type="pct"/>
            <w:vAlign w:val="center"/>
          </w:tcPr>
          <w:p w14:paraId="4F2AFB1E" w14:textId="457D9DB8" w:rsidR="00031DA9" w:rsidRPr="00205CCC" w:rsidRDefault="00031DA9" w:rsidP="00974577">
            <w:pPr>
              <w:jc w:val="center"/>
              <w:rPr>
                <w:i/>
                <w:iCs/>
              </w:rPr>
            </w:pPr>
            <w:r w:rsidRPr="00205CCC">
              <w:rPr>
                <w:i/>
                <w:iCs/>
              </w:rPr>
              <w:t>Escherichia coli</w:t>
            </w:r>
          </w:p>
        </w:tc>
        <w:tc>
          <w:tcPr>
            <w:tcW w:w="698" w:type="pct"/>
            <w:vAlign w:val="center"/>
          </w:tcPr>
          <w:p w14:paraId="3EF092C1" w14:textId="024D7F67" w:rsidR="00031DA9" w:rsidRDefault="00031DA9" w:rsidP="00974577">
            <w:pPr>
              <w:jc w:val="center"/>
            </w:pPr>
            <w:r>
              <w:t>0.089</w:t>
            </w:r>
          </w:p>
        </w:tc>
        <w:tc>
          <w:tcPr>
            <w:tcW w:w="698" w:type="pct"/>
            <w:vAlign w:val="center"/>
          </w:tcPr>
          <w:p w14:paraId="2E3ABC53" w14:textId="2007CDD1" w:rsidR="00031DA9" w:rsidRDefault="00031DA9" w:rsidP="00974577">
            <w:pPr>
              <w:jc w:val="center"/>
            </w:pPr>
            <w:r>
              <w:t>0.069</w:t>
            </w:r>
          </w:p>
        </w:tc>
        <w:tc>
          <w:tcPr>
            <w:tcW w:w="699" w:type="pct"/>
            <w:vAlign w:val="center"/>
          </w:tcPr>
          <w:p w14:paraId="1E577733" w14:textId="43575083" w:rsidR="00031DA9" w:rsidRDefault="00031DA9" w:rsidP="00974577">
            <w:pPr>
              <w:jc w:val="center"/>
            </w:pPr>
            <w:r>
              <w:t>0.066</w:t>
            </w:r>
          </w:p>
        </w:tc>
        <w:tc>
          <w:tcPr>
            <w:tcW w:w="698" w:type="pct"/>
            <w:vAlign w:val="center"/>
          </w:tcPr>
          <w:p w14:paraId="1C84981A" w14:textId="17924EC0" w:rsidR="00031DA9" w:rsidRDefault="00031DA9" w:rsidP="00974577">
            <w:pPr>
              <w:jc w:val="center"/>
            </w:pPr>
            <w:r>
              <w:t>0.058</w:t>
            </w:r>
          </w:p>
        </w:tc>
        <w:tc>
          <w:tcPr>
            <w:tcW w:w="699" w:type="pct"/>
            <w:vAlign w:val="center"/>
          </w:tcPr>
          <w:p w14:paraId="25CBD63E" w14:textId="2EEF665F" w:rsidR="00031DA9" w:rsidRDefault="00031DA9" w:rsidP="00974577">
            <w:pPr>
              <w:jc w:val="center"/>
            </w:pPr>
            <w:r>
              <w:t>0.058</w:t>
            </w:r>
          </w:p>
        </w:tc>
      </w:tr>
      <w:tr w:rsidR="00031DA9" w14:paraId="29E8A4E6" w14:textId="1094279B" w:rsidTr="00031DA9">
        <w:tc>
          <w:tcPr>
            <w:tcW w:w="1508" w:type="pct"/>
            <w:vAlign w:val="center"/>
          </w:tcPr>
          <w:p w14:paraId="0DB53069" w14:textId="7F18832B" w:rsidR="00031DA9" w:rsidRPr="00205CCC" w:rsidRDefault="00031DA9" w:rsidP="00974577">
            <w:pPr>
              <w:jc w:val="center"/>
              <w:rPr>
                <w:i/>
                <w:iCs/>
              </w:rPr>
            </w:pPr>
            <w:r w:rsidRPr="00205CCC">
              <w:rPr>
                <w:i/>
                <w:iCs/>
              </w:rPr>
              <w:t>Salmonella enterica</w:t>
            </w:r>
          </w:p>
        </w:tc>
        <w:tc>
          <w:tcPr>
            <w:tcW w:w="698" w:type="pct"/>
            <w:vAlign w:val="center"/>
          </w:tcPr>
          <w:p w14:paraId="7B0EEE9A" w14:textId="42A164EC" w:rsidR="00031DA9" w:rsidRDefault="00031DA9" w:rsidP="00974577">
            <w:pPr>
              <w:jc w:val="center"/>
            </w:pPr>
            <w:r>
              <w:t>0.089</w:t>
            </w:r>
          </w:p>
        </w:tc>
        <w:tc>
          <w:tcPr>
            <w:tcW w:w="698" w:type="pct"/>
            <w:vAlign w:val="center"/>
          </w:tcPr>
          <w:p w14:paraId="06E48E92" w14:textId="3C389EBF" w:rsidR="00031DA9" w:rsidRDefault="00031DA9" w:rsidP="00974577">
            <w:pPr>
              <w:jc w:val="center"/>
            </w:pPr>
            <w:r>
              <w:t>0.07</w:t>
            </w:r>
          </w:p>
        </w:tc>
        <w:tc>
          <w:tcPr>
            <w:tcW w:w="699" w:type="pct"/>
            <w:vAlign w:val="center"/>
          </w:tcPr>
          <w:p w14:paraId="093E3E00" w14:textId="7C7D3853" w:rsidR="00031DA9" w:rsidRDefault="00031DA9" w:rsidP="00974577">
            <w:pPr>
              <w:jc w:val="center"/>
            </w:pPr>
            <w:r>
              <w:t>0.067</w:t>
            </w:r>
          </w:p>
        </w:tc>
        <w:tc>
          <w:tcPr>
            <w:tcW w:w="698" w:type="pct"/>
            <w:vAlign w:val="center"/>
          </w:tcPr>
          <w:p w14:paraId="33DD3A00" w14:textId="62E3D4EB" w:rsidR="00031DA9" w:rsidRDefault="00031DA9" w:rsidP="00974577">
            <w:pPr>
              <w:jc w:val="center"/>
            </w:pPr>
            <w:r>
              <w:t>0.059</w:t>
            </w:r>
          </w:p>
        </w:tc>
        <w:tc>
          <w:tcPr>
            <w:tcW w:w="699" w:type="pct"/>
            <w:vAlign w:val="center"/>
          </w:tcPr>
          <w:p w14:paraId="4906EE16" w14:textId="0BB5D4B4" w:rsidR="00031DA9" w:rsidRDefault="00031DA9" w:rsidP="00974577">
            <w:pPr>
              <w:jc w:val="center"/>
            </w:pPr>
            <w:r>
              <w:t>0.059</w:t>
            </w:r>
          </w:p>
        </w:tc>
      </w:tr>
      <w:tr w:rsidR="00031DA9" w14:paraId="14074C73" w14:textId="4B10825B" w:rsidTr="00031DA9">
        <w:tc>
          <w:tcPr>
            <w:tcW w:w="1508" w:type="pct"/>
            <w:vAlign w:val="center"/>
          </w:tcPr>
          <w:p w14:paraId="5D0ADC67" w14:textId="55840264" w:rsidR="00031DA9" w:rsidRPr="00205CCC" w:rsidRDefault="00031DA9" w:rsidP="00974577">
            <w:pPr>
              <w:jc w:val="center"/>
              <w:rPr>
                <w:i/>
                <w:iCs/>
              </w:rPr>
            </w:pPr>
            <w:r w:rsidRPr="00205CCC">
              <w:rPr>
                <w:i/>
                <w:iCs/>
              </w:rPr>
              <w:t>Lactobacillus fermentum</w:t>
            </w:r>
          </w:p>
        </w:tc>
        <w:tc>
          <w:tcPr>
            <w:tcW w:w="698" w:type="pct"/>
            <w:vAlign w:val="center"/>
          </w:tcPr>
          <w:p w14:paraId="04B634E3" w14:textId="170C0677" w:rsidR="00031DA9" w:rsidRDefault="00031DA9" w:rsidP="00974577">
            <w:pPr>
              <w:jc w:val="center"/>
            </w:pPr>
            <w:r>
              <w:t>0.0089</w:t>
            </w:r>
          </w:p>
        </w:tc>
        <w:tc>
          <w:tcPr>
            <w:tcW w:w="698" w:type="pct"/>
            <w:vAlign w:val="center"/>
          </w:tcPr>
          <w:p w14:paraId="5D17974B" w14:textId="50EB628F" w:rsidR="00031DA9" w:rsidRDefault="00031DA9" w:rsidP="00974577">
            <w:pPr>
              <w:jc w:val="center"/>
            </w:pPr>
            <w:r>
              <w:t>0.012</w:t>
            </w:r>
          </w:p>
        </w:tc>
        <w:tc>
          <w:tcPr>
            <w:tcW w:w="699" w:type="pct"/>
            <w:vAlign w:val="center"/>
          </w:tcPr>
          <w:p w14:paraId="6D14063D" w14:textId="655DA410" w:rsidR="00031DA9" w:rsidRDefault="00031DA9" w:rsidP="00974577">
            <w:pPr>
              <w:jc w:val="center"/>
            </w:pPr>
            <w:r>
              <w:t>0.012</w:t>
            </w:r>
          </w:p>
        </w:tc>
        <w:tc>
          <w:tcPr>
            <w:tcW w:w="698" w:type="pct"/>
            <w:vAlign w:val="center"/>
          </w:tcPr>
          <w:p w14:paraId="344044E0" w14:textId="596C2BEA" w:rsidR="00031DA9" w:rsidRDefault="00031DA9" w:rsidP="00974577">
            <w:pPr>
              <w:jc w:val="center"/>
            </w:pPr>
            <w:r>
              <w:t>0.015</w:t>
            </w:r>
          </w:p>
        </w:tc>
        <w:tc>
          <w:tcPr>
            <w:tcW w:w="699" w:type="pct"/>
            <w:vAlign w:val="center"/>
          </w:tcPr>
          <w:p w14:paraId="209F22D0" w14:textId="32F49ECA" w:rsidR="00031DA9" w:rsidRDefault="00031DA9" w:rsidP="00974577">
            <w:pPr>
              <w:jc w:val="center"/>
            </w:pPr>
            <w:r>
              <w:t>0.015</w:t>
            </w:r>
          </w:p>
        </w:tc>
      </w:tr>
      <w:tr w:rsidR="00031DA9" w14:paraId="48FDE44F" w14:textId="7E911975" w:rsidTr="00031DA9">
        <w:tc>
          <w:tcPr>
            <w:tcW w:w="1508" w:type="pct"/>
            <w:vAlign w:val="center"/>
          </w:tcPr>
          <w:p w14:paraId="770C84CE" w14:textId="70FE9ABE" w:rsidR="00031DA9" w:rsidRPr="00205CCC" w:rsidRDefault="00031DA9" w:rsidP="00974577">
            <w:pPr>
              <w:jc w:val="center"/>
              <w:rPr>
                <w:i/>
                <w:iCs/>
              </w:rPr>
            </w:pPr>
            <w:r w:rsidRPr="00205CCC">
              <w:rPr>
                <w:i/>
                <w:iCs/>
              </w:rPr>
              <w:t>Enterococcus faecalis</w:t>
            </w:r>
          </w:p>
        </w:tc>
        <w:tc>
          <w:tcPr>
            <w:tcW w:w="698" w:type="pct"/>
            <w:vAlign w:val="center"/>
          </w:tcPr>
          <w:p w14:paraId="364FD968" w14:textId="3CEA35F2" w:rsidR="00031DA9" w:rsidRDefault="00031DA9" w:rsidP="00974577">
            <w:pPr>
              <w:jc w:val="center"/>
            </w:pPr>
            <w:r>
              <w:t>0.00089</w:t>
            </w:r>
          </w:p>
        </w:tc>
        <w:tc>
          <w:tcPr>
            <w:tcW w:w="698" w:type="pct"/>
            <w:vAlign w:val="center"/>
          </w:tcPr>
          <w:p w14:paraId="30544D50" w14:textId="0D995DEE" w:rsidR="00031DA9" w:rsidRDefault="00031DA9" w:rsidP="00974577">
            <w:pPr>
              <w:jc w:val="center"/>
            </w:pPr>
            <w:r>
              <w:t>0.00067</w:t>
            </w:r>
          </w:p>
        </w:tc>
        <w:tc>
          <w:tcPr>
            <w:tcW w:w="699" w:type="pct"/>
            <w:vAlign w:val="center"/>
          </w:tcPr>
          <w:p w14:paraId="2D26CA6F" w14:textId="40090EF8" w:rsidR="00031DA9" w:rsidRDefault="00031DA9" w:rsidP="00974577">
            <w:pPr>
              <w:jc w:val="center"/>
            </w:pPr>
            <w:r>
              <w:t>0.00064</w:t>
            </w:r>
          </w:p>
        </w:tc>
        <w:tc>
          <w:tcPr>
            <w:tcW w:w="698" w:type="pct"/>
            <w:vAlign w:val="center"/>
          </w:tcPr>
          <w:p w14:paraId="4430CC08" w14:textId="25DD831B" w:rsidR="00031DA9" w:rsidRDefault="00031DA9" w:rsidP="00974577">
            <w:pPr>
              <w:jc w:val="center"/>
            </w:pPr>
            <w:r>
              <w:t>0.001</w:t>
            </w:r>
          </w:p>
        </w:tc>
        <w:tc>
          <w:tcPr>
            <w:tcW w:w="699" w:type="pct"/>
            <w:vAlign w:val="center"/>
          </w:tcPr>
          <w:p w14:paraId="1F10223B" w14:textId="03A111B0" w:rsidR="00031DA9" w:rsidRDefault="00031DA9" w:rsidP="00974577">
            <w:pPr>
              <w:jc w:val="center"/>
            </w:pPr>
            <w:r>
              <w:t>0.001</w:t>
            </w:r>
          </w:p>
        </w:tc>
      </w:tr>
      <w:tr w:rsidR="00031DA9" w14:paraId="1D6A7423" w14:textId="24975181" w:rsidTr="00031DA9">
        <w:tc>
          <w:tcPr>
            <w:tcW w:w="1508" w:type="pct"/>
            <w:vAlign w:val="center"/>
          </w:tcPr>
          <w:p w14:paraId="4F2C915A" w14:textId="72836441" w:rsidR="00031DA9" w:rsidRPr="00205CCC" w:rsidRDefault="00031DA9" w:rsidP="00974577">
            <w:pPr>
              <w:jc w:val="center"/>
              <w:rPr>
                <w:i/>
                <w:iCs/>
              </w:rPr>
            </w:pPr>
            <w:r w:rsidRPr="00205CCC">
              <w:rPr>
                <w:i/>
                <w:iCs/>
              </w:rPr>
              <w:t>Cryptococcus neoformans</w:t>
            </w:r>
          </w:p>
        </w:tc>
        <w:tc>
          <w:tcPr>
            <w:tcW w:w="698" w:type="pct"/>
            <w:vAlign w:val="center"/>
          </w:tcPr>
          <w:p w14:paraId="7BD0FDB0" w14:textId="3CE2A289" w:rsidR="00031DA9" w:rsidRDefault="00031DA9" w:rsidP="00974577">
            <w:pPr>
              <w:jc w:val="center"/>
            </w:pPr>
            <w:r>
              <w:t>0.00089</w:t>
            </w:r>
          </w:p>
        </w:tc>
        <w:tc>
          <w:tcPr>
            <w:tcW w:w="698" w:type="pct"/>
            <w:vAlign w:val="center"/>
          </w:tcPr>
          <w:p w14:paraId="1BA13A88" w14:textId="67EDC493" w:rsidR="00031DA9" w:rsidRDefault="00031DA9" w:rsidP="00974577">
            <w:pPr>
              <w:jc w:val="center"/>
            </w:pPr>
            <w:r>
              <w:t>NA</w:t>
            </w:r>
          </w:p>
        </w:tc>
        <w:tc>
          <w:tcPr>
            <w:tcW w:w="699" w:type="pct"/>
            <w:vAlign w:val="center"/>
          </w:tcPr>
          <w:p w14:paraId="134F34F9" w14:textId="106B61EE" w:rsidR="00031DA9" w:rsidRDefault="00031DA9" w:rsidP="00974577">
            <w:pPr>
              <w:jc w:val="center"/>
            </w:pPr>
            <w:r>
              <w:t>0.0014</w:t>
            </w:r>
          </w:p>
        </w:tc>
        <w:tc>
          <w:tcPr>
            <w:tcW w:w="698" w:type="pct"/>
            <w:vAlign w:val="center"/>
          </w:tcPr>
          <w:p w14:paraId="60AFE575" w14:textId="3DFB6725" w:rsidR="00031DA9" w:rsidRDefault="00031DA9" w:rsidP="00974577">
            <w:pPr>
              <w:jc w:val="center"/>
            </w:pPr>
            <w:r>
              <w:t>0.00015</w:t>
            </w:r>
          </w:p>
        </w:tc>
        <w:tc>
          <w:tcPr>
            <w:tcW w:w="699" w:type="pct"/>
            <w:vAlign w:val="center"/>
          </w:tcPr>
          <w:p w14:paraId="5702B1C3" w14:textId="42F22174" w:rsidR="00031DA9" w:rsidRDefault="00031DA9" w:rsidP="00974577">
            <w:pPr>
              <w:jc w:val="center"/>
            </w:pPr>
            <w:r>
              <w:t>0.00007</w:t>
            </w:r>
          </w:p>
        </w:tc>
      </w:tr>
      <w:tr w:rsidR="00031DA9" w14:paraId="57E820AF" w14:textId="1AD85621" w:rsidTr="00031DA9">
        <w:tc>
          <w:tcPr>
            <w:tcW w:w="1508" w:type="pct"/>
            <w:vAlign w:val="center"/>
          </w:tcPr>
          <w:p w14:paraId="17F62494" w14:textId="6EF550FB" w:rsidR="00031DA9" w:rsidRPr="00205CCC" w:rsidRDefault="00031DA9" w:rsidP="00974577">
            <w:pPr>
              <w:jc w:val="center"/>
              <w:rPr>
                <w:i/>
                <w:iCs/>
              </w:rPr>
            </w:pPr>
            <w:r w:rsidRPr="00205CCC">
              <w:rPr>
                <w:i/>
                <w:iCs/>
              </w:rPr>
              <w:t>Staphylococcus aureus</w:t>
            </w:r>
          </w:p>
        </w:tc>
        <w:tc>
          <w:tcPr>
            <w:tcW w:w="698" w:type="pct"/>
            <w:vAlign w:val="center"/>
          </w:tcPr>
          <w:p w14:paraId="58E60EA4" w14:textId="140FCAC5" w:rsidR="00031DA9" w:rsidRDefault="00031DA9" w:rsidP="00974577">
            <w:pPr>
              <w:jc w:val="center"/>
            </w:pPr>
            <w:r>
              <w:t>0.000089</w:t>
            </w:r>
          </w:p>
        </w:tc>
        <w:tc>
          <w:tcPr>
            <w:tcW w:w="698" w:type="pct"/>
            <w:vAlign w:val="center"/>
          </w:tcPr>
          <w:p w14:paraId="0CCC915B" w14:textId="07B3CE32" w:rsidR="00031DA9" w:rsidRDefault="00031DA9" w:rsidP="00974577">
            <w:pPr>
              <w:jc w:val="center"/>
            </w:pPr>
            <w:r>
              <w:t>0.0001</w:t>
            </w:r>
          </w:p>
        </w:tc>
        <w:tc>
          <w:tcPr>
            <w:tcW w:w="699" w:type="pct"/>
            <w:vAlign w:val="center"/>
          </w:tcPr>
          <w:p w14:paraId="1EF1197E" w14:textId="60B7BF44" w:rsidR="00031DA9" w:rsidRDefault="00031DA9" w:rsidP="00974577">
            <w:pPr>
              <w:jc w:val="center"/>
            </w:pPr>
            <w:r>
              <w:t>0.0001</w:t>
            </w:r>
          </w:p>
        </w:tc>
        <w:tc>
          <w:tcPr>
            <w:tcW w:w="698" w:type="pct"/>
            <w:vAlign w:val="center"/>
          </w:tcPr>
          <w:p w14:paraId="226BAA8D" w14:textId="45E0BFB1" w:rsidR="00031DA9" w:rsidRDefault="00031DA9" w:rsidP="00974577">
            <w:pPr>
              <w:jc w:val="center"/>
            </w:pPr>
            <w:r>
              <w:t>0.0001</w:t>
            </w:r>
          </w:p>
        </w:tc>
        <w:tc>
          <w:tcPr>
            <w:tcW w:w="699" w:type="pct"/>
            <w:vAlign w:val="center"/>
          </w:tcPr>
          <w:p w14:paraId="177AAA68" w14:textId="6F1BF25B" w:rsidR="00031DA9" w:rsidRDefault="00031DA9" w:rsidP="00974577">
            <w:pPr>
              <w:jc w:val="center"/>
            </w:pPr>
            <w:r>
              <w:t>0.0001</w:t>
            </w:r>
          </w:p>
        </w:tc>
      </w:tr>
    </w:tbl>
    <w:p w14:paraId="453EE94C" w14:textId="020B0516" w:rsidR="00EC6348" w:rsidRPr="00EC6348" w:rsidRDefault="00EC6348" w:rsidP="00205CCC">
      <w:pPr>
        <w:pStyle w:val="Caption"/>
        <w:keepNext/>
        <w:spacing w:line="360" w:lineRule="auto"/>
        <w:jc w:val="both"/>
      </w:pPr>
      <w:r w:rsidRPr="00EC6348">
        <w:rPr>
          <w:vertAlign w:val="superscript"/>
        </w:rPr>
        <w:t>1</w:t>
      </w:r>
      <w:r w:rsidRPr="00EC6348">
        <w:t xml:space="preserve"> The theoretical composition in terms of 16S (or 16S &amp; 18S)</w:t>
      </w:r>
      <w:r w:rsidR="00E21105">
        <w:t xml:space="preserve"> SSU</w:t>
      </w:r>
      <w:r w:rsidRPr="00EC6348">
        <w:t xml:space="preserve"> rRNA gene abundance was calculated from theoretical genomic DNA composition with the following formula: 16S/18S copy number = total genomic DNA (g) × unit conversion constant (bp/g) / genome size (bp) × 16S/18S </w:t>
      </w:r>
      <w:r w:rsidRPr="00EC6348">
        <w:lastRenderedPageBreak/>
        <w:t>copy number per genome</w:t>
      </w:r>
      <w:r>
        <w:t xml:space="preserve">; </w:t>
      </w:r>
      <w:r w:rsidRPr="00EC6348">
        <w:rPr>
          <w:vertAlign w:val="superscript"/>
        </w:rPr>
        <w:t>2</w:t>
      </w:r>
      <w:r w:rsidRPr="00EC6348">
        <w:t xml:space="preserve"> The theoretical composition in terms of genome copy number was calculated from theoretical genomic DNA composition with the following formula: genome copy number = total genomic DNA</w:t>
      </w:r>
      <w:r w:rsidR="00205CCC">
        <w:t> </w:t>
      </w:r>
      <w:r w:rsidRPr="00EC6348">
        <w:t>(g) × unit conversion constant (bp/g) / genome size (bp)</w:t>
      </w:r>
      <w:r>
        <w:t xml:space="preserve">; </w:t>
      </w:r>
      <w:r w:rsidRPr="00EC6348">
        <w:rPr>
          <w:vertAlign w:val="superscript"/>
        </w:rPr>
        <w:t>3</w:t>
      </w:r>
      <w:r w:rsidRPr="00EC6348">
        <w:t xml:space="preserve"> The theoretical composition in terms of cell number was calculated from theoretical genomic DNA composition with the following formula: cell number = total genomic DNA (g) × unit conversion constant (bp/g) / genome size (bp)/ploid</w:t>
      </w:r>
      <w:r w:rsidR="00031DA9">
        <w:t>y.</w:t>
      </w:r>
    </w:p>
    <w:p w14:paraId="41BC2F61" w14:textId="1C6FD9F8" w:rsidR="00EC6348" w:rsidRDefault="008F49B7" w:rsidP="001F0606">
      <w:pPr>
        <w:spacing w:line="360" w:lineRule="auto"/>
        <w:ind w:firstLine="720"/>
        <w:jc w:val="both"/>
      </w:pPr>
      <w:r>
        <w:t xml:space="preserve">We </w:t>
      </w:r>
      <w:r w:rsidR="001B2FBE">
        <w:t xml:space="preserve">also took </w:t>
      </w:r>
      <w:r w:rsidR="001F0606">
        <w:t>a</w:t>
      </w:r>
      <w:r w:rsidR="00D71A65">
        <w:t xml:space="preserve"> </w:t>
      </w:r>
      <w:r w:rsidR="001F0606">
        <w:t>10 L</w:t>
      </w:r>
      <w:r w:rsidR="002C6F6F">
        <w:t xml:space="preserve"> </w:t>
      </w:r>
      <w:r w:rsidR="00D71A65">
        <w:t xml:space="preserve">water </w:t>
      </w:r>
      <w:r w:rsidR="002C6F6F">
        <w:t>samples</w:t>
      </w:r>
      <w:r w:rsidR="00EC6348">
        <w:t xml:space="preserve"> from a </w:t>
      </w:r>
      <w:r w:rsidR="00D71A65">
        <w:t>display</w:t>
      </w:r>
      <w:r w:rsidR="008A7DD0">
        <w:t xml:space="preserve"> </w:t>
      </w:r>
      <w:r w:rsidR="00D71A65">
        <w:t>tank (</w:t>
      </w:r>
      <w:r w:rsidR="00D71A65" w:rsidRPr="00D71A65">
        <w:t>Hagen Aqualab</w:t>
      </w:r>
      <w:r w:rsidR="008A7DD0">
        <w:t xml:space="preserve">; </w:t>
      </w:r>
      <w:r w:rsidR="00D71A65" w:rsidRPr="00D71A65">
        <w:t>University of Guelph</w:t>
      </w:r>
      <w:r w:rsidR="008A7DD0">
        <w:t>; Guelph; ON Canada</w:t>
      </w:r>
      <w:r w:rsidR="00D71A65">
        <w:t xml:space="preserve">) </w:t>
      </w:r>
      <w:r w:rsidR="001F0606">
        <w:t xml:space="preserve">using a bleach-sterilized jug to simulate </w:t>
      </w:r>
      <w:r w:rsidR="001F0606" w:rsidRPr="00EC6348">
        <w:t>environmental freshwater sampling</w:t>
      </w:r>
      <w:r w:rsidR="001F0606">
        <w:t>. The tank contained</w:t>
      </w:r>
      <w:r w:rsidR="00D71A65">
        <w:t xml:space="preserve"> </w:t>
      </w:r>
      <w:r w:rsidR="001F0606">
        <w:t>multiple</w:t>
      </w:r>
      <w:r w:rsidR="00D71A65">
        <w:t xml:space="preserve"> fish, mollusk</w:t>
      </w:r>
      <w:r w:rsidR="009D5A3F">
        <w:t>s</w:t>
      </w:r>
      <w:r w:rsidR="001C3106">
        <w:t xml:space="preserve">, </w:t>
      </w:r>
      <w:r w:rsidR="00D71A65">
        <w:t>crustacean</w:t>
      </w:r>
      <w:r w:rsidR="001C3106">
        <w:t>, and macrophyte</w:t>
      </w:r>
      <w:r w:rsidR="00D71A65">
        <w:t xml:space="preserve"> species </w:t>
      </w:r>
      <w:r w:rsidR="001F0606">
        <w:t xml:space="preserve">(Sup. Fig. 1; </w:t>
      </w:r>
      <w:r w:rsidR="0020364F">
        <w:t>Sup</w:t>
      </w:r>
      <w:r w:rsidR="009D5A3F">
        <w:t>.</w:t>
      </w:r>
      <w:r w:rsidR="0020364F">
        <w:t xml:space="preserve"> Tab. </w:t>
      </w:r>
      <w:r w:rsidR="009D5A3F">
        <w:t>1</w:t>
      </w:r>
      <w:r w:rsidR="0020364F">
        <w:t xml:space="preserve">) </w:t>
      </w:r>
      <w:r w:rsidR="00D71A65">
        <w:t xml:space="preserve">as well as </w:t>
      </w:r>
      <w:r w:rsidR="001C3106">
        <w:t>an established microbial community</w:t>
      </w:r>
      <w:r w:rsidR="001F0606">
        <w:t>.</w:t>
      </w:r>
      <w:r w:rsidR="00EC6348">
        <w:t xml:space="preserve"> </w:t>
      </w:r>
      <w:r w:rsidR="001F0606">
        <w:t>We mixed the 10 L sample and subsampled it into three 1 L samples.</w:t>
      </w:r>
    </w:p>
    <w:p w14:paraId="1D64DC18" w14:textId="77777777" w:rsidR="00D71A65" w:rsidRDefault="00D71A65" w:rsidP="008A7DD0">
      <w:pPr>
        <w:spacing w:line="360" w:lineRule="auto"/>
        <w:ind w:firstLine="720"/>
        <w:jc w:val="both"/>
      </w:pPr>
    </w:p>
    <w:p w14:paraId="21B59F9B" w14:textId="71E14258" w:rsidR="00EC6348" w:rsidRPr="00E05CD2" w:rsidRDefault="00EC6348" w:rsidP="00E05CD2">
      <w:pPr>
        <w:spacing w:line="360" w:lineRule="auto"/>
        <w:rPr>
          <w:i/>
          <w:iCs/>
        </w:rPr>
      </w:pPr>
      <w:r w:rsidRPr="00E05CD2">
        <w:rPr>
          <w:i/>
          <w:iCs/>
        </w:rPr>
        <w:t>Laboratory processing</w:t>
      </w:r>
    </w:p>
    <w:p w14:paraId="259BCC92" w14:textId="1EF8508D" w:rsidR="00EC6348" w:rsidRDefault="008F49B7" w:rsidP="00205CCC">
      <w:pPr>
        <w:spacing w:line="360" w:lineRule="auto"/>
        <w:ind w:firstLine="720"/>
        <w:jc w:val="both"/>
      </w:pPr>
      <w:r>
        <w:t xml:space="preserve">We </w:t>
      </w:r>
      <w:r w:rsidR="00180EE5">
        <w:t xml:space="preserve">handled </w:t>
      </w:r>
      <w:r w:rsidR="001B2FBE">
        <w:t xml:space="preserve">water </w:t>
      </w:r>
      <w:r>
        <w:t xml:space="preserve">samples </w:t>
      </w:r>
      <w:r w:rsidR="00F84A8F">
        <w:t xml:space="preserve">in a separate clean laboratory </w:t>
      </w:r>
      <w:r w:rsidR="00776123">
        <w:t xml:space="preserve">(for </w:t>
      </w:r>
      <w:r w:rsidR="00071AF4">
        <w:t>details</w:t>
      </w:r>
      <w:r w:rsidR="00776123">
        <w:t xml:space="preserve"> see Supplemental material</w:t>
      </w:r>
      <w:r w:rsidR="00205CCC">
        <w:t> </w:t>
      </w:r>
      <w:r w:rsidR="00776123">
        <w:t>1)</w:t>
      </w:r>
      <w:r>
        <w:t xml:space="preserve">. All samples were filtered through sterile </w:t>
      </w:r>
      <w:r w:rsidR="00776123">
        <w:t xml:space="preserve">0.2 µm </w:t>
      </w:r>
      <w:r w:rsidR="00776123" w:rsidRPr="00776123">
        <w:t>Nalgene Analytical Test Filter Funnels</w:t>
      </w:r>
      <w:r w:rsidR="00776123">
        <w:t xml:space="preserve"> (Thermo Fisher Scientific; Burlington; ON Canada) </w:t>
      </w:r>
      <w:r>
        <w:t xml:space="preserve">using </w:t>
      </w:r>
      <w:r w:rsidR="00205CCC">
        <w:t>an</w:t>
      </w:r>
      <w:r w:rsidR="00776123">
        <w:t xml:space="preserve"> </w:t>
      </w:r>
      <w:r w:rsidR="00776123" w:rsidRPr="00776123">
        <w:t>80</w:t>
      </w:r>
      <w:r w:rsidR="00776123">
        <w:t> </w:t>
      </w:r>
      <w:r w:rsidR="00776123" w:rsidRPr="00776123">
        <w:t xml:space="preserve">mbar </w:t>
      </w:r>
      <w:r w:rsidR="00776123">
        <w:t xml:space="preserve">Welch </w:t>
      </w:r>
      <w:r w:rsidR="00776123" w:rsidRPr="00776123">
        <w:t>WOB-L® Dry Vacuum Pump</w:t>
      </w:r>
      <w:r w:rsidR="00776123">
        <w:t xml:space="preserve"> (VWR International; Mississauga; ON Canada)</w:t>
      </w:r>
      <w:r>
        <w:t>. We filtered</w:t>
      </w:r>
      <w:r w:rsidR="00EC6348">
        <w:t xml:space="preserve"> </w:t>
      </w:r>
      <w:r w:rsidR="00F84A8F">
        <w:t>both</w:t>
      </w:r>
      <w:r w:rsidR="00EC6348">
        <w:t xml:space="preserve"> types of samples </w:t>
      </w:r>
      <w:r w:rsidR="00180EE5">
        <w:t>o</w:t>
      </w:r>
      <w:r w:rsidR="00F84A8F">
        <w:t xml:space="preserve">n </w:t>
      </w:r>
      <w:r w:rsidR="00180EE5">
        <w:t xml:space="preserve">two </w:t>
      </w:r>
      <w:r w:rsidR="00EC6348">
        <w:t xml:space="preserve">different days. </w:t>
      </w:r>
      <w:r>
        <w:t>On the first day (31 Jan 2020)</w:t>
      </w:r>
      <w:r w:rsidR="00EC6348">
        <w:t xml:space="preserve">, we filtered </w:t>
      </w:r>
      <w:r>
        <w:t xml:space="preserve">the </w:t>
      </w:r>
      <w:r w:rsidR="00205CCC">
        <w:t xml:space="preserve">three </w:t>
      </w:r>
      <w:r w:rsidR="001B2FBE">
        <w:t xml:space="preserve">50 mL </w:t>
      </w:r>
      <w:r>
        <w:t>microbial mock community mix</w:t>
      </w:r>
      <w:r w:rsidR="00F84A8F">
        <w:t>tur</w:t>
      </w:r>
      <w:r>
        <w:t>es and added a negative</w:t>
      </w:r>
      <w:r w:rsidR="001B2FBE">
        <w:t xml:space="preserve"> filtration</w:t>
      </w:r>
      <w:r>
        <w:t xml:space="preserve"> control by </w:t>
      </w:r>
      <w:r w:rsidR="00C27A40">
        <w:t xml:space="preserve">additionally </w:t>
      </w:r>
      <w:r>
        <w:t xml:space="preserve">filtering </w:t>
      </w:r>
      <w:r w:rsidR="00EC6348">
        <w:t xml:space="preserve">50 mL of </w:t>
      </w:r>
      <w:r w:rsidR="00C27A40">
        <w:t xml:space="preserve">the </w:t>
      </w:r>
      <w:r w:rsidR="00EC6348">
        <w:t xml:space="preserve">ultrapure </w:t>
      </w:r>
      <w:r w:rsidR="00F84A8F">
        <w:t xml:space="preserve">water </w:t>
      </w:r>
      <w:r w:rsidR="00C27A40">
        <w:t>that was used to set up the mixtures</w:t>
      </w:r>
      <w:r w:rsidR="001B2FBE">
        <w:t>. O</w:t>
      </w:r>
      <w:r>
        <w:t xml:space="preserve">n the second day (05 Feb 2020), we filtered </w:t>
      </w:r>
      <w:r w:rsidR="00071AF4">
        <w:t xml:space="preserve">the </w:t>
      </w:r>
      <w:r w:rsidR="001B2FBE">
        <w:t xml:space="preserve">three 1 L </w:t>
      </w:r>
      <w:r w:rsidR="00071AF4">
        <w:t>display tank water samples and</w:t>
      </w:r>
      <w:r w:rsidR="00EC6348">
        <w:t xml:space="preserve"> </w:t>
      </w:r>
      <w:r>
        <w:t xml:space="preserve">added a negative </w:t>
      </w:r>
      <w:r w:rsidR="001B2FBE">
        <w:t xml:space="preserve">filtration </w:t>
      </w:r>
      <w:r>
        <w:t xml:space="preserve">control by </w:t>
      </w:r>
      <w:r w:rsidR="00F84A8F">
        <w:t>adding another</w:t>
      </w:r>
      <w:r w:rsidR="00EC6348">
        <w:t xml:space="preserve"> </w:t>
      </w:r>
      <w:r w:rsidR="00180EE5">
        <w:t xml:space="preserve">dry </w:t>
      </w:r>
      <w:r w:rsidR="00EC6348">
        <w:t xml:space="preserve">filter </w:t>
      </w:r>
      <w:r w:rsidR="00F84A8F">
        <w:t>to the subsequent protocol</w:t>
      </w:r>
      <w:r w:rsidR="00E21105">
        <w:t xml:space="preserve">. </w:t>
      </w:r>
      <w:r w:rsidR="00205CCC">
        <w:t xml:space="preserve">After </w:t>
      </w:r>
      <w:r w:rsidR="00180EE5">
        <w:t xml:space="preserve">each </w:t>
      </w:r>
      <w:r w:rsidR="00205CCC">
        <w:t>filtration, w</w:t>
      </w:r>
      <w:r>
        <w:t>e immediately cut filter</w:t>
      </w:r>
      <w:r w:rsidR="00F84A8F">
        <w:t>s</w:t>
      </w:r>
      <w:r>
        <w:t xml:space="preserve"> into small pieces and </w:t>
      </w:r>
      <w:r w:rsidR="00EC6348">
        <w:t xml:space="preserve">transferred </w:t>
      </w:r>
      <w:r>
        <w:t xml:space="preserve">them </w:t>
      </w:r>
      <w:r w:rsidR="00205CCC">
        <w:t>in</w:t>
      </w:r>
      <w:r>
        <w:t xml:space="preserve">to </w:t>
      </w:r>
      <w:r w:rsidRPr="008F49B7">
        <w:t xml:space="preserve">ZR </w:t>
      </w:r>
      <w:proofErr w:type="spellStart"/>
      <w:r w:rsidRPr="008F49B7">
        <w:t>BashingBead</w:t>
      </w:r>
      <w:proofErr w:type="spellEnd"/>
      <w:r w:rsidRPr="008F49B7">
        <w:t xml:space="preserve"> Lysis Tubes (0.1 &amp; 0.5 mm)</w:t>
      </w:r>
      <w:r>
        <w:t xml:space="preserve"> (</w:t>
      </w:r>
      <w:proofErr w:type="spellStart"/>
      <w:r w:rsidRPr="00EC6348">
        <w:t>Zymo</w:t>
      </w:r>
      <w:proofErr w:type="spellEnd"/>
      <w:r>
        <w:t xml:space="preserve"> Research; Irvine; CA U.S.A.) which were prepared with 1 mL of DNA/RNA Shield </w:t>
      </w:r>
      <w:r w:rsidR="00205CCC">
        <w:t xml:space="preserve">under a clean hood in a low DNA-concentration laboratory </w:t>
      </w:r>
      <w:r w:rsidR="00900C66">
        <w:t>before</w:t>
      </w:r>
      <w:r w:rsidR="00205CCC">
        <w:t xml:space="preserve"> filtration.</w:t>
      </w:r>
    </w:p>
    <w:p w14:paraId="1DE167B0" w14:textId="143B3141" w:rsidR="00205CCC" w:rsidRDefault="008F49B7" w:rsidP="00205CCC">
      <w:pPr>
        <w:spacing w:line="360" w:lineRule="auto"/>
        <w:ind w:firstLine="720"/>
        <w:jc w:val="both"/>
      </w:pPr>
      <w:proofErr w:type="spellStart"/>
      <w:r>
        <w:t>BashingBead</w:t>
      </w:r>
      <w:proofErr w:type="spellEnd"/>
      <w:r>
        <w:t xml:space="preserve"> tubes </w:t>
      </w:r>
      <w:r w:rsidR="00F84A8F">
        <w:t xml:space="preserve">were shaken </w:t>
      </w:r>
      <w:r w:rsidR="00071AF4">
        <w:t xml:space="preserve">following manufacturer’s instructions for optimal cell breakup of the purchased mock community by </w:t>
      </w:r>
      <w:r w:rsidR="00F84A8F">
        <w:t xml:space="preserve">using </w:t>
      </w:r>
      <w:r>
        <w:t>a Vortex-Genie 2 (Scientific Industries, Inc.;</w:t>
      </w:r>
      <w:r w:rsidR="002A4F7E">
        <w:t xml:space="preserve"> </w:t>
      </w:r>
      <w:r>
        <w:t xml:space="preserve">Burlington; NY U.S.A.) </w:t>
      </w:r>
      <w:r w:rsidR="00F84A8F">
        <w:t xml:space="preserve">with </w:t>
      </w:r>
      <w:r>
        <w:t xml:space="preserve">a </w:t>
      </w:r>
      <w:r w:rsidRPr="008F49B7">
        <w:t>Horizontal-(24) Microtube</w:t>
      </w:r>
      <w:r>
        <w:t xml:space="preserve"> holder (Scientific Industries, Inc.;</w:t>
      </w:r>
      <w:r w:rsidR="00776123">
        <w:t xml:space="preserve"> </w:t>
      </w:r>
      <w:r>
        <w:t>Burlington; NY U.S.A.) for 40 min at maximum rpm to break up cells</w:t>
      </w:r>
      <w:r w:rsidR="00205CCC">
        <w:t>.</w:t>
      </w:r>
    </w:p>
    <w:p w14:paraId="55B9B18C" w14:textId="1E9D4ED5" w:rsidR="008F49B7" w:rsidRDefault="008F49B7" w:rsidP="00205CCC">
      <w:pPr>
        <w:spacing w:line="360" w:lineRule="auto"/>
        <w:ind w:firstLine="720"/>
        <w:jc w:val="both"/>
      </w:pPr>
      <w:r>
        <w:lastRenderedPageBreak/>
        <w:t>For parallel DNA</w:t>
      </w:r>
      <w:r w:rsidR="00071AF4">
        <w:t xml:space="preserve"> and total </w:t>
      </w:r>
      <w:r>
        <w:t>RNA extraction</w:t>
      </w:r>
      <w:r w:rsidR="00906044">
        <w:t xml:space="preserve"> from samples</w:t>
      </w:r>
      <w:r>
        <w:t xml:space="preserve">, we used </w:t>
      </w:r>
      <w:r w:rsidR="00906044">
        <w:t xml:space="preserve">a modified version of </w:t>
      </w:r>
      <w:r>
        <w:t xml:space="preserve">the </w:t>
      </w:r>
      <w:r w:rsidRPr="008F49B7">
        <w:t xml:space="preserve">Quick-DNA/RNA </w:t>
      </w:r>
      <w:proofErr w:type="spellStart"/>
      <w:r w:rsidRPr="008F49B7">
        <w:t>Microprep</w:t>
      </w:r>
      <w:proofErr w:type="spellEnd"/>
      <w:r w:rsidRPr="008F49B7">
        <w:t xml:space="preserve"> Plus Kit</w:t>
      </w:r>
      <w:r>
        <w:t xml:space="preserve"> (</w:t>
      </w:r>
      <w:proofErr w:type="spellStart"/>
      <w:r>
        <w:t>Zymo</w:t>
      </w:r>
      <w:proofErr w:type="spellEnd"/>
      <w:r>
        <w:t xml:space="preserve"> Research; Irvine; CA U.S.A.)</w:t>
      </w:r>
      <w:r w:rsidR="00906044">
        <w:t>. We</w:t>
      </w:r>
      <w:r>
        <w:t xml:space="preserve"> added a purification step using </w:t>
      </w:r>
      <w:r w:rsidRPr="008F49B7">
        <w:t>Zymo-Spin II</w:t>
      </w:r>
      <w:r w:rsidR="00205CCC">
        <w:noBreakHyphen/>
      </w:r>
      <w:r w:rsidRPr="008F49B7">
        <w:t>µHRC Filters</w:t>
      </w:r>
      <w:r>
        <w:t xml:space="preserve"> (</w:t>
      </w:r>
      <w:proofErr w:type="spellStart"/>
      <w:r>
        <w:t>Zymo</w:t>
      </w:r>
      <w:proofErr w:type="spellEnd"/>
      <w:r>
        <w:t xml:space="preserve"> Research; Irvine; CA U.S.A.) and modified the protocol to process more </w:t>
      </w:r>
      <w:r w:rsidR="00071AF4">
        <w:t>lysate volume</w:t>
      </w:r>
      <w:r>
        <w:t xml:space="preserve"> (</w:t>
      </w:r>
      <w:r w:rsidR="00205CCC">
        <w:t xml:space="preserve">for details see </w:t>
      </w:r>
      <w:r>
        <w:t xml:space="preserve">Supplemental </w:t>
      </w:r>
      <w:r w:rsidR="00205CCC">
        <w:t>m</w:t>
      </w:r>
      <w:r>
        <w:t xml:space="preserve">aterial </w:t>
      </w:r>
      <w:r w:rsidR="00B161CD">
        <w:t>2</w:t>
      </w:r>
      <w:r>
        <w:t>).</w:t>
      </w:r>
      <w:r w:rsidR="001B2FBE">
        <w:t xml:space="preserve"> We </w:t>
      </w:r>
      <w:r w:rsidR="00E601D1">
        <w:t>extracted</w:t>
      </w:r>
      <w:r w:rsidR="001B2FBE">
        <w:t xml:space="preserve"> the two types of samples</w:t>
      </w:r>
      <w:r w:rsidR="00035F5F">
        <w:t>, including the negative filtration controls,</w:t>
      </w:r>
      <w:r w:rsidR="001B2FBE">
        <w:t xml:space="preserve"> on two different days </w:t>
      </w:r>
      <w:r w:rsidR="00E601D1">
        <w:t xml:space="preserve">under a clean hood in a low DNA-concentration laboratory </w:t>
      </w:r>
      <w:r w:rsidR="001B2FBE">
        <w:t xml:space="preserve">and added </w:t>
      </w:r>
      <w:r w:rsidR="00900C66">
        <w:t xml:space="preserve">a </w:t>
      </w:r>
      <w:r w:rsidR="001B2FBE">
        <w:t>negative extraction control each day</w:t>
      </w:r>
      <w:r w:rsidR="00035F5F">
        <w:t xml:space="preserve"> by processing only the extraction buffer along with the other samples. That way, we accounted for possible contamination during the filtration</w:t>
      </w:r>
      <w:r w:rsidR="003420E2">
        <w:t>s</w:t>
      </w:r>
      <w:r w:rsidR="00035F5F">
        <w:t xml:space="preserve"> as well as during the extraction</w:t>
      </w:r>
      <w:r w:rsidR="003420E2">
        <w:t>s</w:t>
      </w:r>
      <w:r w:rsidR="00035F5F">
        <w:t>.</w:t>
      </w:r>
    </w:p>
    <w:p w14:paraId="670B5876" w14:textId="35D30EFD" w:rsidR="002F3370" w:rsidRDefault="00AC3A7D" w:rsidP="00205CCC">
      <w:pPr>
        <w:spacing w:line="360" w:lineRule="auto"/>
        <w:ind w:firstLine="720"/>
        <w:jc w:val="both"/>
      </w:pPr>
      <w:r>
        <w:t>E</w:t>
      </w:r>
      <w:r w:rsidR="00906044">
        <w:t xml:space="preserve">xtracted DNA and RNA </w:t>
      </w:r>
      <w:r w:rsidR="001B2FBE">
        <w:t xml:space="preserve">along with </w:t>
      </w:r>
      <w:r>
        <w:t xml:space="preserve">all </w:t>
      </w:r>
      <w:r w:rsidR="001B2FBE">
        <w:t>negative filtration and extraction controls were</w:t>
      </w:r>
      <w:r w:rsidR="00906044">
        <w:t xml:space="preserve"> sent to </w:t>
      </w:r>
      <w:proofErr w:type="spellStart"/>
      <w:r w:rsidR="00906044" w:rsidRPr="00906044">
        <w:t>Génome</w:t>
      </w:r>
      <w:proofErr w:type="spellEnd"/>
      <w:r w:rsidR="00906044" w:rsidRPr="00906044">
        <w:t xml:space="preserve"> Québec </w:t>
      </w:r>
      <w:r w:rsidR="00906044">
        <w:t xml:space="preserve">(Montreal; QC Canada) for library preparation and shotgun sequencing. </w:t>
      </w:r>
      <w:r>
        <w:t>P</w:t>
      </w:r>
      <w:r w:rsidR="00F42F23">
        <w:t xml:space="preserve">rocessing steps and quality control </w:t>
      </w:r>
      <w:r w:rsidR="002F3370">
        <w:t xml:space="preserve">of RNA samples </w:t>
      </w:r>
      <w:r>
        <w:t xml:space="preserve">were </w:t>
      </w:r>
      <w:r w:rsidR="00A90DAB">
        <w:t xml:space="preserve">given by the sequencing centre </w:t>
      </w:r>
      <w:r w:rsidR="00F42F23">
        <w:t>as follows</w:t>
      </w:r>
      <w:r w:rsidR="002F3370">
        <w:t>:</w:t>
      </w:r>
    </w:p>
    <w:p w14:paraId="3FCA0A9F" w14:textId="3A7056C1" w:rsidR="00F42F23" w:rsidRPr="006E2813" w:rsidRDefault="002F3370" w:rsidP="00250B08">
      <w:pPr>
        <w:spacing w:line="360" w:lineRule="auto"/>
        <w:ind w:firstLine="720"/>
        <w:jc w:val="both"/>
      </w:pPr>
      <w:commentRangeStart w:id="7"/>
      <w:r>
        <w:t>T</w:t>
      </w:r>
      <w:r w:rsidR="00F42F23" w:rsidRPr="00F42F23">
        <w:t xml:space="preserve">otal RNA was quantified using a </w:t>
      </w:r>
      <w:proofErr w:type="spellStart"/>
      <w:r w:rsidR="00F42F23" w:rsidRPr="00F42F23">
        <w:t>NanoDrop</w:t>
      </w:r>
      <w:proofErr w:type="spellEnd"/>
      <w:r w:rsidR="00F42F23" w:rsidRPr="00F42F23">
        <w:t xml:space="preserve"> Spectrophotometer ND-1000 (</w:t>
      </w:r>
      <w:proofErr w:type="spellStart"/>
      <w:r w:rsidR="00F42F23" w:rsidRPr="00F42F23">
        <w:t>NanoDrop</w:t>
      </w:r>
      <w:proofErr w:type="spellEnd"/>
      <w:r w:rsidR="00F42F23" w:rsidRPr="00F42F23">
        <w:t xml:space="preserve"> Technologies, Inc.) </w:t>
      </w:r>
      <w:r w:rsidR="006E2813">
        <w:t xml:space="preserve">(Sup. Tab. </w:t>
      </w:r>
      <w:r w:rsidR="009D5A3F">
        <w:t>2</w:t>
      </w:r>
      <w:r w:rsidR="006E2813">
        <w:t xml:space="preserve">) </w:t>
      </w:r>
      <w:r w:rsidR="00F42F23" w:rsidRPr="00F42F23">
        <w:t>and its integrity was assessed on a 2100 Bioanalyzer (Agilent T</w:t>
      </w:r>
      <w:r w:rsidR="00F42F23" w:rsidRPr="006E2813">
        <w:t>echnologies) (Sup. Tab</w:t>
      </w:r>
      <w:r w:rsidRPr="006E2813">
        <w:t xml:space="preserve">. </w:t>
      </w:r>
      <w:r w:rsidR="009D5A3F">
        <w:t>3</w:t>
      </w:r>
      <w:r w:rsidRPr="006E2813">
        <w:t>)</w:t>
      </w:r>
      <w:r w:rsidR="00F42F23" w:rsidRPr="006E2813">
        <w:t>. Libraries were generated from 1</w:t>
      </w:r>
      <w:r w:rsidRPr="006E2813">
        <w:t xml:space="preserve"> µ</w:t>
      </w:r>
      <w:r w:rsidR="00F42F23" w:rsidRPr="006E2813">
        <w:t>L of each sample as follow</w:t>
      </w:r>
      <w:r w:rsidRPr="006E2813">
        <w:t>s</w:t>
      </w:r>
      <w:r w:rsidR="00F42F23" w:rsidRPr="006E2813">
        <w:t xml:space="preserve">: cDNA synthesis was achieved with the </w:t>
      </w:r>
      <w:proofErr w:type="spellStart"/>
      <w:r w:rsidR="00F42F23" w:rsidRPr="006E2813">
        <w:t>NEBNext</w:t>
      </w:r>
      <w:proofErr w:type="spellEnd"/>
      <w:r w:rsidR="00F42F23" w:rsidRPr="006E2813">
        <w:t xml:space="preserve"> RNA First Strand Synthesis </w:t>
      </w:r>
      <w:r w:rsidR="004C2E40" w:rsidRPr="006E2813">
        <w:t xml:space="preserve">E7771 </w:t>
      </w:r>
      <w:r w:rsidR="00F42F23" w:rsidRPr="006E2813">
        <w:t xml:space="preserve">and </w:t>
      </w:r>
      <w:proofErr w:type="spellStart"/>
      <w:r w:rsidR="00F42F23" w:rsidRPr="006E2813">
        <w:t>NEBNext</w:t>
      </w:r>
      <w:proofErr w:type="spellEnd"/>
      <w:r w:rsidR="00F42F23" w:rsidRPr="006E2813">
        <w:t xml:space="preserve"> Ultra Directional RNA Second Strand Synthesis Modules (New England Bio</w:t>
      </w:r>
      <w:r w:rsidR="00250B08" w:rsidRPr="006E2813">
        <w:t>l</w:t>
      </w:r>
      <w:r w:rsidR="00F42F23" w:rsidRPr="006E2813">
        <w:t>abs</w:t>
      </w:r>
      <w:r w:rsidR="00250B08" w:rsidRPr="006E2813">
        <w:t>; Whitby; ON Canada</w:t>
      </w:r>
      <w:r w:rsidR="00F42F23" w:rsidRPr="006E2813">
        <w:t xml:space="preserve">). The remaining steps of library preparation were done using the </w:t>
      </w:r>
      <w:proofErr w:type="spellStart"/>
      <w:r w:rsidR="00F42F23" w:rsidRPr="006E2813">
        <w:t>NEBNext</w:t>
      </w:r>
      <w:proofErr w:type="spellEnd"/>
      <w:r w:rsidR="00F42F23" w:rsidRPr="006E2813">
        <w:t xml:space="preserve"> Ultra II DNA Library Prep Kit for Illumina </w:t>
      </w:r>
      <w:r w:rsidR="00250B08" w:rsidRPr="006E2813">
        <w:t>(New England Biolabs; Whitby; ON Canada</w:t>
      </w:r>
      <w:r w:rsidR="00F42F23" w:rsidRPr="006E2813">
        <w:t>). Adapters and PCR primers were purchased from New England Bio</w:t>
      </w:r>
      <w:r w:rsidR="00250B08" w:rsidRPr="006E2813">
        <w:t>l</w:t>
      </w:r>
      <w:r w:rsidR="00F42F23" w:rsidRPr="006E2813">
        <w:t>abs</w:t>
      </w:r>
      <w:r w:rsidR="00250B08" w:rsidRPr="006E2813">
        <w:t xml:space="preserve"> (Whitby; ON Canada)</w:t>
      </w:r>
      <w:r w:rsidR="00F42F23" w:rsidRPr="006E2813">
        <w:t>. Libraries were quantified using the Kapa Illumina GA with Revised Primers-SYBR Fast Universal kit (</w:t>
      </w:r>
      <w:r w:rsidR="00250B08" w:rsidRPr="006E2813">
        <w:t>Roche Sequencing Solutions Inc; Pleasanton; CA U.S.A</w:t>
      </w:r>
      <w:r w:rsidR="00F42F23" w:rsidRPr="006E2813">
        <w:t xml:space="preserve">). Average </w:t>
      </w:r>
      <w:r w:rsidRPr="006E2813">
        <w:t>fragment size</w:t>
      </w:r>
      <w:r w:rsidR="00F42F23" w:rsidRPr="006E2813">
        <w:t xml:space="preserve"> was determined using a </w:t>
      </w:r>
      <w:proofErr w:type="spellStart"/>
      <w:r w:rsidR="003728CE" w:rsidRPr="006E2813">
        <w:t>LabChip</w:t>
      </w:r>
      <w:proofErr w:type="spellEnd"/>
      <w:r w:rsidR="003728CE" w:rsidRPr="006E2813">
        <w:t xml:space="preserve"> GXII instrument (PerkinElmer)</w:t>
      </w:r>
      <w:r w:rsidR="00F42F23" w:rsidRPr="006E2813">
        <w:t>.</w:t>
      </w:r>
      <w:r w:rsidRPr="006E2813">
        <w:t xml:space="preserve"> Note that the mRNA enrichment step was skipped to create total RNA librar</w:t>
      </w:r>
      <w:r w:rsidR="00250B08" w:rsidRPr="006E2813">
        <w:t>ies</w:t>
      </w:r>
      <w:r w:rsidR="004C2E40" w:rsidRPr="006E2813">
        <w:t>.</w:t>
      </w:r>
    </w:p>
    <w:p w14:paraId="1F258D3D" w14:textId="27958197" w:rsidR="00F42F23" w:rsidRDefault="002F3370" w:rsidP="00AC0270">
      <w:pPr>
        <w:spacing w:line="360" w:lineRule="auto"/>
        <w:ind w:firstLine="720"/>
        <w:jc w:val="both"/>
      </w:pPr>
      <w:r w:rsidRPr="006E2813">
        <w:t>gDNA was quantified using the Quant-</w:t>
      </w:r>
      <w:proofErr w:type="spellStart"/>
      <w:r w:rsidRPr="006E2813">
        <w:t>iT</w:t>
      </w:r>
      <w:proofErr w:type="spellEnd"/>
      <w:r w:rsidRPr="006E2813">
        <w:t xml:space="preserve">™ </w:t>
      </w:r>
      <w:proofErr w:type="spellStart"/>
      <w:r w:rsidRPr="006E2813">
        <w:t>PicoGreen</w:t>
      </w:r>
      <w:proofErr w:type="spellEnd"/>
      <w:r w:rsidRPr="006E2813">
        <w:t>® dsDNA Assay Kit (</w:t>
      </w:r>
      <w:r w:rsidR="00433D99" w:rsidRPr="006E2813">
        <w:t>Thermo Fisher</w:t>
      </w:r>
      <w:r w:rsidR="00250B08" w:rsidRPr="006E2813">
        <w:t xml:space="preserve"> Scientific; Burlington; ON Canada</w:t>
      </w:r>
      <w:r w:rsidRPr="006E2813">
        <w:t xml:space="preserve">) (Sup. Tab. </w:t>
      </w:r>
      <w:r w:rsidR="009D5A3F">
        <w:t>4</w:t>
      </w:r>
      <w:r w:rsidRPr="006E2813">
        <w:t>). Libraries</w:t>
      </w:r>
      <w:r w:rsidRPr="002F3370">
        <w:t xml:space="preserve"> were generated using the </w:t>
      </w:r>
      <w:proofErr w:type="spellStart"/>
      <w:r w:rsidRPr="002F3370">
        <w:t>NEBNext</w:t>
      </w:r>
      <w:proofErr w:type="spellEnd"/>
      <w:r w:rsidRPr="002F3370">
        <w:t xml:space="preserve"> Ultra II DNA Library Prep Kit for Illumina </w:t>
      </w:r>
      <w:r w:rsidR="003728CE" w:rsidRPr="00F42F23">
        <w:t>(New England Bio</w:t>
      </w:r>
      <w:r w:rsidR="003728CE">
        <w:t>l</w:t>
      </w:r>
      <w:r w:rsidR="003728CE" w:rsidRPr="00F42F23">
        <w:t>abs</w:t>
      </w:r>
      <w:r w:rsidR="003728CE">
        <w:t>; Whitby; ON Canada</w:t>
      </w:r>
      <w:r w:rsidR="003728CE" w:rsidRPr="00F42F23">
        <w:t>)</w:t>
      </w:r>
      <w:r w:rsidRPr="002F3370">
        <w:t xml:space="preserve"> as per the manufacturer’s recommendations. Adapters and PCR primers were purchased from IDT</w:t>
      </w:r>
      <w:r w:rsidR="003728CE">
        <w:t xml:space="preserve"> (Coralville; IA U.S.A.)</w:t>
      </w:r>
      <w:r w:rsidRPr="002F3370">
        <w:t xml:space="preserve">. Size selection of libraries </w:t>
      </w:r>
      <w:r>
        <w:t>for</w:t>
      </w:r>
      <w:r w:rsidRPr="002F3370">
        <w:t xml:space="preserve"> the desired insert size </w:t>
      </w:r>
      <w:r>
        <w:t>was</w:t>
      </w:r>
      <w:r w:rsidRPr="002F3370">
        <w:t xml:space="preserve"> performed using </w:t>
      </w:r>
      <w:proofErr w:type="spellStart"/>
      <w:r w:rsidRPr="002F3370">
        <w:t>SparQ</w:t>
      </w:r>
      <w:proofErr w:type="spellEnd"/>
      <w:r w:rsidRPr="002F3370">
        <w:t xml:space="preserve"> beads (</w:t>
      </w:r>
      <w:r w:rsidR="003728CE">
        <w:t xml:space="preserve">VWR; </w:t>
      </w:r>
      <w:r w:rsidR="003728CE" w:rsidRPr="003728CE">
        <w:t>Mississauga</w:t>
      </w:r>
      <w:r w:rsidR="003728CE">
        <w:t>; ON Canada</w:t>
      </w:r>
      <w:r w:rsidRPr="002F3370">
        <w:t xml:space="preserve">). Libraries were quantified using the Kapa Illumina </w:t>
      </w:r>
      <w:r w:rsidRPr="002F3370">
        <w:lastRenderedPageBreak/>
        <w:t xml:space="preserve">GA with Revised Primers-SYBR Fast Universal kit </w:t>
      </w:r>
      <w:r w:rsidR="003728CE" w:rsidRPr="00F42F23">
        <w:t>(</w:t>
      </w:r>
      <w:r w:rsidR="003728CE" w:rsidRPr="00250B08">
        <w:t>Roche Sequencing Solutions Inc</w:t>
      </w:r>
      <w:r w:rsidR="003728CE">
        <w:t xml:space="preserve">; </w:t>
      </w:r>
      <w:r w:rsidR="003728CE" w:rsidRPr="00250B08">
        <w:t>Pleasanton</w:t>
      </w:r>
      <w:r w:rsidR="003728CE">
        <w:t>; CA U.S.A</w:t>
      </w:r>
      <w:r w:rsidR="003728CE" w:rsidRPr="00F42F23">
        <w:t>)</w:t>
      </w:r>
      <w:r w:rsidRPr="002F3370">
        <w:t xml:space="preserve">. Average </w:t>
      </w:r>
      <w:r>
        <w:t>fragment size</w:t>
      </w:r>
      <w:r w:rsidRPr="002F3370">
        <w:t xml:space="preserve"> was determined using a </w:t>
      </w:r>
      <w:proofErr w:type="spellStart"/>
      <w:r w:rsidRPr="002F3370">
        <w:t>LabChip</w:t>
      </w:r>
      <w:proofErr w:type="spellEnd"/>
      <w:r w:rsidRPr="002F3370">
        <w:t xml:space="preserve"> GXII instrument</w:t>
      </w:r>
      <w:r>
        <w:t xml:space="preserve"> </w:t>
      </w:r>
      <w:r w:rsidR="003728CE" w:rsidRPr="002F3370">
        <w:t>(PerkinElmer)</w:t>
      </w:r>
      <w:r w:rsidRPr="002F3370">
        <w:t>.</w:t>
      </w:r>
    </w:p>
    <w:p w14:paraId="13A6AB74" w14:textId="5F01E398" w:rsidR="00F42F23" w:rsidRDefault="00C72534" w:rsidP="00205CCC">
      <w:pPr>
        <w:spacing w:line="360" w:lineRule="auto"/>
        <w:ind w:firstLine="720"/>
        <w:jc w:val="both"/>
      </w:pPr>
      <w:r>
        <w:t xml:space="preserve"> </w:t>
      </w:r>
      <w:r w:rsidR="002F3370" w:rsidRPr="002F3370">
        <w:t>5</w:t>
      </w:r>
      <w:r w:rsidR="002F3370">
        <w:t xml:space="preserve"> µ</w:t>
      </w:r>
      <w:r w:rsidR="002F3370" w:rsidRPr="002F3370">
        <w:t>L of</w:t>
      </w:r>
      <w:r>
        <w:t xml:space="preserve"> </w:t>
      </w:r>
      <w:r w:rsidR="00AC3A7D">
        <w:t xml:space="preserve">both </w:t>
      </w:r>
      <w:r>
        <w:t xml:space="preserve">the DNA and RNA </w:t>
      </w:r>
      <w:r w:rsidR="002F3370" w:rsidRPr="002F3370">
        <w:t>librar</w:t>
      </w:r>
      <w:r w:rsidR="002F3370">
        <w:t xml:space="preserve">ies </w:t>
      </w:r>
      <w:r w:rsidR="002F3370" w:rsidRPr="002F3370">
        <w:t xml:space="preserve">were </w:t>
      </w:r>
      <w:r>
        <w:t xml:space="preserve">respectively </w:t>
      </w:r>
      <w:r w:rsidR="002F3370" w:rsidRPr="002F3370">
        <w:t xml:space="preserve">combined and </w:t>
      </w:r>
      <w:r w:rsidR="002F3370">
        <w:t>used for quality control</w:t>
      </w:r>
      <w:r w:rsidR="002F3370" w:rsidRPr="002F3370">
        <w:t>. After</w:t>
      </w:r>
      <w:r>
        <w:t>wards</w:t>
      </w:r>
      <w:r w:rsidR="002F3370" w:rsidRPr="002F3370">
        <w:t>, 15</w:t>
      </w:r>
      <w:r w:rsidR="002F3370">
        <w:t xml:space="preserve"> µ</w:t>
      </w:r>
      <w:r w:rsidR="002F3370" w:rsidRPr="002F3370">
        <w:t xml:space="preserve">L of </w:t>
      </w:r>
      <w:r>
        <w:t xml:space="preserve">both the DNA and RNA library </w:t>
      </w:r>
      <w:r w:rsidR="002F3370" w:rsidRPr="002F3370">
        <w:t>pool were combined</w:t>
      </w:r>
      <w:r>
        <w:t xml:space="preserve"> and </w:t>
      </w:r>
      <w:r w:rsidR="002F3370">
        <w:t>used for quality control</w:t>
      </w:r>
      <w:r w:rsidR="002F3370" w:rsidRPr="002F3370">
        <w:t xml:space="preserve"> </w:t>
      </w:r>
      <w:r>
        <w:t xml:space="preserve">and </w:t>
      </w:r>
      <w:r w:rsidR="002F3370" w:rsidRPr="002F3370">
        <w:t>sequencing</w:t>
      </w:r>
      <w:r w:rsidR="002F3370">
        <w:t>.</w:t>
      </w:r>
      <w:commentRangeEnd w:id="7"/>
      <w:r w:rsidR="00CC5E77">
        <w:rPr>
          <w:rStyle w:val="CommentReference"/>
        </w:rPr>
        <w:commentReference w:id="7"/>
      </w:r>
    </w:p>
    <w:p w14:paraId="3C266BBE" w14:textId="36AE1928" w:rsidR="00906044" w:rsidRDefault="00906044" w:rsidP="00205CCC">
      <w:pPr>
        <w:spacing w:line="360" w:lineRule="auto"/>
        <w:ind w:firstLine="720"/>
        <w:jc w:val="both"/>
      </w:pPr>
      <w:r w:rsidRPr="006E2813">
        <w:t xml:space="preserve">During library preparation, normalization was performed </w:t>
      </w:r>
      <w:r w:rsidR="00A90DAB">
        <w:t>by processing equal volumes of samples instead of the common procedure to process equal</w:t>
      </w:r>
      <w:r w:rsidRPr="006E2813">
        <w:t xml:space="preserve"> </w:t>
      </w:r>
      <w:r w:rsidR="00205CCC" w:rsidRPr="006E2813">
        <w:t>concentration</w:t>
      </w:r>
      <w:r w:rsidR="00A90DAB">
        <w:t>s of samples.</w:t>
      </w:r>
      <w:r w:rsidRPr="006E2813">
        <w:t xml:space="preserve"> </w:t>
      </w:r>
      <w:r w:rsidR="00A90DAB">
        <w:t xml:space="preserve">We chose this alternative normalization </w:t>
      </w:r>
      <w:r w:rsidR="001A39C7">
        <w:t xml:space="preserve">method </w:t>
      </w:r>
      <w:r w:rsidRPr="006E2813">
        <w:t xml:space="preserve">because </w:t>
      </w:r>
      <w:r w:rsidR="00566242">
        <w:t>it allowed</w:t>
      </w:r>
      <w:r w:rsidRPr="006E2813">
        <w:t xml:space="preserve"> for an </w:t>
      </w:r>
      <w:r w:rsidR="001A39C7" w:rsidRPr="006E2813">
        <w:t xml:space="preserve">equal relative sequencing depth </w:t>
      </w:r>
      <w:r w:rsidR="00566242">
        <w:t>per</w:t>
      </w:r>
      <w:r w:rsidRPr="006E2813">
        <w:t xml:space="preserve"> sample as </w:t>
      </w:r>
      <w:r w:rsidR="00AC3A7D">
        <w:t>opposed</w:t>
      </w:r>
      <w:r w:rsidR="00AC3A7D" w:rsidRPr="006E2813">
        <w:t xml:space="preserve"> </w:t>
      </w:r>
      <w:r w:rsidRPr="006E2813">
        <w:t>to an equal total sequencing depth</w:t>
      </w:r>
      <w:r w:rsidR="00566242">
        <w:t>.</w:t>
      </w:r>
      <w:r w:rsidRPr="006E2813">
        <w:t xml:space="preserve"> </w:t>
      </w:r>
      <w:r w:rsidR="001A39C7">
        <w:t>That way, the relative numbers of reads per sample mirrored the relative amount of DNA/RNA in each sample, avoiding an</w:t>
      </w:r>
      <w:r w:rsidRPr="006E2813">
        <w:t xml:space="preserve"> over- or underrepresent</w:t>
      </w:r>
      <w:r w:rsidR="001A39C7">
        <w:t>ation</w:t>
      </w:r>
      <w:r w:rsidRPr="006E2813">
        <w:t xml:space="preserve"> </w:t>
      </w:r>
      <w:r w:rsidR="001A39C7">
        <w:t xml:space="preserve">of </w:t>
      </w:r>
      <w:r w:rsidRPr="006E2813">
        <w:t>samples with high</w:t>
      </w:r>
      <w:r w:rsidR="00A90DAB">
        <w:t>er</w:t>
      </w:r>
      <w:r w:rsidRPr="006E2813">
        <w:t xml:space="preserve"> or low</w:t>
      </w:r>
      <w:r w:rsidR="00A90DAB">
        <w:t>er</w:t>
      </w:r>
      <w:r w:rsidRPr="006E2813">
        <w:t xml:space="preserve"> DNA/RNA amounts. </w:t>
      </w:r>
      <w:commentRangeStart w:id="8"/>
      <w:commentRangeStart w:id="9"/>
      <w:r w:rsidRPr="006E2813">
        <w:t xml:space="preserve">The </w:t>
      </w:r>
      <w:r w:rsidR="00767928" w:rsidRPr="006E2813">
        <w:t>DNA librar</w:t>
      </w:r>
      <w:r w:rsidR="00C72534" w:rsidRPr="006E2813">
        <w:t>ies</w:t>
      </w:r>
      <w:r w:rsidR="00767928" w:rsidRPr="006E2813">
        <w:t xml:space="preserve"> yielded fragments </w:t>
      </w:r>
      <w:r w:rsidR="00AC3A7D">
        <w:t>of ~</w:t>
      </w:r>
      <w:r w:rsidR="00433D99" w:rsidRPr="006E2813">
        <w:t>438</w:t>
      </w:r>
      <w:r w:rsidR="00767928" w:rsidRPr="006E2813">
        <w:t xml:space="preserve"> bp length</w:t>
      </w:r>
      <w:r w:rsidR="000421AB" w:rsidRPr="006E2813">
        <w:t xml:space="preserve">, whereas the </w:t>
      </w:r>
      <w:r w:rsidRPr="006E2813">
        <w:t>RNA librar</w:t>
      </w:r>
      <w:r w:rsidR="00C72534" w:rsidRPr="006E2813">
        <w:t>ies</w:t>
      </w:r>
      <w:r w:rsidRPr="006E2813">
        <w:t xml:space="preserve"> yielded</w:t>
      </w:r>
      <w:r>
        <w:t xml:space="preserve"> fragments </w:t>
      </w:r>
      <w:r w:rsidR="00AC3A7D">
        <w:t>of ~</w:t>
      </w:r>
      <w:r w:rsidR="00433D99" w:rsidRPr="00433D99">
        <w:t>303</w:t>
      </w:r>
      <w:r>
        <w:t> bp length</w:t>
      </w:r>
      <w:r w:rsidR="00322F8B">
        <w:t xml:space="preserve"> (both </w:t>
      </w:r>
      <w:r w:rsidR="00322F8B" w:rsidRPr="00322F8B">
        <w:t>includ</w:t>
      </w:r>
      <w:r w:rsidR="00322F8B">
        <w:t>ing</w:t>
      </w:r>
      <w:r w:rsidR="00322F8B" w:rsidRPr="00322F8B">
        <w:t xml:space="preserve"> adaptors and</w:t>
      </w:r>
      <w:r w:rsidR="00322F8B">
        <w:t xml:space="preserve"> </w:t>
      </w:r>
      <w:r w:rsidR="00322F8B" w:rsidRPr="00322F8B">
        <w:t>ind</w:t>
      </w:r>
      <w:r w:rsidR="00322F8B">
        <w:t>ices</w:t>
      </w:r>
      <w:r w:rsidR="000813BC">
        <w:t>)</w:t>
      </w:r>
      <w:commentRangeEnd w:id="8"/>
      <w:r w:rsidR="00AC0270">
        <w:rPr>
          <w:rStyle w:val="CommentReference"/>
        </w:rPr>
        <w:commentReference w:id="8"/>
      </w:r>
      <w:commentRangeEnd w:id="9"/>
      <w:r w:rsidR="001A39C7">
        <w:rPr>
          <w:rStyle w:val="CommentReference"/>
        </w:rPr>
        <w:commentReference w:id="9"/>
      </w:r>
      <w:r w:rsidR="000421AB">
        <w:t>. T</w:t>
      </w:r>
      <w:r>
        <w:t xml:space="preserve">o be able to compare DNA and RNA without choosing unnecessarily long </w:t>
      </w:r>
      <w:proofErr w:type="gramStart"/>
      <w:r>
        <w:t>paired-end</w:t>
      </w:r>
      <w:proofErr w:type="gramEnd"/>
      <w:r>
        <w:t xml:space="preserve"> reads, both libraries were sequenced </w:t>
      </w:r>
      <w:r w:rsidR="00AC3A7D">
        <w:t>in a single</w:t>
      </w:r>
      <w:r>
        <w:t xml:space="preserve"> </w:t>
      </w:r>
      <w:r w:rsidR="00E05CD2">
        <w:t xml:space="preserve">Illumina </w:t>
      </w:r>
      <w:proofErr w:type="spellStart"/>
      <w:r>
        <w:t>MiSeq</w:t>
      </w:r>
      <w:proofErr w:type="spellEnd"/>
      <w:r>
        <w:t> PE 150</w:t>
      </w:r>
      <w:r w:rsidR="0092616B">
        <w:t xml:space="preserve"> </w:t>
      </w:r>
      <w:r>
        <w:t>bp run.</w:t>
      </w:r>
    </w:p>
    <w:p w14:paraId="3D441BEC" w14:textId="78F005AC" w:rsidR="00E05CD2" w:rsidRDefault="00E05CD2" w:rsidP="00E05CD2">
      <w:pPr>
        <w:spacing w:line="360" w:lineRule="auto"/>
      </w:pPr>
    </w:p>
    <w:p w14:paraId="2B1688A1" w14:textId="41F5CC85" w:rsidR="00E05CD2" w:rsidRPr="00776123" w:rsidRDefault="00E05CD2" w:rsidP="00E05CD2">
      <w:pPr>
        <w:spacing w:line="360" w:lineRule="auto"/>
        <w:rPr>
          <w:i/>
          <w:iCs/>
        </w:rPr>
      </w:pPr>
      <w:r w:rsidRPr="00776123">
        <w:rPr>
          <w:i/>
          <w:iCs/>
        </w:rPr>
        <w:t>Bioinformatic processing</w:t>
      </w:r>
    </w:p>
    <w:p w14:paraId="32907F67" w14:textId="7DF81077" w:rsidR="00F356FA" w:rsidRDefault="00E05CD2" w:rsidP="001B2FBE">
      <w:pPr>
        <w:spacing w:line="360" w:lineRule="auto"/>
        <w:jc w:val="both"/>
      </w:pPr>
      <w:r w:rsidRPr="00E05CD2">
        <w:t>﻿</w:t>
      </w:r>
      <w:r w:rsidR="007F3E17">
        <w:tab/>
      </w:r>
      <w:r w:rsidRPr="00E05CD2">
        <w:t xml:space="preserve">We obtained </w:t>
      </w:r>
      <w:r w:rsidRPr="00E05CD2">
        <w:rPr>
          <w:highlight w:val="yellow"/>
        </w:rPr>
        <w:t>XXX</w:t>
      </w:r>
      <w:r w:rsidRPr="00E05CD2">
        <w:t xml:space="preserve"> </w:t>
      </w:r>
      <w:proofErr w:type="gramStart"/>
      <w:r w:rsidRPr="00E05CD2">
        <w:t>paired</w:t>
      </w:r>
      <w:r>
        <w:t>-end</w:t>
      </w:r>
      <w:proofErr w:type="gramEnd"/>
      <w:r w:rsidRPr="00E05CD2">
        <w:t xml:space="preserve"> </w:t>
      </w:r>
      <w:r w:rsidR="001A39C7">
        <w:t>reads</w:t>
      </w:r>
      <w:r w:rsidRPr="00E05CD2">
        <w:t xml:space="preserve"> (</w:t>
      </w:r>
      <w:proofErr w:type="spellStart"/>
      <w:r w:rsidR="007F3E17">
        <w:t>Bioproject</w:t>
      </w:r>
      <w:proofErr w:type="spellEnd"/>
      <w:r w:rsidR="007F3E17">
        <w:t xml:space="preserve"> number: </w:t>
      </w:r>
      <w:r w:rsidR="007F3E17" w:rsidRPr="007F3E17">
        <w:rPr>
          <w:highlight w:val="yellow"/>
        </w:rPr>
        <w:t>XXX</w:t>
      </w:r>
      <w:r w:rsidR="007F3E17">
        <w:t xml:space="preserve">, </w:t>
      </w:r>
      <w:r w:rsidRPr="00E05CD2">
        <w:t xml:space="preserve">SRA accession number: </w:t>
      </w:r>
      <w:r w:rsidRPr="00E05CD2">
        <w:rPr>
          <w:highlight w:val="yellow"/>
        </w:rPr>
        <w:t>XXX</w:t>
      </w:r>
      <w:r w:rsidRPr="00E05CD2">
        <w:t>)</w:t>
      </w:r>
      <w:r w:rsidR="00205CCC">
        <w:t xml:space="preserve">, </w:t>
      </w:r>
      <w:r w:rsidR="00AC3A7D">
        <w:t xml:space="preserve">with an </w:t>
      </w:r>
      <w:r w:rsidR="00205CCC">
        <w:t xml:space="preserve">average </w:t>
      </w:r>
      <w:r w:rsidR="00AC3A7D">
        <w:t xml:space="preserve">of </w:t>
      </w:r>
      <w:r w:rsidR="00205CCC" w:rsidRPr="00205CCC">
        <w:rPr>
          <w:highlight w:val="yellow"/>
        </w:rPr>
        <w:t>XXX</w:t>
      </w:r>
      <w:r w:rsidR="00205CCC">
        <w:t xml:space="preserve"> per sample</w:t>
      </w:r>
      <w:r w:rsidR="00F42F23">
        <w:t xml:space="preserve">, </w:t>
      </w:r>
      <w:commentRangeStart w:id="10"/>
      <w:r w:rsidR="00F42F23">
        <w:t xml:space="preserve">whereby the </w:t>
      </w:r>
      <w:r w:rsidR="00414D8B">
        <w:t>display</w:t>
      </w:r>
      <w:r w:rsidR="00F42F23">
        <w:t xml:space="preserve"> tank RNA samples </w:t>
      </w:r>
      <w:r w:rsidR="00AC3A7D">
        <w:t xml:space="preserve">contained </w:t>
      </w:r>
      <w:r w:rsidR="00F42F23">
        <w:t xml:space="preserve">on average </w:t>
      </w:r>
      <w:r w:rsidR="00AC3A7D">
        <w:t xml:space="preserve">an </w:t>
      </w:r>
      <w:r w:rsidR="00F42F23">
        <w:t xml:space="preserve">order of magnitude more sequences than the other samples due to our normalization method </w:t>
      </w:r>
      <w:commentRangeEnd w:id="10"/>
      <w:r w:rsidR="00CC5E77">
        <w:rPr>
          <w:rStyle w:val="CommentReference"/>
        </w:rPr>
        <w:commentReference w:id="10"/>
      </w:r>
      <w:r w:rsidR="00F42F23" w:rsidRPr="00215C89">
        <w:t>(S</w:t>
      </w:r>
      <w:r w:rsidR="00F42F23" w:rsidRPr="006E2813">
        <w:t xml:space="preserve">up. Tab. </w:t>
      </w:r>
      <w:r w:rsidR="009D5A3F">
        <w:t>5</w:t>
      </w:r>
      <w:r w:rsidR="006E2813" w:rsidRPr="006E2813">
        <w:t>+</w:t>
      </w:r>
      <w:r w:rsidR="009D5A3F">
        <w:t>6</w:t>
      </w:r>
      <w:r w:rsidR="006E2813" w:rsidRPr="006E2813">
        <w:t xml:space="preserve"> – </w:t>
      </w:r>
      <w:r w:rsidR="006E2813" w:rsidRPr="002034E5">
        <w:rPr>
          <w:highlight w:val="yellow"/>
        </w:rPr>
        <w:t>note: will be turned into sunburst diagram</w:t>
      </w:r>
      <w:r w:rsidR="00F42F23" w:rsidRPr="006E2813">
        <w:t>).</w:t>
      </w:r>
      <w:r w:rsidR="00CE5E45">
        <w:t xml:space="preserve"> </w:t>
      </w:r>
      <w:r w:rsidR="00F42F23">
        <w:t>We</w:t>
      </w:r>
      <w:r>
        <w:t xml:space="preserve"> processed </w:t>
      </w:r>
      <w:r w:rsidR="00F42F23">
        <w:t xml:space="preserve">the sequences </w:t>
      </w:r>
      <w:r>
        <w:t xml:space="preserve">in </w:t>
      </w:r>
      <w:r w:rsidR="008F5195">
        <w:t>six</w:t>
      </w:r>
      <w:r>
        <w:t xml:space="preserve"> steps, using </w:t>
      </w:r>
      <w:r w:rsidR="002E3D51">
        <w:t>multiple</w:t>
      </w:r>
      <w:r>
        <w:t xml:space="preserve"> common tools</w:t>
      </w:r>
      <w:r w:rsidR="002E3D51">
        <w:t>/parameters</w:t>
      </w:r>
      <w:r>
        <w:t xml:space="preserve"> </w:t>
      </w:r>
      <w:r w:rsidR="00AC3A7D">
        <w:t xml:space="preserve">for </w:t>
      </w:r>
      <w:r>
        <w:t>each step</w:t>
      </w:r>
      <w:r w:rsidR="008D510C">
        <w:t xml:space="preserve"> (Fig. 2). </w:t>
      </w:r>
    </w:p>
    <w:p w14:paraId="3717FCE4" w14:textId="13957102" w:rsidR="00F356FA" w:rsidRPr="00AC0270" w:rsidRDefault="00F356FA" w:rsidP="00860034">
      <w:pPr>
        <w:spacing w:line="360" w:lineRule="auto"/>
        <w:jc w:val="both"/>
        <w:rPr>
          <w:u w:val="single"/>
        </w:rPr>
      </w:pPr>
      <w:r w:rsidRPr="00AC0270">
        <w:rPr>
          <w:u w:val="single"/>
        </w:rPr>
        <w:t>S</w:t>
      </w:r>
      <w:r w:rsidR="008D510C" w:rsidRPr="00AC0270">
        <w:rPr>
          <w:u w:val="single"/>
        </w:rPr>
        <w:t>tep one (t</w:t>
      </w:r>
      <w:r w:rsidR="002E3D51" w:rsidRPr="00AC0270">
        <w:rPr>
          <w:u w:val="single"/>
        </w:rPr>
        <w:t>rimming and quality filtering</w:t>
      </w:r>
      <w:r w:rsidRPr="00AC0270">
        <w:rPr>
          <w:u w:val="single"/>
        </w:rPr>
        <w:t>):</w:t>
      </w:r>
    </w:p>
    <w:p w14:paraId="7988C699" w14:textId="0094C8E2" w:rsidR="004B4023" w:rsidRDefault="00136C7D" w:rsidP="00FA742B">
      <w:pPr>
        <w:spacing w:line="360" w:lineRule="auto"/>
        <w:ind w:firstLine="709"/>
        <w:jc w:val="both"/>
      </w:pPr>
      <w:r>
        <w:t>Applied</w:t>
      </w:r>
      <w:r w:rsidR="00E52204">
        <w:t xml:space="preserve"> PHRED score cut-offs</w:t>
      </w:r>
      <w:r w:rsidR="00D3651C">
        <w:t xml:space="preserve"> for trimming and quality filtering </w:t>
      </w:r>
      <w:r w:rsidR="00FA742B">
        <w:t xml:space="preserve">of High-Throughput Sequencing data </w:t>
      </w:r>
      <w:r w:rsidR="00D3651C">
        <w:t>vary across the</w:t>
      </w:r>
      <w:r w:rsidR="00FA742B">
        <w:t xml:space="preserve"> literature</w:t>
      </w:r>
      <w:r w:rsidR="00D3651C">
        <w:t>.</w:t>
      </w:r>
      <w:r w:rsidR="00FA742B">
        <w:t xml:space="preserve"> </w:t>
      </w:r>
      <w:r w:rsidR="00314971">
        <w:t xml:space="preserve">While </w:t>
      </w:r>
      <w:r w:rsidR="00FA742B">
        <w:t>strict quality trimming, i.e., trimming at high PHRED score</w:t>
      </w:r>
      <w:r w:rsidR="00314971">
        <w:t xml:space="preserve"> cut-offs</w:t>
      </w:r>
      <w:r w:rsidR="00FA742B">
        <w:t xml:space="preserve"> of 20-30, is common </w:t>
      </w:r>
      <w:r w:rsidR="00FA742B">
        <w:fldChar w:fldCharType="begin" w:fldLock="1"/>
      </w:r>
      <w:r w:rsidR="00314971">
        <w:instrText>ADDIN CSL_CITATION {"citationItems":[{"id":"ITEM-1","itemData":{"DOI":"10.1111/mec.14350","ISSN":"1365294X","PMID":"28921802","abstract":"The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education.","author":[{"dropping-particle":"","family":"Deiner","given":"Kristy","non-dropping-particle":"","parse-names":false,"suffix":""},{"dropping-particle":"","family":"Bik","given":"Holly M.","non-dropping-particle":"","parse-names":false,"suffix":""},{"dropping-particle":"","family":"Mächler","given":"Elvira","non-dropping-particle":"","parse-names":false,"suffix":""},{"dropping-particle":"","family":"Seymour","given":"Mathew","non-dropping-particle":"","parse-names":false,"suffix":""},{"dropping-particle":"","family":"Lacoursière-Roussel","given":"Anaïs","non-dropping-particle":"","parse-names":false,"suffix":""},{"dropping-particle":"","family":"Altermatt","given":"Florian","non-dropping-particle":"","parse-names":false,"suffix":""},{"dropping-particle":"","family":"Creer","given":"Simon","non-dropping-particle":"","parse-names":false,"suffix":""},{"dropping-particle":"","family":"Bista","given":"Iliana","non-dropping-particle":"","parse-names":false,"suffix":""},{"dropping-particle":"","family":"Lodge","given":"David M.","non-dropping-particle":"","parse-names":false,"suffix":""},{"dropping-particle":"","family":"Vere","given":"Natasha","non-dropping-particle":"de","parse-names":false,"suffix":""},{"dropping-particle":"","family":"Pfrender","given":"Michael E.","non-dropping-particle":"","parse-names":false,"suffix":""},{"dropping-particle":"","family":"Bernatchez","given":"Louis","non-dropping-particle":"","parse-names":false,"suffix":""}],"container-title":"Molecular Ecology","id":"ITEM-1","issue":"21","issued":{"date-parts":[["2017"]]},"page":"5872-5895","title":"Environmental DNA metabarcoding: Transforming how we survey animal and plant communities","type":"article-journal","volume":"26"},"uris":["http://www.mendeley.com/documents/?uuid=8fadd80e-e187-409b-a424-8760e9e9b250"]},{"id":"ITEM-2","itemData":{"DOI":"10.3389/fgene.2014.00013","ISSN":"16648021","abstract":"The widespread and rapid adoption of high-throughput sequencing technologies has afforded researchers the opportunity to gain a deep understanding of genome level processes that underlie evolutionary change, and perhaps more importantly, the links between genotype and phenotype. In particular, researchers interested in functional biology and adaptation have used these technologies to sequence mRNA transcriptomes of specific tissues, which in turn are often compared to other tissues, or other individuals with different phenotypes. While these techniques are extremely powerful, careful attention to data quality is required. In particular, because high-throughput sequencing is more error-prone than traditional Sanger sequencing, quality trimming of sequence reads should be an important step in all data processing pipelines. While several software packages for quality trimming exist, no general guidelines for the specifics of trimming have been developed. Here, using empirically derived sequence data, I provide general recommendations regarding the optimal strength of trimming, specifically in mRNA-Seq studies. Although very aggressive quality trimming is common, this study suggests that a more gentle trimming, specifically of those nucleotides whose PHRED score &lt;2 or &lt;5, is optimal for most studies across a wide variety of metrics. © 2014 MacManes.","author":[{"dropping-particle":"","family":"MacManes","given":"Matthew D.","non-dropping-particle":"","parse-names":false,"suffix":""}],"container-title":"Frontiers in Genetics","id":"ITEM-2","issue":"JAN","issued":{"date-parts":[["2014"]]},"page":"1-7","title":"On the optimal trimming of high-throughput mRNA sequence data","type":"article-journal","volume":"5"},"uris":["http://www.mendeley.com/documents/?uuid=2a9f08cb-5171-442e-9b89-3c244ea57f92"]}],"mendeley":{"formattedCitation":"(Deiner et al., 2017; MacManes, 2014)","plainTextFormattedCitation":"(Deiner et al., 2017; MacManes, 2014)","previouslyFormattedCitation":"(Deiner et al., 2017; MacManes, 2014)"},"properties":{"noteIndex":0},"schema":"https://github.com/citation-style-language/schema/raw/master/csl-citation.json"}</w:instrText>
      </w:r>
      <w:r w:rsidR="00FA742B">
        <w:fldChar w:fldCharType="separate"/>
      </w:r>
      <w:r w:rsidR="00FA742B" w:rsidRPr="00FA742B">
        <w:rPr>
          <w:noProof/>
        </w:rPr>
        <w:t>(Deiner et al., 2017; MacManes, 2014)</w:t>
      </w:r>
      <w:r w:rsidR="00FA742B">
        <w:fldChar w:fldCharType="end"/>
      </w:r>
      <w:r w:rsidR="00EA28A1">
        <w:t>,</w:t>
      </w:r>
      <w:r w:rsidR="00FA742B">
        <w:t xml:space="preserve"> gentle quality trimming at PHRED score</w:t>
      </w:r>
      <w:r w:rsidR="00314971">
        <w:t xml:space="preserve"> cut-offs </w:t>
      </w:r>
      <w:r w:rsidR="00FA742B">
        <w:t xml:space="preserve">of </w:t>
      </w:r>
      <w:r w:rsidR="00FA742B" w:rsidRPr="00E52204">
        <w:t>﻿</w:t>
      </w:r>
      <w:r w:rsidR="00FA742B">
        <w:t>2-</w:t>
      </w:r>
      <w:r w:rsidR="00FA742B" w:rsidRPr="00E52204">
        <w:t>﻿</w:t>
      </w:r>
      <w:r w:rsidR="00FA742B">
        <w:t>5</w:t>
      </w:r>
      <w:r w:rsidR="00EA28A1">
        <w:t xml:space="preserve"> </w:t>
      </w:r>
      <w:r w:rsidR="00314971">
        <w:t xml:space="preserve">can </w:t>
      </w:r>
      <w:r w:rsidR="00EA28A1">
        <w:t>improve transcriptome assembly</w:t>
      </w:r>
      <w:r w:rsidR="00314971">
        <w:t xml:space="preserve"> </w:t>
      </w:r>
      <w:r w:rsidR="00314971">
        <w:fldChar w:fldCharType="begin" w:fldLock="1"/>
      </w:r>
      <w:r w:rsidR="00314971">
        <w:instrText>ADDIN CSL_CITATION {"citationItems":[{"id":"ITEM-1","itemData":{"DOI":"10.3389/fgene.2014.00013","ISSN":"16648021","abstract":"The widespread and rapid adoption of high-throughput sequencing technologies has afforded researchers the opportunity to gain a deep understanding of genome level processes that underlie evolutionary change, and perhaps more importantly, the links between genotype and phenotype. In particular, researchers interested in functional biology and adaptation have used these technologies to sequence mRNA transcriptomes of specific tissues, which in turn are often compared to other tissues, or other individuals with different phenotypes. While these techniques are extremely powerful, careful attention to data quality is required. In particular, because high-throughput sequencing is more error-prone than traditional Sanger sequencing, quality trimming of sequence reads should be an important step in all data processing pipelines. While several software packages for quality trimming exist, no general guidelines for the specifics of trimming have been developed. Here, using empirically derived sequence data, I provide general recommendations regarding the optimal strength of trimming, specifically in mRNA-Seq studies. Although very aggressive quality trimming is common, this study suggests that a more gentle trimming, specifically of those nucleotides whose PHRED score &lt;2 or &lt;5, is optimal for most studies across a wide variety of metrics. © 2014 MacManes.","author":[{"dropping-particle":"","family":"MacManes","given":"Matthew D.","non-dropping-particle":"","parse-names":false,"suffix":""}],"container-title":"Frontiers in Genetics","id":"ITEM-1","issue":"JAN","issued":{"date-parts":[["2014"]]},"page":"1-7","title":"On the optimal trimming of high-throughput mRNA sequence data","type":"article-journal","volume":"5"},"uris":["http://www.mendeley.com/documents/?uuid=2a9f08cb-5171-442e-9b89-3c244ea57f92"]}],"mendeley":{"formattedCitation":"(MacManes, 2014)","plainTextFormattedCitation":"(MacManes, 2014)","previouslyFormattedCitation":"(MacManes, 2014)"},"properties":{"noteIndex":0},"schema":"https://github.com/citation-style-language/schema/raw/master/csl-citation.json"}</w:instrText>
      </w:r>
      <w:r w:rsidR="00314971">
        <w:fldChar w:fldCharType="separate"/>
      </w:r>
      <w:r w:rsidR="00314971" w:rsidRPr="00E52204">
        <w:rPr>
          <w:noProof/>
        </w:rPr>
        <w:t>(MacManes, 2014)</w:t>
      </w:r>
      <w:r w:rsidR="00314971">
        <w:fldChar w:fldCharType="end"/>
      </w:r>
      <w:r w:rsidR="00FA742B">
        <w:t>.</w:t>
      </w:r>
      <w:r w:rsidR="00D3651C">
        <w:t xml:space="preserve"> </w:t>
      </w:r>
      <w:r w:rsidR="00FA742B">
        <w:t>To explore the effect of different PHRED score cut-offs on both metagenomics and total RNA-Seq taxonomic profiling performance, w</w:t>
      </w:r>
      <w:r w:rsidR="008D510C">
        <w:t>e used</w:t>
      </w:r>
      <w:r w:rsidR="002E3D51">
        <w:t xml:space="preserve"> </w:t>
      </w:r>
      <w:proofErr w:type="spellStart"/>
      <w:r w:rsidR="00E05CD2">
        <w:t>Trimmomatic</w:t>
      </w:r>
      <w:proofErr w:type="spellEnd"/>
      <w:r w:rsidR="0092337B">
        <w:t xml:space="preserve"> v0.39</w:t>
      </w:r>
      <w:r w:rsidR="00E05CD2">
        <w:t xml:space="preserve"> </w:t>
      </w:r>
      <w:r w:rsidR="00E05CD2">
        <w:fldChar w:fldCharType="begin" w:fldLock="1"/>
      </w:r>
      <w:r w:rsidR="002E3D51">
        <w:instrText>ADDIN CSL_CITATION {"citationItems":[{"id":"ITEM-1","itemData":{"DOI":"10.1093/bioinformatics/btu170","ISSN":"14602059","PMID":"24695404","abstract":"Motivation: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 Results: The value of NGS read preprocessing is demonstrated for both reference-based and reference-free tasks. Trimmomatic is shown to produce output that is at least competitive with, and in many cases superior to, that produced by other tools, in all scenarios tested. Availability and implementation: Trimmomatic is licensed under GPL V3. It is cross-platform (Java 1.5+ required) and available at http://www.usadellab.org/cms/index.php?page= trimmomatic. © The Author 2014.","author":[{"dropping-particle":"","family":"Bolger","given":"Anthony M.","non-dropping-particle":"","parse-names":false,"suffix":""},{"dropping-particle":"","family":"Lohse","given":"Marc","non-dropping-particle":"","parse-names":false,"suffix":""},{"dropping-particle":"","family":"Usadel","given":"Bjoern","non-dropping-particle":"","parse-names":false,"suffix":""}],"container-title":"Bioinformatics","id":"ITEM-1","issue":"15","issued":{"date-parts":[["2014"]]},"page":"2114-2120","title":"Trimmomatic: A flexible trimmer for Illumina sequence data","type":"article-journal","volume":"30"},"uris":["http://www.mendeley.com/documents/?uuid=8bf5538d-4744-49eb-93b1-cc0cc55d504c"]}],"mendeley":{"formattedCitation":"(Bolger et al., 2014)","plainTextFormattedCitation":"(Bolger et al., 2014)","previouslyFormattedCitation":"(Bolger et al., 2014)"},"properties":{"noteIndex":0},"schema":"https://github.com/citation-style-language/schema/raw/master/csl-citation.json"}</w:instrText>
      </w:r>
      <w:r w:rsidR="00E05CD2">
        <w:fldChar w:fldCharType="separate"/>
      </w:r>
      <w:r w:rsidR="00E05CD2" w:rsidRPr="00E05CD2">
        <w:rPr>
          <w:noProof/>
        </w:rPr>
        <w:t>(Bolger et al., 2014)</w:t>
      </w:r>
      <w:r w:rsidR="00E05CD2">
        <w:fldChar w:fldCharType="end"/>
      </w:r>
      <w:r w:rsidR="00E05CD2">
        <w:t xml:space="preserve"> </w:t>
      </w:r>
      <w:r w:rsidR="00AC3A7D">
        <w:t xml:space="preserve">at </w:t>
      </w:r>
      <w:r w:rsidR="00A72407" w:rsidRPr="00205CCC">
        <w:t xml:space="preserve">four </w:t>
      </w:r>
      <w:r w:rsidR="00A72407" w:rsidRPr="00205CCC">
        <w:lastRenderedPageBreak/>
        <w:t xml:space="preserve">different </w:t>
      </w:r>
      <w:r w:rsidR="009900C8">
        <w:t>PHRED score</w:t>
      </w:r>
      <w:r w:rsidR="00FA742B">
        <w:t xml:space="preserve"> cut-offs</w:t>
      </w:r>
      <w:r w:rsidR="00A72407" w:rsidRPr="00205CCC">
        <w:t xml:space="preserve"> (﻿</w:t>
      </w:r>
      <w:r w:rsidR="00205CCC" w:rsidRPr="00205CCC">
        <w:t xml:space="preserve">PHRED </w:t>
      </w:r>
      <w:r w:rsidR="008945AA" w:rsidRPr="00205CCC">
        <w:t>≤</w:t>
      </w:r>
      <w:r w:rsidR="008945AA">
        <w:t>5</w:t>
      </w:r>
      <w:r w:rsidR="008945AA" w:rsidRPr="00205CCC">
        <w:t xml:space="preserve">, ≤10, </w:t>
      </w:r>
      <w:r w:rsidR="00205CCC" w:rsidRPr="00205CCC">
        <w:t>≤1</w:t>
      </w:r>
      <w:r w:rsidR="00A72407">
        <w:t>5</w:t>
      </w:r>
      <w:r w:rsidR="00205CCC" w:rsidRPr="00205CCC">
        <w:t>, and ≤20</w:t>
      </w:r>
      <w:r w:rsidR="00E05CD2" w:rsidRPr="00205CCC">
        <w:t>)</w:t>
      </w:r>
      <w:r w:rsidR="00FA742B">
        <w:t>.</w:t>
      </w:r>
      <w:r w:rsidR="007F3E17">
        <w:t xml:space="preserve"> </w:t>
      </w:r>
      <w:r w:rsidR="00FA742B">
        <w:t>We</w:t>
      </w:r>
      <w:r w:rsidR="008945AA">
        <w:t xml:space="preserve"> trim</w:t>
      </w:r>
      <w:r w:rsidR="00FA742B">
        <w:t>med</w:t>
      </w:r>
      <w:r w:rsidR="008945AA">
        <w:t xml:space="preserve"> the leading and trailing low-quality nucleotides of each read </w:t>
      </w:r>
      <w:r w:rsidR="009900C8">
        <w:t xml:space="preserve">and </w:t>
      </w:r>
      <w:r w:rsidR="00FA742B">
        <w:t>ran</w:t>
      </w:r>
      <w:r w:rsidR="009900C8">
        <w:t xml:space="preserve"> a sliding window of size 4 over each read, cutting it if the average quality of nucleotides in the sliding window was below the respective PHRED score</w:t>
      </w:r>
      <w:r w:rsidR="00FA742B">
        <w:t xml:space="preserve"> cut-offs</w:t>
      </w:r>
      <w:r w:rsidR="009900C8">
        <w:t xml:space="preserve">. </w:t>
      </w:r>
      <w:r w:rsidR="00EA489F">
        <w:t>Additionally, w</w:t>
      </w:r>
      <w:r w:rsidR="009900C8">
        <w:t xml:space="preserve">e excluded reads shorter than 25 nucleotides </w:t>
      </w:r>
      <w:r w:rsidR="00EA489F">
        <w:t xml:space="preserve">after trimming. </w:t>
      </w:r>
      <w:r w:rsidR="009900C8">
        <w:t xml:space="preserve">The exact </w:t>
      </w:r>
      <w:r w:rsidR="002034E5">
        <w:t xml:space="preserve">used </w:t>
      </w:r>
      <w:r w:rsidR="009900C8">
        <w:t xml:space="preserve">command was the following, </w:t>
      </w:r>
      <w:r w:rsidR="007F3E17">
        <w:t xml:space="preserve">where X represents the respective PHRED score cut-off: </w:t>
      </w:r>
      <w:r w:rsidR="007F3E17" w:rsidRPr="007F3E17">
        <w:rPr>
          <w:rFonts w:ascii="Courier New" w:eastAsia="MS Mincho" w:hAnsi="Courier New" w:cs="Courier New"/>
        </w:rPr>
        <w:t>ILLUMINACLIP:TruSeq3-PE.fa:2:30:10, LEADING:X TRAILING:X, SLIDINGWINDOW:4:X MINLEN:25</w:t>
      </w:r>
      <w:r w:rsidR="008D510C" w:rsidRPr="00205CCC">
        <w:t>.</w:t>
      </w:r>
      <w:r w:rsidR="00EA4471">
        <w:t xml:space="preserve"> After trimming, we error-corrected all reads using </w:t>
      </w:r>
      <w:r w:rsidR="004B4023">
        <w:t xml:space="preserve">the error-correction module of the assembler </w:t>
      </w:r>
      <w:proofErr w:type="spellStart"/>
      <w:r w:rsidR="004B4023">
        <w:t>SPAdes</w:t>
      </w:r>
      <w:proofErr w:type="spellEnd"/>
      <w:r w:rsidR="004B4023">
        <w:t xml:space="preserve"> </w:t>
      </w:r>
      <w:r w:rsidR="0092337B">
        <w:t xml:space="preserve">v 3.14.1 </w:t>
      </w:r>
      <w:r w:rsidR="004B4023">
        <w:fldChar w:fldCharType="begin" w:fldLock="1"/>
      </w:r>
      <w:r w:rsidR="004B4023">
        <w:instrText>ADDIN CSL_CITATION {"citationItems":[{"id":"ITEM-1","itemData":{"DOI":"10.1089/cmb.2012.0021","ISBN":"1066-5277","ISSN":"1066-5277","PMID":"22506599","abstract":"The lion's share of bacteria in various environments cannot be cloned in the laboratory and thus cannot be sequenced using existing technologies. A major goal of single-cell genomics is to complement gene-centric metagenomic data with whole-genome assemblies of uncultivated organisms. Assembly of single-cell data is challenging because of highly non-uniform read coverage as well as elevated levels of sequencing errors and chimeric reads. We describe SPAdes, a new assembler for both single-cell and standard (multicell) assembly, and demonstrate that it improves on the recently released E+V-SC assembler (specialized for single-cell data) and on popular assemblers Velvet and SoapDeNovo (for multicell data). SPAdes generates single-cell assemblies, providing information about genomes of uncultivatable bacteria that vastly exceeds what may be obtained via traditional metagenomics studies. SPAdes is available online ( http://bioinf.spbau.ru/spades ). It is distributed as open source software.","author":[{"dropping-particle":"","family":"Bankevich","given":"Anton","non-dropping-particle":"","parse-names":false,"suffix":""},{"dropping-particle":"","family":"Nurk","given":"Sergey","non-dropping-particle":"","parse-names":false,"suffix":""},{"dropping-particle":"","family":"Antipov","given":"Dmitry","non-dropping-particle":"","parse-names":false,"suffix":""},{"dropping-particle":"","family":"Gurevich","given":"Alexey A.","non-dropping-particle":"","parse-names":false,"suffix":""},{"dropping-particle":"","family":"Dvorkin","given":"Mikhail","non-dropping-particle":"","parse-names":false,"suffix":""},{"dropping-particle":"","family":"Kulikov","given":"Alexander S.","non-dropping-particle":"","parse-names":false,"suffix":""},{"dropping-particle":"","family":"Lesin","given":"Valery M.","non-dropping-particle":"","parse-names":false,"suffix":""},{"dropping-particle":"","family":"Nikolenko","given":"Sergey I.","non-dropping-particle":"","parse-names":false,"suffix":""},{"dropping-particle":"","family":"Pham","given":"Son","non-dropping-particle":"","parse-names":false,"suffix":""},{"dropping-particle":"","family":"Prjibelski","given":"Andrey D.","non-dropping-particle":"","parse-names":false,"suffix":""},{"dropping-particle":"V.","family":"Pyshkin","given":"Alexey","non-dropping-particle":"","parse-names":false,"suffix":""},{"dropping-particle":"V.","family":"Sirotkin","given":"Alexander","non-dropping-particle":"","parse-names":false,"suffix":""},{"dropping-particle":"","family":"Vyahhi","given":"Nikolay","non-dropping-particle":"","parse-names":false,"suffix":""},{"dropping-particle":"","family":"Tesler","given":"Glenn","non-dropping-particle":"","parse-names":false,"suffix":""},{"dropping-particle":"","family":"Alekseyev","given":"Max A.","non-dropping-particle":"","parse-names":false,"suffix":""},{"dropping-particle":"","family":"Pevzner","given":"Pavel A.","non-dropping-particle":"","parse-names":false,"suffix":""}],"container-title":"Journal of Computational Biology","id":"ITEM-1","issue":"5","issued":{"date-parts":[["2012"]]},"page":"455-477","title":"SPAdes: A New Genome Assembly Algorithm and Its Applications to Single-Cell Sequencing","type":"article-journal","volume":"19"},"uris":["http://www.mendeley.com/documents/?uuid=063ad35b-276f-4aeb-9443-301512102982"]}],"mendeley":{"formattedCitation":"(Bankevich et al., 2012)","plainTextFormattedCitation":"(Bankevich et al., 2012)","previouslyFormattedCitation":"(Bankevich et al., 2012)"},"properties":{"noteIndex":0},"schema":"https://github.com/citation-style-language/schema/raw/master/csl-citation.json"}</w:instrText>
      </w:r>
      <w:r w:rsidR="004B4023">
        <w:fldChar w:fldCharType="separate"/>
      </w:r>
      <w:r w:rsidR="004B4023" w:rsidRPr="002E3D51">
        <w:rPr>
          <w:noProof/>
        </w:rPr>
        <w:t>(Bankevich et al., 2012)</w:t>
      </w:r>
      <w:r w:rsidR="004B4023">
        <w:fldChar w:fldCharType="end"/>
      </w:r>
      <w:r w:rsidR="004B4023">
        <w:t xml:space="preserve"> by running </w:t>
      </w:r>
      <w:proofErr w:type="spellStart"/>
      <w:r w:rsidR="00954DDE">
        <w:t>SPA</w:t>
      </w:r>
      <w:r w:rsidR="004B4023">
        <w:t>des</w:t>
      </w:r>
      <w:proofErr w:type="spellEnd"/>
      <w:r w:rsidR="004B4023">
        <w:t xml:space="preserve"> on forward and reverse reads with the parameter </w:t>
      </w:r>
      <w:r w:rsidR="004B4023">
        <w:rPr>
          <w:rFonts w:ascii="Courier New" w:eastAsia="MS Mincho" w:hAnsi="Courier New" w:cs="Courier New"/>
        </w:rPr>
        <w:t>--only-error-correction</w:t>
      </w:r>
      <w:r w:rsidR="004B4023">
        <w:t>. That way, error-correction between the assemblers was standardized.</w:t>
      </w:r>
    </w:p>
    <w:p w14:paraId="17ED6C09" w14:textId="358F266C" w:rsidR="00F356FA" w:rsidRPr="00860034" w:rsidRDefault="00F356FA" w:rsidP="00F356FA">
      <w:pPr>
        <w:spacing w:line="360" w:lineRule="auto"/>
        <w:jc w:val="both"/>
        <w:rPr>
          <w:u w:val="single"/>
        </w:rPr>
      </w:pPr>
      <w:r w:rsidRPr="00860034">
        <w:rPr>
          <w:u w:val="single"/>
        </w:rPr>
        <w:t>S</w:t>
      </w:r>
      <w:r w:rsidR="008D510C" w:rsidRPr="00860034">
        <w:rPr>
          <w:u w:val="single"/>
        </w:rPr>
        <w:t>tep two (</w:t>
      </w:r>
      <w:r w:rsidR="002E3D51" w:rsidRPr="00860034">
        <w:rPr>
          <w:u w:val="single"/>
        </w:rPr>
        <w:t>rRNA sorting</w:t>
      </w:r>
      <w:r w:rsidRPr="00860034">
        <w:rPr>
          <w:u w:val="single"/>
        </w:rPr>
        <w:t>):</w:t>
      </w:r>
    </w:p>
    <w:p w14:paraId="38B1DC4F" w14:textId="0A124DF3" w:rsidR="00DB6B95" w:rsidRDefault="00F356FA" w:rsidP="00860034">
      <w:pPr>
        <w:spacing w:line="360" w:lineRule="auto"/>
        <w:ind w:firstLine="709"/>
        <w:jc w:val="both"/>
      </w:pPr>
      <w:r>
        <w:t>W</w:t>
      </w:r>
      <w:r w:rsidR="008D510C">
        <w:t xml:space="preserve">e used </w:t>
      </w:r>
      <w:r w:rsidR="00457738">
        <w:t>three</w:t>
      </w:r>
      <w:r w:rsidR="008D510C">
        <w:t xml:space="preserve"> approaches</w:t>
      </w:r>
      <w:r w:rsidR="00457738">
        <w:t xml:space="preserve"> to sort reads into rRNA and non-rRNA</w:t>
      </w:r>
      <w:r w:rsidR="00946C57">
        <w:t xml:space="preserve"> </w:t>
      </w:r>
      <w:r w:rsidR="00457738">
        <w:t>reads</w:t>
      </w:r>
      <w:r w:rsidR="008D510C">
        <w:t>:</w:t>
      </w:r>
      <w:r w:rsidR="002E3D51">
        <w:t xml:space="preserve"> </w:t>
      </w:r>
      <w:r w:rsidR="007F3E17">
        <w:t xml:space="preserve">1) </w:t>
      </w:r>
      <w:r w:rsidR="002E3D51">
        <w:t xml:space="preserve">alignment-based </w:t>
      </w:r>
      <w:r w:rsidR="001352FE">
        <w:t>with</w:t>
      </w:r>
      <w:r w:rsidR="002E3D51">
        <w:t xml:space="preserve"> </w:t>
      </w:r>
      <w:proofErr w:type="spellStart"/>
      <w:r w:rsidR="002E3D51">
        <w:t>SortMeRNA</w:t>
      </w:r>
      <w:proofErr w:type="spellEnd"/>
      <w:r w:rsidR="007F3E17">
        <w:t xml:space="preserve"> </w:t>
      </w:r>
      <w:r w:rsidR="0092337B">
        <w:t xml:space="preserve">v4.0.0 </w:t>
      </w:r>
      <w:r w:rsidR="007F3E17">
        <w:fldChar w:fldCharType="begin" w:fldLock="1"/>
      </w:r>
      <w:r w:rsidR="007F3E17">
        <w:instrText>ADDIN CSL_CITATION {"citationItems":[{"id":"ITEM-1","itemData":{"DOI":"10.1093/bioinformatics/bts611","ISSN":"13674803","PMID":"23071270","abstract":"Motivation: The application of next-generation sequencing (NGS) technologies to RNAs directly extracted from a community of organisms yields a mixture of fragments characterizing both coding and non-coding types of RNAs. The task to distinguish among these and to further categorize the families of messenger RNAs and ribosomal RNAs (rRNAs) is an important step for examining gene expression patterns of an interactive environment and the phylogenetic classification of the constituting species.Results: We present SortMeRNA, a new software designed to rapidly filter rRNA fragments from metatranscriptomic data. It is capable of handling large sets of reads and sorting out all fragments matching to the rRNA database with high sensitivity and low running time.Availability: http://bioinfo.lifl.fr/RNA/sortmerna. © 2012 The Author.","author":[{"dropping-particle":"","family":"Kopylova","given":"Evguenia","non-dropping-particle":"","parse-names":false,"suffix":""},{"dropping-particle":"","family":"Noé","given":"Laurent","non-dropping-particle":"","parse-names":false,"suffix":""},{"dropping-particle":"","family":"Touzet","given":"Hélène","non-dropping-particle":"","parse-names":false,"suffix":""}],"container-title":"Bioinformatics","id":"ITEM-1","issue":"24","issued":{"date-parts":[["2012"]]},"page":"3211-3217","title":"SortMeRNA: Fast and accurate filtering of ribosomal RNAs in metatranscriptomic data","type":"article-journal","volume":"28"},"uris":["http://www.mendeley.com/documents/?uuid=6c6f928c-93bc-47d3-a940-07855be399e5"]}],"mendeley":{"formattedCitation":"(Kopylova et al., 2012)","plainTextFormattedCitation":"(Kopylova et al., 2012)","previouslyFormattedCitation":"(Kopylova et al., 2012)"},"properties":{"noteIndex":0},"schema":"https://github.com/citation-style-language/schema/raw/master/csl-citation.json"}</w:instrText>
      </w:r>
      <w:r w:rsidR="007F3E17">
        <w:fldChar w:fldCharType="separate"/>
      </w:r>
      <w:r w:rsidR="007F3E17" w:rsidRPr="002E3D51">
        <w:rPr>
          <w:noProof/>
        </w:rPr>
        <w:t>(Kopylova et al., 2012)</w:t>
      </w:r>
      <w:r w:rsidR="007F3E17">
        <w:fldChar w:fldCharType="end"/>
      </w:r>
      <w:r w:rsidR="009A5B17">
        <w:t>,</w:t>
      </w:r>
      <w:r w:rsidR="007F3E17">
        <w:t xml:space="preserve"> </w:t>
      </w:r>
      <w:r w:rsidR="009A5B17">
        <w:t>which sorts</w:t>
      </w:r>
      <w:r w:rsidR="00946C57">
        <w:t xml:space="preserve"> </w:t>
      </w:r>
      <w:r w:rsidR="009A5B17">
        <w:t xml:space="preserve">reads by aligning them to rRNA databases. </w:t>
      </w:r>
      <w:r w:rsidR="009A5B17">
        <w:rPr>
          <w:rFonts w:eastAsia="MS Mincho" w:cstheme="minorHAnsi"/>
        </w:rPr>
        <w:t>T</w:t>
      </w:r>
      <w:r w:rsidR="009A5B17" w:rsidRPr="00537F54">
        <w:rPr>
          <w:rFonts w:eastAsia="MS Mincho" w:cstheme="minorHAnsi"/>
        </w:rPr>
        <w:t xml:space="preserve">rimmed </w:t>
      </w:r>
      <w:r w:rsidR="009A5B17">
        <w:rPr>
          <w:rFonts w:eastAsia="MS Mincho" w:cstheme="minorHAnsi"/>
        </w:rPr>
        <w:t>forward</w:t>
      </w:r>
      <w:r w:rsidR="009A5B17" w:rsidRPr="00537F54">
        <w:rPr>
          <w:rFonts w:eastAsia="MS Mincho" w:cstheme="minorHAnsi"/>
        </w:rPr>
        <w:t xml:space="preserve"> and </w:t>
      </w:r>
      <w:r w:rsidR="009A5B17">
        <w:rPr>
          <w:rFonts w:eastAsia="MS Mincho" w:cstheme="minorHAnsi"/>
        </w:rPr>
        <w:t>reverse</w:t>
      </w:r>
      <w:r w:rsidR="009A5B17" w:rsidRPr="00537F54">
        <w:rPr>
          <w:rFonts w:eastAsia="MS Mincho" w:cstheme="minorHAnsi"/>
        </w:rPr>
        <w:t xml:space="preserve"> reads</w:t>
      </w:r>
      <w:r w:rsidR="009A5B17">
        <w:t xml:space="preserve"> were aligned </w:t>
      </w:r>
      <w:r w:rsidR="007F3E17">
        <w:t>against</w:t>
      </w:r>
      <w:r w:rsidR="00860034">
        <w:t xml:space="preserve"> </w:t>
      </w:r>
      <w:r w:rsidR="007F3E17">
        <w:t>all program-internal rRNA databases</w:t>
      </w:r>
      <w:r w:rsidR="002E3D51">
        <w:t xml:space="preserve"> </w:t>
      </w:r>
      <w:r w:rsidR="00AC3A7D">
        <w:t>using</w:t>
      </w:r>
      <w:r w:rsidR="00860034">
        <w:t xml:space="preserve"> </w:t>
      </w:r>
      <w:r w:rsidR="002246A6">
        <w:t xml:space="preserve">the </w:t>
      </w:r>
      <w:r w:rsidR="00860034">
        <w:t xml:space="preserve">parameters </w:t>
      </w:r>
      <w:r w:rsidR="007F3E17" w:rsidRPr="007F3E17">
        <w:rPr>
          <w:rFonts w:ascii="Courier New" w:eastAsia="MS Mincho" w:hAnsi="Courier New" w:cs="Courier New"/>
        </w:rPr>
        <w:noBreakHyphen/>
      </w:r>
      <w:proofErr w:type="spellStart"/>
      <w:r w:rsidR="007F3E17" w:rsidRPr="007F3E17">
        <w:rPr>
          <w:rFonts w:ascii="Courier New" w:eastAsia="MS Mincho" w:hAnsi="Courier New" w:cs="Courier New"/>
        </w:rPr>
        <w:t>fastx</w:t>
      </w:r>
      <w:proofErr w:type="spellEnd"/>
      <w:r w:rsidR="007F3E17" w:rsidRPr="001352FE">
        <w:t> </w:t>
      </w:r>
      <w:r w:rsidR="001352FE" w:rsidRPr="001352FE">
        <w:t xml:space="preserve">to generate output files in </w:t>
      </w:r>
      <w:proofErr w:type="spellStart"/>
      <w:r w:rsidR="001352FE" w:rsidRPr="001352FE">
        <w:t>fasta</w:t>
      </w:r>
      <w:proofErr w:type="spellEnd"/>
      <w:r w:rsidR="001352FE" w:rsidRPr="001352FE">
        <w:t xml:space="preserve"> format</w:t>
      </w:r>
      <w:r w:rsidR="007F3E17">
        <w:t>,</w:t>
      </w:r>
      <w:r w:rsidR="007F3E17" w:rsidRPr="007F3E17">
        <w:t xml:space="preserve"> </w:t>
      </w:r>
      <w:r w:rsidR="007F3E17" w:rsidRPr="007F3E17">
        <w:rPr>
          <w:rFonts w:ascii="Courier New" w:eastAsia="MS Mincho" w:hAnsi="Courier New" w:cs="Courier New"/>
        </w:rPr>
        <w:noBreakHyphen/>
      </w:r>
      <w:proofErr w:type="spellStart"/>
      <w:r w:rsidR="007F3E17" w:rsidRPr="007F3E17">
        <w:rPr>
          <w:rFonts w:ascii="Courier New" w:eastAsia="MS Mincho" w:hAnsi="Courier New" w:cs="Courier New"/>
        </w:rPr>
        <w:t>num_alignments</w:t>
      </w:r>
      <w:proofErr w:type="spellEnd"/>
      <w:r w:rsidR="007F3E17">
        <w:rPr>
          <w:rFonts w:ascii="Courier New" w:eastAsia="MS Mincho" w:hAnsi="Courier New" w:cs="Courier New"/>
        </w:rPr>
        <w:t> </w:t>
      </w:r>
      <w:r w:rsidR="007F3E17" w:rsidRPr="007F3E17">
        <w:rPr>
          <w:rFonts w:ascii="Courier New" w:eastAsia="MS Mincho" w:hAnsi="Courier New" w:cs="Courier New"/>
        </w:rPr>
        <w:t>1</w:t>
      </w:r>
      <w:r w:rsidR="001352FE" w:rsidRPr="00542C31">
        <w:t xml:space="preserve"> </w:t>
      </w:r>
      <w:r w:rsidR="00542C31">
        <w:t xml:space="preserve">to </w:t>
      </w:r>
      <w:r w:rsidR="00542C31" w:rsidRPr="00542C31">
        <w:t>only filter the reads</w:t>
      </w:r>
      <w:r w:rsidR="007F3E17">
        <w:t xml:space="preserve">, </w:t>
      </w:r>
      <w:r w:rsidR="0013277C" w:rsidRPr="0013277C">
        <w:rPr>
          <w:rFonts w:ascii="Courier New" w:eastAsia="MS Mincho" w:hAnsi="Courier New" w:cs="Courier New"/>
        </w:rPr>
        <w:t>--</w:t>
      </w:r>
      <w:proofErr w:type="spellStart"/>
      <w:r w:rsidR="0013277C" w:rsidRPr="0013277C">
        <w:rPr>
          <w:rFonts w:ascii="Courier New" w:eastAsia="MS Mincho" w:hAnsi="Courier New" w:cs="Courier New"/>
        </w:rPr>
        <w:t>paired_in</w:t>
      </w:r>
      <w:proofErr w:type="spellEnd"/>
      <w:r w:rsidR="00542C31" w:rsidRPr="00542C31">
        <w:t xml:space="preserve"> to keep both forward </w:t>
      </w:r>
      <w:r w:rsidR="00900C66">
        <w:t>and</w:t>
      </w:r>
      <w:r w:rsidR="00542C31" w:rsidRPr="00542C31">
        <w:t xml:space="preserve"> reverse reads if only one matche</w:t>
      </w:r>
      <w:r w:rsidR="002246A6">
        <w:t>d</w:t>
      </w:r>
      <w:r w:rsidR="0013277C">
        <w:t xml:space="preserve">, </w:t>
      </w:r>
      <w:r w:rsidR="00542C31" w:rsidRPr="0013277C">
        <w:rPr>
          <w:rFonts w:ascii="Courier New" w:eastAsia="MS Mincho" w:hAnsi="Courier New" w:cs="Courier New"/>
        </w:rPr>
        <w:t>--</w:t>
      </w:r>
      <w:r w:rsidR="00542C31">
        <w:rPr>
          <w:rFonts w:ascii="Courier New" w:eastAsia="MS Mincho" w:hAnsi="Courier New" w:cs="Courier New"/>
        </w:rPr>
        <w:t>out2</w:t>
      </w:r>
      <w:r w:rsidR="00542C31" w:rsidRPr="00542C31">
        <w:t xml:space="preserve"> </w:t>
      </w:r>
      <w:r w:rsidR="00542C31">
        <w:t xml:space="preserve">to </w:t>
      </w:r>
      <w:r w:rsidR="00BA52E9">
        <w:t xml:space="preserve">save forward and reverse reads in separate files, </w:t>
      </w:r>
      <w:r w:rsidR="007F3E17">
        <w:t xml:space="preserve">and </w:t>
      </w:r>
      <w:r w:rsidR="00AC3A7D">
        <w:t xml:space="preserve">all </w:t>
      </w:r>
      <w:r w:rsidR="007F3E17">
        <w:t>other parameters set to default</w:t>
      </w:r>
      <w:r w:rsidR="002246A6">
        <w:t>.</w:t>
      </w:r>
      <w:r w:rsidR="002E3D51">
        <w:t xml:space="preserve"> </w:t>
      </w:r>
      <w:r w:rsidR="007F3E17">
        <w:t xml:space="preserve">2) </w:t>
      </w:r>
      <w:r w:rsidR="002E3D51">
        <w:t>H</w:t>
      </w:r>
      <w:r w:rsidR="003C5AAB">
        <w:t xml:space="preserve">idden </w:t>
      </w:r>
      <w:r w:rsidR="002E3D51">
        <w:t>M</w:t>
      </w:r>
      <w:r w:rsidR="003C5AAB">
        <w:t>arkov model</w:t>
      </w:r>
      <w:r w:rsidR="002E3D51">
        <w:t xml:space="preserve">-based </w:t>
      </w:r>
      <w:r w:rsidR="009A5B17">
        <w:t>(HMM-based)</w:t>
      </w:r>
      <w:r w:rsidR="002E3D51">
        <w:t xml:space="preserve"> </w:t>
      </w:r>
      <w:r w:rsidR="00736DAA">
        <w:t xml:space="preserve">with </w:t>
      </w:r>
      <w:proofErr w:type="spellStart"/>
      <w:r w:rsidR="002E3D51">
        <w:t>barrnap</w:t>
      </w:r>
      <w:proofErr w:type="spellEnd"/>
      <w:r w:rsidR="0092337B">
        <w:t xml:space="preserve"> v0.9</w:t>
      </w:r>
      <w:r w:rsidR="002E3D51">
        <w:t xml:space="preserve"> </w:t>
      </w:r>
      <w:r w:rsidR="00537F54">
        <w:t xml:space="preserve"> </w:t>
      </w:r>
      <w:commentRangeStart w:id="11"/>
      <w:r w:rsidR="00DA39D8">
        <w:fldChar w:fldCharType="begin" w:fldLock="1"/>
      </w:r>
      <w:r w:rsidR="00DA39D8">
        <w:instrText>ADDIN CSL_CITATION {"citationItems":[{"id":"ITEM-1","itemData":{"author":[{"dropping-particle":"","family":"Seemann","given":"Thorsten","non-dropping-particle":"","parse-names":false,"suffix":""}],"id":"ITEM-1","issued":{"date-parts":[["0"]]},"publisher":"Thorsten Seemann","title":"BAsic Rapid Ribosomal RNA Predictor - barrnap","type":"article"},"uris":["http://www.mendeley.com/documents/?uuid=3f154bcc-7077-4785-8e0d-2dbcb36c9655"]}],"mendeley":{"formattedCitation":"(Seemann)","manualFormatting":"(Seemann, unpublished)","plainTextFormattedCitation":"(Seemann)","previouslyFormattedCitation":"(Seemann)"},"properties":{"noteIndex":0},"schema":"https://github.com/citation-style-language/schema/raw/master/csl-citation.json"}</w:instrText>
      </w:r>
      <w:r w:rsidR="00DA39D8">
        <w:fldChar w:fldCharType="separate"/>
      </w:r>
      <w:r w:rsidR="00DA39D8" w:rsidRPr="002E3D51">
        <w:rPr>
          <w:noProof/>
        </w:rPr>
        <w:t>(Seemann</w:t>
      </w:r>
      <w:r w:rsidR="00DA39D8">
        <w:rPr>
          <w:noProof/>
        </w:rPr>
        <w:t>, unpublished</w:t>
      </w:r>
      <w:r w:rsidR="00DA39D8" w:rsidRPr="002E3D51">
        <w:rPr>
          <w:noProof/>
        </w:rPr>
        <w:t>)</w:t>
      </w:r>
      <w:r w:rsidR="00DA39D8">
        <w:fldChar w:fldCharType="end"/>
      </w:r>
      <w:commentRangeEnd w:id="11"/>
      <w:r w:rsidR="00314971">
        <w:rPr>
          <w:rStyle w:val="CommentReference"/>
        </w:rPr>
        <w:commentReference w:id="11"/>
      </w:r>
      <w:r w:rsidR="009A5B17">
        <w:t xml:space="preserve">, which </w:t>
      </w:r>
      <w:r w:rsidR="009A5B17" w:rsidRPr="009A5B17">
        <w:t xml:space="preserve">predicts the location of rRNA genes in genomes </w:t>
      </w:r>
      <w:r w:rsidR="00946C57">
        <w:t xml:space="preserve">using trained HMMs. However, since </w:t>
      </w:r>
      <w:proofErr w:type="spellStart"/>
      <w:r w:rsidR="00946C57">
        <w:t>barrnap</w:t>
      </w:r>
      <w:proofErr w:type="spellEnd"/>
      <w:r w:rsidR="00946C57">
        <w:t xml:space="preserve"> </w:t>
      </w:r>
      <w:r w:rsidR="00BA52E9">
        <w:t>only keeps reads</w:t>
      </w:r>
      <w:r w:rsidR="00946C57">
        <w:t xml:space="preserve"> that contain rRNA genes, we</w:t>
      </w:r>
      <w:r w:rsidR="009A5B17">
        <w:t xml:space="preserve"> used </w:t>
      </w:r>
      <w:r w:rsidR="00946C57">
        <w:t xml:space="preserve">it </w:t>
      </w:r>
      <w:r w:rsidR="002246A6">
        <w:t>in this study</w:t>
      </w:r>
      <w:r w:rsidR="009A5B17">
        <w:t xml:space="preserve"> to identify </w:t>
      </w:r>
      <w:r w:rsidR="00946C57">
        <w:t>rRNA-</w:t>
      </w:r>
      <w:r w:rsidR="009A5B17">
        <w:t>reads</w:t>
      </w:r>
      <w:r w:rsidR="00946C57">
        <w:t xml:space="preserve">. </w:t>
      </w:r>
      <w:r w:rsidR="00736DAA">
        <w:t>Both t</w:t>
      </w:r>
      <w:r w:rsidR="0013277C">
        <w:t xml:space="preserve">rimmed </w:t>
      </w:r>
      <w:r w:rsidR="00DA39D8">
        <w:t>forward</w:t>
      </w:r>
      <w:r w:rsidR="0013277C">
        <w:t xml:space="preserve"> and </w:t>
      </w:r>
      <w:r w:rsidR="00DA39D8">
        <w:t>reverse</w:t>
      </w:r>
      <w:r w:rsidR="0013277C">
        <w:t xml:space="preserve"> reads </w:t>
      </w:r>
      <w:r w:rsidR="00946C57">
        <w:t xml:space="preserve">were </w:t>
      </w:r>
      <w:r w:rsidR="00900C66">
        <w:t>separately</w:t>
      </w:r>
      <w:r w:rsidR="00736DAA">
        <w:t xml:space="preserve"> </w:t>
      </w:r>
      <w:r w:rsidR="00946C57">
        <w:t xml:space="preserve">run </w:t>
      </w:r>
      <w:r w:rsidR="00537F54">
        <w:t xml:space="preserve">against </w:t>
      </w:r>
      <w:r w:rsidR="002246A6">
        <w:t xml:space="preserve">HMMs for </w:t>
      </w:r>
      <w:r w:rsidR="00537F54">
        <w:t xml:space="preserve">all </w:t>
      </w:r>
      <w:r w:rsidR="0013277C">
        <w:t xml:space="preserve">three </w:t>
      </w:r>
      <w:r w:rsidR="00537F54">
        <w:t>domains</w:t>
      </w:r>
      <w:r w:rsidR="00946C57">
        <w:t xml:space="preserve"> of life</w:t>
      </w:r>
      <w:r w:rsidR="00537F54">
        <w:t xml:space="preserve"> (</w:t>
      </w:r>
      <w:r w:rsidR="0013277C" w:rsidRPr="0013277C">
        <w:rPr>
          <w:rFonts w:ascii="Courier New" w:eastAsia="MS Mincho" w:hAnsi="Courier New" w:cs="Courier New"/>
        </w:rPr>
        <w:t>--kingdom</w:t>
      </w:r>
      <w:r w:rsidR="0013277C">
        <w:t xml:space="preserve"> </w:t>
      </w:r>
      <w:proofErr w:type="spellStart"/>
      <w:r w:rsidR="00537F54">
        <w:rPr>
          <w:rFonts w:ascii="Courier New" w:eastAsia="MS Mincho" w:hAnsi="Courier New" w:cs="Courier New"/>
        </w:rPr>
        <w:t>euk</w:t>
      </w:r>
      <w:proofErr w:type="spellEnd"/>
      <w:r w:rsidR="00537F54" w:rsidRPr="00537F54">
        <w:rPr>
          <w:rFonts w:eastAsia="MS Mincho" w:cstheme="minorHAnsi"/>
        </w:rPr>
        <w:t xml:space="preserve">, </w:t>
      </w:r>
      <w:r w:rsidR="00537F54">
        <w:rPr>
          <w:rFonts w:ascii="Courier New" w:eastAsia="MS Mincho" w:hAnsi="Courier New" w:cs="Courier New"/>
        </w:rPr>
        <w:t>arc</w:t>
      </w:r>
      <w:r w:rsidR="00537F54" w:rsidRPr="00537F54">
        <w:rPr>
          <w:rFonts w:eastAsia="MS Mincho" w:cstheme="minorHAnsi"/>
        </w:rPr>
        <w:t xml:space="preserve">, and </w:t>
      </w:r>
      <w:r w:rsidR="00537F54">
        <w:rPr>
          <w:rFonts w:ascii="Courier New" w:eastAsia="MS Mincho" w:hAnsi="Courier New" w:cs="Courier New"/>
        </w:rPr>
        <w:t>bac)</w:t>
      </w:r>
      <w:r w:rsidR="00537F54">
        <w:t xml:space="preserve"> </w:t>
      </w:r>
      <w:r w:rsidR="002246A6">
        <w:t xml:space="preserve">setting the </w:t>
      </w:r>
      <w:r w:rsidR="00537F54">
        <w:t xml:space="preserve">parameters </w:t>
      </w:r>
      <w:r w:rsidR="00DA39D8" w:rsidRPr="00537F54">
        <w:rPr>
          <w:rFonts w:ascii="Courier New" w:eastAsia="MS Mincho" w:hAnsi="Courier New" w:cs="Courier New"/>
        </w:rPr>
        <w:t>--</w:t>
      </w:r>
      <w:proofErr w:type="spellStart"/>
      <w:r w:rsidR="00DA39D8" w:rsidRPr="00537F54">
        <w:rPr>
          <w:rFonts w:ascii="Courier New" w:eastAsia="MS Mincho" w:hAnsi="Courier New" w:cs="Courier New"/>
        </w:rPr>
        <w:t>lencutoff</w:t>
      </w:r>
      <w:proofErr w:type="spellEnd"/>
      <w:r w:rsidR="00DA39D8" w:rsidRPr="00537F54">
        <w:rPr>
          <w:rFonts w:ascii="Courier New" w:eastAsia="MS Mincho" w:hAnsi="Courier New" w:cs="Courier New"/>
        </w:rPr>
        <w:t xml:space="preserve"> </w:t>
      </w:r>
      <w:r w:rsidR="00BA52E9">
        <w:rPr>
          <w:rFonts w:eastAsia="MS Mincho" w:cstheme="minorHAnsi"/>
        </w:rPr>
        <w:t>and</w:t>
      </w:r>
      <w:r w:rsidR="00537F54" w:rsidRPr="0013277C">
        <w:rPr>
          <w:rFonts w:eastAsia="MS Mincho" w:cstheme="minorHAnsi"/>
        </w:rPr>
        <w:t xml:space="preserve"> </w:t>
      </w:r>
      <w:r w:rsidR="00537F54" w:rsidRPr="00537F54">
        <w:rPr>
          <w:rFonts w:ascii="Courier New" w:eastAsia="MS Mincho" w:hAnsi="Courier New" w:cs="Courier New"/>
        </w:rPr>
        <w:t xml:space="preserve">--reject </w:t>
      </w:r>
      <w:r w:rsidR="002246A6" w:rsidRPr="002246A6">
        <w:t xml:space="preserve">very low (0.000001) </w:t>
      </w:r>
      <w:r w:rsidR="00BA52E9" w:rsidRPr="002246A6">
        <w:t>to</w:t>
      </w:r>
      <w:r w:rsidR="00BA52E9">
        <w:rPr>
          <w:rFonts w:eastAsia="MS Mincho" w:cstheme="minorHAnsi"/>
        </w:rPr>
        <w:t xml:space="preserve"> </w:t>
      </w:r>
      <w:r w:rsidR="00736DAA">
        <w:rPr>
          <w:rFonts w:eastAsia="MS Mincho" w:cstheme="minorHAnsi"/>
        </w:rPr>
        <w:t>keep partial matches</w:t>
      </w:r>
      <w:r w:rsidR="00BA52E9">
        <w:rPr>
          <w:rFonts w:eastAsia="MS Mincho" w:cstheme="minorHAnsi"/>
        </w:rPr>
        <w:t>,</w:t>
      </w:r>
      <w:r w:rsidR="00537F54" w:rsidRPr="00537F54">
        <w:rPr>
          <w:rFonts w:eastAsia="MS Mincho" w:cstheme="minorHAnsi"/>
        </w:rPr>
        <w:t xml:space="preserve"> </w:t>
      </w:r>
      <w:r w:rsidR="0013277C">
        <w:rPr>
          <w:rFonts w:eastAsia="MS Mincho" w:cstheme="minorHAnsi"/>
        </w:rPr>
        <w:t xml:space="preserve">and </w:t>
      </w:r>
      <w:r w:rsidR="00AC3A7D">
        <w:rPr>
          <w:rFonts w:eastAsia="MS Mincho" w:cstheme="minorHAnsi"/>
        </w:rPr>
        <w:t xml:space="preserve">all </w:t>
      </w:r>
      <w:r w:rsidR="0013277C">
        <w:rPr>
          <w:rFonts w:eastAsia="MS Mincho" w:cstheme="minorHAnsi"/>
        </w:rPr>
        <w:t>o</w:t>
      </w:r>
      <w:r w:rsidR="00537F54" w:rsidRPr="00537F54">
        <w:rPr>
          <w:rFonts w:eastAsia="MS Mincho" w:cstheme="minorHAnsi"/>
        </w:rPr>
        <w:t>ther parameters set to default</w:t>
      </w:r>
      <w:r w:rsidR="00736DAA">
        <w:rPr>
          <w:rFonts w:eastAsia="MS Mincho" w:cstheme="minorHAnsi"/>
        </w:rPr>
        <w:t xml:space="preserve">. </w:t>
      </w:r>
      <w:r w:rsidR="002246A6">
        <w:rPr>
          <w:rFonts w:eastAsia="MS Mincho" w:cstheme="minorHAnsi"/>
        </w:rPr>
        <w:t>T</w:t>
      </w:r>
      <w:r w:rsidR="002246A6" w:rsidRPr="00537F54">
        <w:rPr>
          <w:rFonts w:eastAsia="MS Mincho" w:cstheme="minorHAnsi"/>
        </w:rPr>
        <w:t>o obtain paired reads</w:t>
      </w:r>
      <w:r w:rsidR="002246A6">
        <w:rPr>
          <w:rFonts w:eastAsia="MS Mincho" w:cstheme="minorHAnsi"/>
        </w:rPr>
        <w:t>, t</w:t>
      </w:r>
      <w:r w:rsidR="00736DAA">
        <w:rPr>
          <w:rFonts w:eastAsia="MS Mincho" w:cstheme="minorHAnsi"/>
        </w:rPr>
        <w:t>he</w:t>
      </w:r>
      <w:r w:rsidR="00537F54" w:rsidRPr="00537F54">
        <w:rPr>
          <w:rFonts w:eastAsia="MS Mincho" w:cstheme="minorHAnsi"/>
        </w:rPr>
        <w:t xml:space="preserve"> read names </w:t>
      </w:r>
      <w:r w:rsidR="00736DAA">
        <w:rPr>
          <w:rFonts w:eastAsia="MS Mincho" w:cstheme="minorHAnsi"/>
        </w:rPr>
        <w:t xml:space="preserve">of both filtered read files </w:t>
      </w:r>
      <w:r w:rsidR="00537F54" w:rsidRPr="00537F54">
        <w:rPr>
          <w:rFonts w:eastAsia="MS Mincho" w:cstheme="minorHAnsi"/>
        </w:rPr>
        <w:t xml:space="preserve">were concatenated and </w:t>
      </w:r>
      <w:r>
        <w:rPr>
          <w:rFonts w:eastAsia="MS Mincho" w:cstheme="minorHAnsi"/>
        </w:rPr>
        <w:t>r</w:t>
      </w:r>
      <w:r w:rsidR="0013277C">
        <w:rPr>
          <w:rFonts w:eastAsia="MS Mincho" w:cstheme="minorHAnsi"/>
        </w:rPr>
        <w:t>eads</w:t>
      </w:r>
      <w:r w:rsidR="00537F54" w:rsidRPr="00537F54">
        <w:rPr>
          <w:rFonts w:eastAsia="MS Mincho" w:cstheme="minorHAnsi"/>
        </w:rPr>
        <w:t xml:space="preserve"> were extracted from the trimmed </w:t>
      </w:r>
      <w:r w:rsidR="00DA39D8">
        <w:rPr>
          <w:rFonts w:eastAsia="MS Mincho" w:cstheme="minorHAnsi"/>
        </w:rPr>
        <w:t>forward</w:t>
      </w:r>
      <w:r w:rsidR="00537F54" w:rsidRPr="00537F54">
        <w:rPr>
          <w:rFonts w:eastAsia="MS Mincho" w:cstheme="minorHAnsi"/>
        </w:rPr>
        <w:t xml:space="preserve"> and </w:t>
      </w:r>
      <w:r w:rsidR="00DA39D8">
        <w:rPr>
          <w:rFonts w:eastAsia="MS Mincho" w:cstheme="minorHAnsi"/>
        </w:rPr>
        <w:t>reverse</w:t>
      </w:r>
      <w:r w:rsidR="00537F54" w:rsidRPr="00537F54">
        <w:rPr>
          <w:rFonts w:eastAsia="MS Mincho" w:cstheme="minorHAnsi"/>
        </w:rPr>
        <w:t xml:space="preserve"> reads</w:t>
      </w:r>
      <w:r w:rsidR="002246A6">
        <w:rPr>
          <w:rFonts w:cstheme="minorHAnsi"/>
        </w:rPr>
        <w:t xml:space="preserve">. </w:t>
      </w:r>
      <w:r w:rsidR="007F3E17">
        <w:t xml:space="preserve">3) </w:t>
      </w:r>
      <w:proofErr w:type="spellStart"/>
      <w:r w:rsidR="002E3D51">
        <w:t>kmer</w:t>
      </w:r>
      <w:proofErr w:type="spellEnd"/>
      <w:r w:rsidR="002E3D51">
        <w:t xml:space="preserve">-based </w:t>
      </w:r>
      <w:r w:rsidR="00736DAA">
        <w:t>with</w:t>
      </w:r>
      <w:r w:rsidR="002E3D51">
        <w:t xml:space="preserve"> </w:t>
      </w:r>
      <w:proofErr w:type="spellStart"/>
      <w:r w:rsidR="002E3D51">
        <w:t>rRNAFilter</w:t>
      </w:r>
      <w:proofErr w:type="spellEnd"/>
      <w:r w:rsidR="002E3D51">
        <w:t xml:space="preserve"> </w:t>
      </w:r>
      <w:r w:rsidR="0092337B">
        <w:t xml:space="preserve">v1.1 </w:t>
      </w:r>
      <w:r w:rsidR="002E3D51">
        <w:fldChar w:fldCharType="begin" w:fldLock="1"/>
      </w:r>
      <w:r w:rsidR="002E3D51">
        <w:instrText>ADDIN CSL_CITATION {"citationItems":[{"id":"ITEM-1","itemData":{"DOI":"10.1089/cmb.2016.0113","ISSN":"10665277","abstract":"Metatranscriptomics studies the transcriptome of all microbial species in a habitat. Removing ribosomal RNA (rRNA) reads in metatranscriptomic data is essential for the study of microbial gene expression. Although several methods are developed, all of them rely on rRNA databases that contain a limited number of known rRNA sequences and cannot work well on rRNA reads from unknown rRNA sequences. To address this problem, we have developed a novel approach called rRNAFilter. Our method can accurately and rapidly remove rRNA reads from metatranscriptomes without any prior knowledge of known rRNA sequences. Compared with two existing approaches, rRNAFilter has shown comparable performance when working on reads from known rRNA sequences and much better performance when dealing with reads from unknown rRNA sequences.","author":[{"dropping-particle":"","family":"Wang","given":"Ying","non-dropping-particle":"","parse-names":false,"suffix":""},{"dropping-particle":"","family":"Hu","given":"Haiyan","non-dropping-particle":"","parse-names":false,"suffix":""},{"dropping-particle":"","family":"Li","given":"Xiaoman","non-dropping-particle":"","parse-names":false,"suffix":""}],"container-title":"Journal of Computational Biology","id":"ITEM-1","issue":"4","issued":{"date-parts":[["2017"]]},"page":"368-375","title":"rRNAFilter: A Fast Approach for Ribosomal RNA Read Removal Without a Reference Database","type":"article-journal","volume":"24"},"uris":["http://www.mendeley.com/documents/?uuid=9969de0c-0db0-499b-bae9-de0a4fd76aa8"]}],"mendeley":{"formattedCitation":"(Wang et al., 2017)","plainTextFormattedCitation":"(Wang et al., 2017)","previouslyFormattedCitation":"(Wang et al., 2017)"},"properties":{"noteIndex":0},"schema":"https://github.com/citation-style-language/schema/raw/master/csl-citation.json"}</w:instrText>
      </w:r>
      <w:r w:rsidR="002E3D51">
        <w:fldChar w:fldCharType="separate"/>
      </w:r>
      <w:r w:rsidR="002E3D51" w:rsidRPr="002E3D51">
        <w:rPr>
          <w:noProof/>
        </w:rPr>
        <w:t>(Wang et al., 2017)</w:t>
      </w:r>
      <w:r w:rsidR="002E3D51">
        <w:fldChar w:fldCharType="end"/>
      </w:r>
      <w:r w:rsidR="00946C57">
        <w:t xml:space="preserve">. </w:t>
      </w:r>
      <w:r w:rsidR="002246A6">
        <w:t xml:space="preserve">The program is </w:t>
      </w:r>
      <w:proofErr w:type="gramStart"/>
      <w:r w:rsidR="002246A6">
        <w:t>based on the fact that</w:t>
      </w:r>
      <w:proofErr w:type="gramEnd"/>
      <w:r w:rsidR="00946C57">
        <w:t xml:space="preserve"> rRNA reads are much more abundant</w:t>
      </w:r>
      <w:r w:rsidR="002246A6">
        <w:t xml:space="preserve"> than non-rRNA reads</w:t>
      </w:r>
      <w:r w:rsidR="00946C57">
        <w:t xml:space="preserve">, </w:t>
      </w:r>
      <w:r w:rsidR="002246A6">
        <w:t xml:space="preserve">and that </w:t>
      </w:r>
      <w:r w:rsidR="00946C57">
        <w:t>their k-</w:t>
      </w:r>
      <w:proofErr w:type="spellStart"/>
      <w:r w:rsidR="00946C57">
        <w:t>mer</w:t>
      </w:r>
      <w:proofErr w:type="spellEnd"/>
      <w:r w:rsidR="00946C57">
        <w:t xml:space="preserve"> frequencies </w:t>
      </w:r>
      <w:r w:rsidR="00DB6B95">
        <w:t>are</w:t>
      </w:r>
      <w:r w:rsidR="002246A6">
        <w:t>, therefore,</w:t>
      </w:r>
      <w:r w:rsidR="00946C57">
        <w:t xml:space="preserve"> </w:t>
      </w:r>
      <w:r w:rsidR="00DB6B95">
        <w:t>distinguishable.</w:t>
      </w:r>
      <w:r w:rsidR="00946C57">
        <w:t xml:space="preserve"> </w:t>
      </w:r>
      <w:proofErr w:type="spellStart"/>
      <w:r w:rsidR="002246A6">
        <w:t>rRNAFilter</w:t>
      </w:r>
      <w:proofErr w:type="spellEnd"/>
      <w:r w:rsidR="002246A6">
        <w:t xml:space="preserve"> uses this distinction to filter</w:t>
      </w:r>
      <w:r w:rsidR="002246A6" w:rsidRPr="009A5B17">
        <w:t xml:space="preserve"> read based on </w:t>
      </w:r>
      <w:r w:rsidR="002246A6">
        <w:t>k-</w:t>
      </w:r>
      <w:proofErr w:type="spellStart"/>
      <w:r w:rsidR="002246A6">
        <w:t>mer</w:t>
      </w:r>
      <w:proofErr w:type="spellEnd"/>
      <w:r w:rsidR="002246A6">
        <w:t xml:space="preserve"> frequenc</w:t>
      </w:r>
      <w:r w:rsidR="00021C87">
        <w:t xml:space="preserve">y </w:t>
      </w:r>
      <w:r w:rsidR="00021C87" w:rsidRPr="009A5B17">
        <w:t>difference</w:t>
      </w:r>
      <w:r w:rsidR="00021C87">
        <w:t>s</w:t>
      </w:r>
      <w:r w:rsidR="002246A6">
        <w:t xml:space="preserve">. </w:t>
      </w:r>
      <w:r w:rsidR="00736DAA">
        <w:t>Both t</w:t>
      </w:r>
      <w:r w:rsidR="0013277C">
        <w:t xml:space="preserve">rimmed </w:t>
      </w:r>
      <w:r w:rsidR="00DA39D8">
        <w:t>forward</w:t>
      </w:r>
      <w:r w:rsidR="0013277C">
        <w:t xml:space="preserve"> and </w:t>
      </w:r>
      <w:r w:rsidR="00DA39D8">
        <w:t>reverse</w:t>
      </w:r>
      <w:r w:rsidR="0013277C">
        <w:t xml:space="preserve"> reads </w:t>
      </w:r>
      <w:r w:rsidR="00DB6B95">
        <w:t xml:space="preserve">were </w:t>
      </w:r>
      <w:r w:rsidR="00736DAA">
        <w:t xml:space="preserve">separately </w:t>
      </w:r>
      <w:r w:rsidR="00DB6B95">
        <w:t xml:space="preserve">filtered </w:t>
      </w:r>
      <w:r w:rsidR="007F3E17">
        <w:t xml:space="preserve">with default </w:t>
      </w:r>
      <w:r w:rsidR="007F3E17">
        <w:lastRenderedPageBreak/>
        <w:t>parameters</w:t>
      </w:r>
      <w:r w:rsidR="00736DAA">
        <w:t xml:space="preserve"> including </w:t>
      </w:r>
      <w:r w:rsidR="00021C87">
        <w:t xml:space="preserve">a </w:t>
      </w:r>
      <w:proofErr w:type="spellStart"/>
      <w:r w:rsidR="00021C87">
        <w:t>kmer</w:t>
      </w:r>
      <w:proofErr w:type="spellEnd"/>
      <w:r w:rsidR="00021C87">
        <w:t xml:space="preserve"> length of </w:t>
      </w:r>
      <w:r w:rsidR="00736DAA">
        <w:t>k=20.</w:t>
      </w:r>
      <w:r w:rsidR="0013277C" w:rsidRPr="00537F54">
        <w:rPr>
          <w:rFonts w:eastAsia="MS Mincho" w:cstheme="minorHAnsi"/>
        </w:rPr>
        <w:t xml:space="preserve"> </w:t>
      </w:r>
      <w:r w:rsidR="00021C87">
        <w:rPr>
          <w:rFonts w:eastAsia="MS Mincho" w:cstheme="minorHAnsi"/>
        </w:rPr>
        <w:t>T</w:t>
      </w:r>
      <w:r w:rsidR="00021C87" w:rsidRPr="00537F54">
        <w:rPr>
          <w:rFonts w:eastAsia="MS Mincho" w:cstheme="minorHAnsi"/>
        </w:rPr>
        <w:t>o obtain paired reads</w:t>
      </w:r>
      <w:r w:rsidR="00021C87">
        <w:rPr>
          <w:rFonts w:eastAsia="MS Mincho" w:cstheme="minorHAnsi"/>
        </w:rPr>
        <w:t>, the</w:t>
      </w:r>
      <w:r w:rsidR="00021C87" w:rsidRPr="00537F54">
        <w:rPr>
          <w:rFonts w:eastAsia="MS Mincho" w:cstheme="minorHAnsi"/>
        </w:rPr>
        <w:t xml:space="preserve"> read names </w:t>
      </w:r>
      <w:r w:rsidR="00021C87">
        <w:rPr>
          <w:rFonts w:eastAsia="MS Mincho" w:cstheme="minorHAnsi"/>
        </w:rPr>
        <w:t xml:space="preserve">of both filtered read files </w:t>
      </w:r>
      <w:r w:rsidR="00021C87" w:rsidRPr="00537F54">
        <w:rPr>
          <w:rFonts w:eastAsia="MS Mincho" w:cstheme="minorHAnsi"/>
        </w:rPr>
        <w:t xml:space="preserve">were concatenated and </w:t>
      </w:r>
      <w:r w:rsidR="00021C87">
        <w:rPr>
          <w:rFonts w:eastAsia="MS Mincho" w:cstheme="minorHAnsi"/>
        </w:rPr>
        <w:t>reads</w:t>
      </w:r>
      <w:r w:rsidR="00021C87" w:rsidRPr="00537F54">
        <w:rPr>
          <w:rFonts w:eastAsia="MS Mincho" w:cstheme="minorHAnsi"/>
        </w:rPr>
        <w:t xml:space="preserve"> were extracted from the trimmed </w:t>
      </w:r>
      <w:r w:rsidR="00021C87">
        <w:rPr>
          <w:rFonts w:eastAsia="MS Mincho" w:cstheme="minorHAnsi"/>
        </w:rPr>
        <w:t>forward</w:t>
      </w:r>
      <w:r w:rsidR="00021C87" w:rsidRPr="00537F54">
        <w:rPr>
          <w:rFonts w:eastAsia="MS Mincho" w:cstheme="minorHAnsi"/>
        </w:rPr>
        <w:t xml:space="preserve"> and </w:t>
      </w:r>
      <w:r w:rsidR="00021C87">
        <w:rPr>
          <w:rFonts w:eastAsia="MS Mincho" w:cstheme="minorHAnsi"/>
        </w:rPr>
        <w:t>reverse</w:t>
      </w:r>
      <w:r w:rsidR="00021C87" w:rsidRPr="00537F54">
        <w:rPr>
          <w:rFonts w:eastAsia="MS Mincho" w:cstheme="minorHAnsi"/>
        </w:rPr>
        <w:t xml:space="preserve"> reads</w:t>
      </w:r>
      <w:r w:rsidR="00457738">
        <w:t>.</w:t>
      </w:r>
    </w:p>
    <w:p w14:paraId="25630E72" w14:textId="3D05B818" w:rsidR="00A2040A" w:rsidRDefault="00457738" w:rsidP="00860034">
      <w:pPr>
        <w:spacing w:line="360" w:lineRule="auto"/>
        <w:ind w:firstLine="709"/>
        <w:jc w:val="both"/>
      </w:pPr>
      <w:r>
        <w:t xml:space="preserve">For </w:t>
      </w:r>
      <w:r w:rsidR="00021C87">
        <w:t>each of these</w:t>
      </w:r>
      <w:r>
        <w:t xml:space="preserve"> approaches, we excluded non-rRNA</w:t>
      </w:r>
      <w:r w:rsidR="00021C87">
        <w:t xml:space="preserve"> </w:t>
      </w:r>
      <w:r>
        <w:t>reads after</w:t>
      </w:r>
      <w:r w:rsidR="00021C87">
        <w:t>wards</w:t>
      </w:r>
      <w:r>
        <w:t xml:space="preserve">. Additionally, we </w:t>
      </w:r>
      <w:r w:rsidR="003C5AAB">
        <w:t>performed</w:t>
      </w:r>
      <w:r>
        <w:t xml:space="preserve"> a</w:t>
      </w:r>
      <w:r w:rsidR="007F3E17">
        <w:t xml:space="preserve"> </w:t>
      </w:r>
      <w:r w:rsidR="002E3D51" w:rsidRPr="0092337B">
        <w:rPr>
          <w:i/>
          <w:iCs/>
        </w:rPr>
        <w:t>no sorting</w:t>
      </w:r>
      <w:r>
        <w:t xml:space="preserve"> approach where we d</w:t>
      </w:r>
      <w:r w:rsidR="003C5AAB">
        <w:t>id</w:t>
      </w:r>
      <w:r>
        <w:t xml:space="preserve"> not sort reads</w:t>
      </w:r>
      <w:r w:rsidR="003C5AAB">
        <w:t xml:space="preserve"> but used all reads</w:t>
      </w:r>
      <w:r>
        <w:t>, leading to four approaches</w:t>
      </w:r>
      <w:r w:rsidR="00DB6B95">
        <w:t xml:space="preserve"> in total</w:t>
      </w:r>
      <w:r w:rsidR="008D510C">
        <w:t>.</w:t>
      </w:r>
    </w:p>
    <w:p w14:paraId="6DD0DA7B" w14:textId="238B0D4E" w:rsidR="00F356FA" w:rsidRPr="00860034" w:rsidRDefault="00F356FA" w:rsidP="00F356FA">
      <w:pPr>
        <w:spacing w:line="360" w:lineRule="auto"/>
        <w:jc w:val="both"/>
        <w:rPr>
          <w:u w:val="single"/>
        </w:rPr>
      </w:pPr>
      <w:r w:rsidRPr="00860034">
        <w:rPr>
          <w:u w:val="single"/>
        </w:rPr>
        <w:t>S</w:t>
      </w:r>
      <w:r w:rsidR="0013277C" w:rsidRPr="00860034">
        <w:rPr>
          <w:u w:val="single"/>
        </w:rPr>
        <w:t>tep three (assembly</w:t>
      </w:r>
      <w:r w:rsidRPr="00860034">
        <w:rPr>
          <w:u w:val="single"/>
        </w:rPr>
        <w:t>):</w:t>
      </w:r>
    </w:p>
    <w:p w14:paraId="7D59D0D8" w14:textId="6711E2F1" w:rsidR="00EA77D3" w:rsidRDefault="00F356FA" w:rsidP="00860034">
      <w:pPr>
        <w:spacing w:line="360" w:lineRule="auto"/>
        <w:ind w:firstLine="709"/>
        <w:jc w:val="both"/>
      </w:pPr>
      <w:r>
        <w:t>W</w:t>
      </w:r>
      <w:r w:rsidR="008D510C">
        <w:t>e used</w:t>
      </w:r>
      <w:r w:rsidR="002E3D51">
        <w:t xml:space="preserve"> </w:t>
      </w:r>
      <w:r w:rsidR="007F3E17">
        <w:t>eight assemblers</w:t>
      </w:r>
      <w:r w:rsidR="007A394B">
        <w:t xml:space="preserve"> on both DNA and </w:t>
      </w:r>
      <w:r w:rsidR="00021C87">
        <w:t xml:space="preserve">total </w:t>
      </w:r>
      <w:r w:rsidR="007A394B">
        <w:t>RNA reads</w:t>
      </w:r>
      <w:r w:rsidR="00021C87">
        <w:t>, of which half was optimized for DNA and half for RNA assemblies. We chose to test DNA- and RNA-optimized assemblers for both DNA and total RNA reads since total RNA-Seq read composition is different from traditional metatranscriptomics read composition, and we wanted to test how both assembler types deal with this specific composition.</w:t>
      </w:r>
      <w:r w:rsidR="007F3E17">
        <w:t xml:space="preserve"> </w:t>
      </w:r>
      <w:r w:rsidR="00021C87">
        <w:t>The f</w:t>
      </w:r>
      <w:r w:rsidR="002E3D51">
        <w:t>our</w:t>
      </w:r>
      <w:r w:rsidR="00021C87">
        <w:t xml:space="preserve"> DNA-optimized assemblers were</w:t>
      </w:r>
      <w:r w:rsidR="0065579B">
        <w:t>:</w:t>
      </w:r>
      <w:r w:rsidR="002E3D51">
        <w:t xml:space="preserve"> </w:t>
      </w:r>
      <w:r w:rsidR="007F3E17">
        <w:t xml:space="preserve">1) </w:t>
      </w:r>
      <w:proofErr w:type="spellStart"/>
      <w:r w:rsidR="002E3D51">
        <w:t>SPAdes</w:t>
      </w:r>
      <w:proofErr w:type="spellEnd"/>
      <w:r w:rsidR="007F3E17">
        <w:t xml:space="preserve"> </w:t>
      </w:r>
      <w:r>
        <w:t xml:space="preserve">using </w:t>
      </w:r>
      <w:r w:rsidR="007F3E17">
        <w:t>default parameters</w:t>
      </w:r>
      <w:r w:rsidR="002E3D51">
        <w:t>,</w:t>
      </w:r>
      <w:r w:rsidR="007F3E17">
        <w:t xml:space="preserve"> 2)</w:t>
      </w:r>
      <w:r w:rsidR="002E3D51">
        <w:t xml:space="preserve"> </w:t>
      </w:r>
      <w:proofErr w:type="spellStart"/>
      <w:r w:rsidR="002E3D51">
        <w:t>metaSPAdes</w:t>
      </w:r>
      <w:proofErr w:type="spellEnd"/>
      <w:r w:rsidR="002E3D51">
        <w:t xml:space="preserve"> </w:t>
      </w:r>
      <w:r w:rsidR="0092337B">
        <w:t xml:space="preserve">v3.14.1 </w:t>
      </w:r>
      <w:r w:rsidR="002E3D51">
        <w:fldChar w:fldCharType="begin" w:fldLock="1"/>
      </w:r>
      <w:r w:rsidR="002E3D51">
        <w:instrText>ADDIN CSL_CITATION {"citationItems":[{"id":"ITEM-1","itemData":{"DOI":"10.1101/gr.213959.116","ISSN":"15495469","PMID":"28298430","abstract":"While metagenomics has emerged as a technology of choice for analyzing bacterial populations, the assembly of metagenomic data remains challenging, thus stifling biological discoveries. Moreover, recent studies revealed that complex bacterial populations may be composed from dozens of related strains, thus further amplifying the challenge of metagenomic assembly. metaSPAdes addresses various challenges of metagenomic assembly by capitalizing on computational ideas that proved to be useful in assemblies of single cells and highly polymorphic diploid genomes. We benchmark metaSPAdes against other state-of-the-art metagenome assemblers and demonstrate that it results in high-quality assemblies across diverse data sets.","author":[{"dropping-particle":"","family":"Nurk","given":"Sergey","non-dropping-particle":"","parse-names":false,"suffix":""},{"dropping-particle":"","family":"Meleshko","given":"Dmitry","non-dropping-particle":"","parse-names":false,"suffix":""},{"dropping-particle":"","family":"Korobeynikov","given":"Anton","non-dropping-particle":"","parse-names":false,"suffix":""},{"dropping-particle":"","family":"Pevzner","given":"Pavel A.","non-dropping-particle":"","parse-names":false,"suffix":""}],"container-title":"Genome Research","id":"ITEM-1","issue":"5","issued":{"date-parts":[["2017"]]},"page":"824-834","title":"MetaSPAdes: A new versatile metagenomic assembler","type":"article-journal","volume":"27"},"uris":["http://www.mendeley.com/documents/?uuid=fac35d80-e03f-4fd4-96cd-b65ccf68765e"]}],"mendeley":{"formattedCitation":"(Nurk et al., 2017)","plainTextFormattedCitation":"(Nurk et al., 2017)","previouslyFormattedCitation":"(Nurk et al., 2017)"},"properties":{"noteIndex":0},"schema":"https://github.com/citation-style-language/schema/raw/master/csl-citation.json"}</w:instrText>
      </w:r>
      <w:r w:rsidR="002E3D51">
        <w:fldChar w:fldCharType="separate"/>
      </w:r>
      <w:r w:rsidR="002E3D51" w:rsidRPr="002E3D51">
        <w:rPr>
          <w:noProof/>
        </w:rPr>
        <w:t>(Nurk et al., 2017)</w:t>
      </w:r>
      <w:r w:rsidR="002E3D51">
        <w:fldChar w:fldCharType="end"/>
      </w:r>
      <w:r w:rsidR="007F3E17">
        <w:t xml:space="preserve"> </w:t>
      </w:r>
      <w:r>
        <w:t xml:space="preserve">using </w:t>
      </w:r>
      <w:r w:rsidR="007F3E17">
        <w:t>default parameters</w:t>
      </w:r>
      <w:r w:rsidR="002E3D51">
        <w:t xml:space="preserve">, </w:t>
      </w:r>
      <w:r w:rsidR="007F3E17">
        <w:t xml:space="preserve">3) </w:t>
      </w:r>
      <w:r w:rsidR="002E3D51">
        <w:t xml:space="preserve">MEGAHIT </w:t>
      </w:r>
      <w:r w:rsidR="0092337B">
        <w:t xml:space="preserve">v1.2.9 </w:t>
      </w:r>
      <w:r w:rsidR="002E3D51">
        <w:fldChar w:fldCharType="begin" w:fldLock="1"/>
      </w:r>
      <w:r w:rsidR="002E3D51">
        <w:instrText>ADDIN CSL_CITATION {"citationItems":[{"id":"ITEM-1","itemData":{"DOI":"10.1093/bioinformatics/btv033","ISSN":"14602059","PMID":"25609793","abstract":"Summary: MEGAHIT is a NGS de novo assembler for assembling large and complex metagenomics data in a time- and cost-efficient manner. It finished assembling a soil metagenomics dataset with 252</w:instrText>
      </w:r>
      <w:r w:rsidR="002E3D51">
        <w:rPr>
          <w:rFonts w:ascii="Cambria Math" w:hAnsi="Cambria Math" w:cs="Cambria Math"/>
        </w:rPr>
        <w:instrText>∈</w:instrText>
      </w:r>
      <w:r w:rsidR="002E3D51">
        <w:instrText>Gbps in 44.1 and 99.6</w:instrText>
      </w:r>
      <w:r w:rsidR="002E3D51">
        <w:rPr>
          <w:rFonts w:ascii="Cambria Math" w:hAnsi="Cambria Math" w:cs="Cambria Math"/>
        </w:rPr>
        <w:instrText>∈</w:instrText>
      </w:r>
      <w:r w:rsidR="002E3D51">
        <w:instrText>h on a single computing node with and without a graphics processing unit, respectively. MEGAHIT assembles the data as a whole, i.e. no pre-processing like partitioning and normalization was needed. When compared with previous methods on assembling the soil data, MEGAHIT generated a three-time larger assembly, with longer contig N50 and average contig length; furthermore, 55.8% of the reads were aligned to the assembly, giving a fourfold improvement.","author":[{"dropping-particle":"","family":"Li","given":"Dinghua","non-dropping-particle":"","parse-names":false,"suffix":""},{"dropping-particle":"","family":"Liu","given":"Chi Man","non-dropping-particle":"","parse-names":false,"suffix":""},{"dropping-particle":"","family":"Luo","given":"Ruibang","non-dropping-particle":"","parse-names":false,"suffix":""},{"dropping-particle":"","family":"Sadakane","given":"Kunihiko","non-dropping-particle":"","parse-names":false,"suffix":""},{"dropping-particle":"","family":"Lam","given":"Tak Wah","non-dropping-particle":"","parse-names":false,"suffix":""}],"container-title":"Bioinformatics","id":"ITEM-1","issue":"10","issued":{"date-parts":[["2015"]]},"page":"1674-1676","title":"MEGAHIT: An ultra-fast single-node solution for large and complex metagenomics assembly via succinct de Bruijn graph","type":"article-journal","volume":"31"},"uris":["http://www.mendeley.com/documents/?uuid=1f218f52-2a61-4768-836c-fc53897de3ec"]}],"mendeley":{"formattedCitation":"(Li et al., 2015)","plainTextFormattedCitation":"(Li et al., 2015)","previouslyFormattedCitation":"(Li et al., 2015)"},"properties":{"noteIndex":0},"schema":"https://github.com/citation-style-language/schema/raw/master/csl-citation.json"}</w:instrText>
      </w:r>
      <w:r w:rsidR="002E3D51">
        <w:fldChar w:fldCharType="separate"/>
      </w:r>
      <w:r w:rsidR="002E3D51" w:rsidRPr="002E3D51">
        <w:rPr>
          <w:noProof/>
        </w:rPr>
        <w:t>(Li et al., 2015)</w:t>
      </w:r>
      <w:r w:rsidR="002E3D51">
        <w:fldChar w:fldCharType="end"/>
      </w:r>
      <w:r w:rsidR="007F3E17">
        <w:t xml:space="preserve"> </w:t>
      </w:r>
      <w:r>
        <w:t xml:space="preserve">using </w:t>
      </w:r>
      <w:r w:rsidR="007F3E17">
        <w:t>the parameter</w:t>
      </w:r>
      <w:r w:rsidR="007F3E17" w:rsidRPr="007F3E17">
        <w:t xml:space="preserve"> </w:t>
      </w:r>
      <w:r w:rsidR="007F3E17">
        <w:rPr>
          <w:rFonts w:ascii="Courier New" w:hAnsi="Courier New" w:cs="Courier New"/>
        </w:rPr>
        <w:noBreakHyphen/>
      </w:r>
      <w:r w:rsidR="007F3E17">
        <w:rPr>
          <w:rFonts w:ascii="Courier New" w:hAnsi="Courier New" w:cs="Courier New"/>
        </w:rPr>
        <w:noBreakHyphen/>
      </w:r>
      <w:proofErr w:type="spellStart"/>
      <w:r w:rsidR="007F3E17" w:rsidRPr="007F3E17">
        <w:rPr>
          <w:rFonts w:ascii="Courier New" w:hAnsi="Courier New" w:cs="Courier New"/>
        </w:rPr>
        <w:t>presets</w:t>
      </w:r>
      <w:proofErr w:type="spellEnd"/>
      <w:r w:rsidR="007F3E17" w:rsidRPr="007F3E17">
        <w:rPr>
          <w:rFonts w:ascii="Courier New" w:hAnsi="Courier New" w:cs="Courier New"/>
        </w:rPr>
        <w:t xml:space="preserve"> meta-large</w:t>
      </w:r>
      <w:r w:rsidR="004B4023">
        <w:rPr>
          <w:rFonts w:ascii="Courier New" w:hAnsi="Courier New" w:cs="Courier New"/>
        </w:rPr>
        <w:t xml:space="preserve">, </w:t>
      </w:r>
      <w:r w:rsidR="00736DAA">
        <w:t>which changes the k-</w:t>
      </w:r>
      <w:proofErr w:type="spellStart"/>
      <w:r w:rsidR="00736DAA">
        <w:t>mer</w:t>
      </w:r>
      <w:proofErr w:type="spellEnd"/>
      <w:r w:rsidR="00021C87">
        <w:t xml:space="preserve"> sizes</w:t>
      </w:r>
      <w:r w:rsidR="00736DAA">
        <w:t xml:space="preserve"> to better assemble large and complex metagenomes, a</w:t>
      </w:r>
      <w:r w:rsidR="007F3E17">
        <w:t>nd otherwise default parameters</w:t>
      </w:r>
      <w:r w:rsidR="002E3D51">
        <w:t xml:space="preserve">, </w:t>
      </w:r>
      <w:r w:rsidR="007F3E17">
        <w:t xml:space="preserve">4) </w:t>
      </w:r>
      <w:r w:rsidR="002E3D51">
        <w:t xml:space="preserve">IDBA-UD </w:t>
      </w:r>
      <w:r w:rsidR="0092337B">
        <w:t xml:space="preserve">v1.1.1 </w:t>
      </w:r>
      <w:r w:rsidR="002E3D51">
        <w:fldChar w:fldCharType="begin" w:fldLock="1"/>
      </w:r>
      <w:r w:rsidR="002E3D51">
        <w:instrText>ADDIN CSL_CITATION {"citationItems":[{"id":"ITEM-1","itemData":{"DOI":"10.1093/bioinformatics/bts174","ISSN":"13674803","PMID":"22495754","abstract":"Motivation: Next-generation sequencing allows us to sequence reads from a microbial environment using single-cell sequencing or metagenomic sequencing technologies. However, both technologies suffer from the problem that sequencing depth of different regions of a genome or genomes from different species are highly uneven. Most existing genome assemblers usually have an assumption that sequencing depths are even. These assemblers fail to construct correct long contigs. Results: We introduce the IDBA-UD algorithm that is based on the de Bruijn graph approach for assembling reads from single-cell sequencing or metagenomic sequencing technologies with uneven sequencing depths. Several non-trivial techniques have been employed to tackle the problems. Instead of using a simple threshold, we use multiple depthrelative thresholds to remove erroneous k-mers in both low-depth and high-depth regions. The technique of local assembly with paired-end information is used to solve the branch problem of low-depth short repeat regions. To speed up the process, an error correction step is conducted to correct reads of high-depth regions that can be aligned to highconfident contigs. Comparison of the performances of IDBA-UD and existing assemblers (Velvet, Velvet-SC, SOAPdenovo and Meta-IDBA) for different datasets, shows that IDBA-UD can reconstruct longer contigs with higher accuracy. © The Author 2012. Published by Oxford University Press. All rights reserved.","author":[{"dropping-particle":"","family":"Peng","given":"Yu","non-dropping-particle":"","parse-names":false,"suffix":""},{"dropping-particle":"","family":"Leung","given":"Henry C.M.","non-dropping-particle":"","parse-names":false,"suffix":""},{"dropping-particle":"","family":"Yiu","given":"S. M.","non-dropping-particle":"","parse-names":false,"suffix":""},{"dropping-particle":"","family":"Chin","given":"Francis Y.L.","non-dropping-particle":"","parse-names":false,"suffix":""}],"container-title":"Bioinformatics","id":"ITEM-1","issue":"11","issued":{"date-parts":[["2012"]]},"page":"1420-1428","title":"IDBA-UD: A de novo assembler for single-cell and metagenomic sequencing data with highly uneven depth","type":"article-journal","volume":"28"},"uris":["http://www.mendeley.com/documents/?uuid=f641cf3a-e487-4b1b-be89-d64ff106e042"]}],"mendeley":{"formattedCitation":"(Peng et al., 2012)","plainTextFormattedCitation":"(Peng et al., 2012)","previouslyFormattedCitation":"(Peng et al., 2012)"},"properties":{"noteIndex":0},"schema":"https://github.com/citation-style-language/schema/raw/master/csl-citation.json"}</w:instrText>
      </w:r>
      <w:r w:rsidR="002E3D51">
        <w:fldChar w:fldCharType="separate"/>
      </w:r>
      <w:r w:rsidR="002E3D51" w:rsidRPr="002E3D51">
        <w:rPr>
          <w:noProof/>
        </w:rPr>
        <w:t>(Peng et al., 2012)</w:t>
      </w:r>
      <w:r w:rsidR="002E3D51">
        <w:fldChar w:fldCharType="end"/>
      </w:r>
      <w:r w:rsidR="007F3E17">
        <w:t xml:space="preserve"> </w:t>
      </w:r>
      <w:r>
        <w:t xml:space="preserve">using </w:t>
      </w:r>
      <w:r w:rsidR="007F3E17">
        <w:t>default parameters</w:t>
      </w:r>
      <w:r w:rsidR="00021C87">
        <w:t>. The four RNA-optimized assemblers were</w:t>
      </w:r>
      <w:r w:rsidR="00954DDE">
        <w:t>:</w:t>
      </w:r>
      <w:r w:rsidR="002E3D51">
        <w:t xml:space="preserve"> </w:t>
      </w:r>
      <w:r w:rsidR="007F3E17">
        <w:t xml:space="preserve">5) </w:t>
      </w:r>
      <w:r w:rsidR="002E3D51">
        <w:t xml:space="preserve">Trinity </w:t>
      </w:r>
      <w:r w:rsidR="0092337B">
        <w:t xml:space="preserve">v2.10.0 </w:t>
      </w:r>
      <w:r w:rsidR="002E3D51">
        <w:fldChar w:fldCharType="begin" w:fldLock="1"/>
      </w:r>
      <w:r w:rsidR="007F3E17">
        <w:instrText>ADDIN CSL_CITATION {"citationItems":[{"id":"ITEM-1","itemData":{"DOI":"10.1038/nbt.1883.Trinity","ISBN":"1087-0156\\r1546-1696","ISSN":"1546-1696","PMID":"21572440","abstract":"Massively-parallel cDNA sequencing has opened the way to deep and efficient probing of transcriptomes. Current approaches for transcript reconstruction from such data often rely on aligning reads to a reference genome, and are thus unsuitable for samples with a partial or missing reference genome. Here, we present the methodology for reconstruction, and evaluate it on samples from fission yeast, mouse, and whitefly – an insect whose genome has not yet been sequenced. Trinity fully reconstructs a large fraction of the transcripts present in the data, also reporting alternative splice isoforms and transcripts from recently duplicated genes. In all cases, Trinity performs better than other available transcriptome assembly programs, and its sensitivity is comparable to methods relying on genome alignments. Our approach provides a unified and general solution for transcriptome reconstruction in any sample, especially in the complete absence of a reference genome.","author":[{"dropping-particle":"","family":"Grabherr","given":"Manfred G.","non-dropping-particle":"","parse-names":false,"suffix":""},{"dropping-particle":"","family":"Haas","given":"Brian J.","non-dropping-particle":"","parse-names":false,"suffix":""},{"dropping-particle":"","family":"Yassour","given":"Moran","non-dropping-particle":"","parse-names":false,"suffix":""},{"dropping-particle":"","family":"Levin","given":"Joshua Z.","non-dropping-particle":"","parse-names":false,"suffix":""},{"dropping-particle":"","family":"Thompson","given":"Dawn A.","non-dropping-particle":"","parse-names":false,"suffix":""},{"dropping-particle":"","family":"Amit","given":"Ido","non-dropping-particle":"","parse-names":false,"suffix":""},{"dropping-particle":"","family":"Adiconis","given":"Xian","non-dropping-particle":"","parse-names":false,"suffix":""},{"dropping-particle":"","family":"Fan","given":"Lin","non-dropping-particle":"","parse-names":false,"suffix":""},{"dropping-particle":"","family":"Raychowdhury","given":"Raktima","non-dropping-particle":"","parse-names":false,"suffix":""},{"dropping-particle":"","family":"Zeng","given":"Qiandong","non-dropping-particle":"","parse-names":false,"suffix":""},{"dropping-particle":"","family":"Chen","given":"Zehua","non-dropping-particle":"","parse-names":false,"suffix":""},{"dropping-particle":"","family":"Mauceli","given":"Evan","non-dropping-particle":"","parse-names":false,"suffix":""},{"dropping-particle":"","family":"Hacohen","given":"Nir","non-dropping-particle":"","parse-names":false,"suffix":""},{"dropping-particle":"","family":"Gnirke","given":"Andreas","non-dropping-particle":"","parse-name</w:instrText>
      </w:r>
      <w:r w:rsidR="007F3E17" w:rsidRPr="00550923">
        <w:rPr>
          <w:lang w:val="da-DK"/>
        </w:rPr>
        <w:instrText>s":false,"suffix":""},{"dropping-particle":"","family":"Rhind","given":"Nicholas","non-dropping-particle":"","parse-names":false,"suffix":""},{"dropping-particle":"di","family":"Palma","given":"Federica","non-dropping-particle":"","parse-names":false,"suffix":""},{"dropping-particle":"","family":"Birren","given":"Bruce W.","non-dropping-particle":"","parse-names":false,"suffix":""},{"dropping-particle":"","family":"Nusbaum","given":"Chad","non-dropping-particle":"","parse-names":false,"suffix":""},{"dropping-particle":"","family":"Lindblad-Toh","given":"Kerstin","non-dropping-particle":"","parse-names":false,"suffix":""},{"dropping-particle":"","family":"Friedman","given":"Nir","non-dropping-particle":"","parse-names":false,"suffix":""},{"dropping-particle":"","family":"Regev","given":"Aviv","non-dropping-particle":"","parse-names":false,"suffix":""}],"container-title":"Nature Biotechnology","id":"ITEM-1","issue":"7","issued":{"date-parts":[["2013"]]},"page":"644-652","title":"Trinity: reconstructing a full-length transcriptome without a genome from RNA-Seq data","type":"article-journal","volume":"29"},"uris":["http://www.mendeley.com/documents/?uuid=5702155d-89fa-4143-8762-c69b9d319bfe"]}],"mendeley":{"formattedCitation":"(Grabherr et al., 2013)","plainTextFormattedCitation":"(Grabherr et al., 2013)","previouslyFormattedCitation":"(Grabherr et al., 2013)"},"properties":{"noteIndex":0},"schema":"https://github.com/citation-style-language/schema/raw/master/csl-citation.json"}</w:instrText>
      </w:r>
      <w:r w:rsidR="002E3D51">
        <w:fldChar w:fldCharType="separate"/>
      </w:r>
      <w:r w:rsidR="002E3D51" w:rsidRPr="00550923">
        <w:rPr>
          <w:noProof/>
          <w:lang w:val="da-DK"/>
        </w:rPr>
        <w:t>(Grabherr et al., 2013)</w:t>
      </w:r>
      <w:r w:rsidR="002E3D51">
        <w:fldChar w:fldCharType="end"/>
      </w:r>
      <w:r w:rsidR="007F3E17" w:rsidRPr="00550923">
        <w:rPr>
          <w:lang w:val="da-DK"/>
        </w:rPr>
        <w:t xml:space="preserve"> </w:t>
      </w:r>
      <w:proofErr w:type="spellStart"/>
      <w:r>
        <w:rPr>
          <w:lang w:val="da-DK"/>
        </w:rPr>
        <w:t>using</w:t>
      </w:r>
      <w:proofErr w:type="spellEnd"/>
      <w:r w:rsidRPr="00550923">
        <w:rPr>
          <w:lang w:val="da-DK"/>
        </w:rPr>
        <w:t xml:space="preserve"> </w:t>
      </w:r>
      <w:r w:rsidR="007F3E17" w:rsidRPr="00550923">
        <w:rPr>
          <w:lang w:val="da-DK"/>
        </w:rPr>
        <w:t>default parameters</w:t>
      </w:r>
      <w:r w:rsidR="002E3D51" w:rsidRPr="00550923">
        <w:rPr>
          <w:lang w:val="da-DK"/>
        </w:rPr>
        <w:t xml:space="preserve">, </w:t>
      </w:r>
      <w:r w:rsidR="007F3E17" w:rsidRPr="00550923">
        <w:rPr>
          <w:lang w:val="da-DK"/>
        </w:rPr>
        <w:t xml:space="preserve">6) </w:t>
      </w:r>
      <w:proofErr w:type="spellStart"/>
      <w:r w:rsidR="002E3D51" w:rsidRPr="00550923">
        <w:rPr>
          <w:lang w:val="da-DK"/>
        </w:rPr>
        <w:t>rnaSPAdes</w:t>
      </w:r>
      <w:proofErr w:type="spellEnd"/>
      <w:r w:rsidR="002E3D51" w:rsidRPr="00550923">
        <w:rPr>
          <w:lang w:val="da-DK"/>
        </w:rPr>
        <w:t xml:space="preserve"> </w:t>
      </w:r>
      <w:r w:rsidR="0092337B">
        <w:rPr>
          <w:lang w:val="da-DK"/>
        </w:rPr>
        <w:t xml:space="preserve">v3.14.1 </w:t>
      </w:r>
      <w:r w:rsidR="002E3D51">
        <w:fldChar w:fldCharType="begin" w:fldLock="1"/>
      </w:r>
      <w:r w:rsidR="002E3D51" w:rsidRPr="00550923">
        <w:rPr>
          <w:lang w:val="da-DK"/>
        </w:rPr>
        <w:instrText>ADDIN CSL_CITATION {"citationItems":[{"id":"ITEM-1","itemData":{"DOI":"10.1093/gigascience/giz100","ISSN":"2047217X","abstract":"Background: The possibility of generating large RNA-sequencing datasets has led to development of various reference-based and de novo transcriptome assemblers with their own strengths and limitations. While reference-based tools are widely used in various transcriptomic studies, their application is limited to the organisms with finished and well-annotated genomes. De novo transcriptome reconstruction from short reads remains an open challenging problem, which is complicated by the varying expression levels across different genes, alternative splicing, and paralogous genes. Results: Herein we describe the novel transcriptome assembler rnaSPAdes, which has been developed on top of the SPAdes genome assembler and explores computational parallels between assembly of transcriptomes and single-cell genomes. We also present quality assessment reports for rnaSPAdes assemblies, compare it with modern transcriptome assembly tools using several evaluation approaches on various RNA-sequencing datasets, and briefly highlight strong and weak points of different assemblers. Conclusions: Based on the performed comparison between different assembly methods, we infer that it is not possible to detect the absolute leader according to all quality metrics and all used datasets. However, rnaSPAdes typically outperforms other assemblers by such important property as the number of assembled genes and isoforms, and at the same time has higher accuracy statistics on average comparing to the closest competitors.","author":[{"dropping-particle":"","family":"Bushmanova","given":"Elena","non-dropping-particle":"","parse-names":false,"suffix":""},{"dropping-particle":"","family":"Antipov","given":"Dmitry","non-dropping-particle":"","parse-names":false,"suffix":""},{"dropping-particle":"","family":"Lapidus","given":"Alla","non-dropping-particle":"","parse-names":false,"suffix":""},{"dropping-particle":"","family":"Prjibelski","given":"Andrey D.","non-dropping-particle":"","parse-names":false,"suffix":""}],"container-title":"GigaScience","id":"ITEM-1","issue":"9","issued":{"date-parts":[["2019"]]},"page":"1-13","publisher":"Oxford University Press","title":"rnaSPAdes: A de novo transcriptome assembler and its application to RNA-Seq data","type":"article-journal","volume":"8"},"uris":["http://www.mendeley.com/documents/?uuid=c5b29fa0-bb58-43b6-810d-873cc0b07925"]}],"mendeley":{"formattedCitation":"(Bushmanova et al., 2019)","plainTextFormattedCitation":"(Bushmanova et al., 2019)","previouslyFormattedCitation":"(Bushmanova et al., 2019)"},"properties":{"noteIndex":0},"schema":"https://github.com/citation-style-language/schema/raw/master/csl-citation.json"}</w:instrText>
      </w:r>
      <w:r w:rsidR="002E3D51">
        <w:fldChar w:fldCharType="separate"/>
      </w:r>
      <w:r w:rsidR="002E3D51" w:rsidRPr="00550923">
        <w:rPr>
          <w:noProof/>
          <w:lang w:val="da-DK"/>
        </w:rPr>
        <w:t>(Bushmanova et al., 2019)</w:t>
      </w:r>
      <w:r w:rsidR="002E3D51">
        <w:fldChar w:fldCharType="end"/>
      </w:r>
      <w:r w:rsidR="007F3E17" w:rsidRPr="00550923">
        <w:rPr>
          <w:lang w:val="da-DK"/>
        </w:rPr>
        <w:t xml:space="preserve"> </w:t>
      </w:r>
      <w:proofErr w:type="spellStart"/>
      <w:r>
        <w:rPr>
          <w:lang w:val="da-DK"/>
        </w:rPr>
        <w:t>using</w:t>
      </w:r>
      <w:proofErr w:type="spellEnd"/>
      <w:r w:rsidRPr="00550923">
        <w:rPr>
          <w:lang w:val="da-DK"/>
        </w:rPr>
        <w:t xml:space="preserve"> </w:t>
      </w:r>
      <w:r w:rsidR="007F3E17" w:rsidRPr="00550923">
        <w:rPr>
          <w:lang w:val="da-DK"/>
        </w:rPr>
        <w:t>default parameters</w:t>
      </w:r>
      <w:r w:rsidR="002E3D51" w:rsidRPr="00550923">
        <w:rPr>
          <w:lang w:val="da-DK"/>
        </w:rPr>
        <w:t xml:space="preserve">, </w:t>
      </w:r>
      <w:r w:rsidR="007F3E17" w:rsidRPr="00550923">
        <w:rPr>
          <w:lang w:val="da-DK"/>
        </w:rPr>
        <w:t xml:space="preserve">7) </w:t>
      </w:r>
      <w:r w:rsidR="002E3D51" w:rsidRPr="00550923">
        <w:rPr>
          <w:lang w:val="da-DK"/>
        </w:rPr>
        <w:t xml:space="preserve">IDBA-tran </w:t>
      </w:r>
      <w:r w:rsidR="0092337B">
        <w:rPr>
          <w:lang w:val="da-DK"/>
        </w:rPr>
        <w:t xml:space="preserve">v1.1.1 </w:t>
      </w:r>
      <w:r w:rsidR="002E3D51">
        <w:fldChar w:fldCharType="begin" w:fldLock="1"/>
      </w:r>
      <w:r w:rsidR="002E3D51" w:rsidRPr="00550923">
        <w:rPr>
          <w:lang w:val="da-DK"/>
        </w:rPr>
        <w:instrText>ADDIN CSL_CITATION {"citationItems":[{"id":"ITEM-1","itemData":{"DOI":"10.1093/bioinformatics/btt219","ISSN":"13674803","abstract":"Motivation: RNA sequencing based on next-generation sequencing technology is effective for analyzing transcriptomes. Like de novo genome assembly, de novo transcriptome assembly does not rely on any reference genome or additional annotation information, but is more difficult. In particular, isoforms can have very uneven expression levels (e.g. 1:100), which make it very difficult to identify low-expressed isoforms. One challenge is to remove erroneous vertices/edges with high multiplicity (produced by high-expressed isoforms) in the de Bruijn graph without removing correct ones with not-so-high multiplicity from low-expressed isoforms. Failing to do so will result in the loss of low-expressed isoforms or having complicated subgraphs with transcripts of different genes mixed together due to erroneous vertices/edges.Contributions: Unlike existing tools, which remove erroneous vertices/edges with multiplicities lower than a global threshold, we use a probabilistic progressive approach to iteratively remove them with local thresholds. This enables us to decompose the graph into disconnected components, each containing a few genes, if not a single gene, while retaining many correct vertices/edges of low-expressed isoforms. Combined with existing techniques, IDBA-Tran is able to assemble</w:instrText>
      </w:r>
      <w:r w:rsidR="002E3D51">
        <w:instrText xml:space="preserve"> both high-expressed and low-expressed transcripts and outperform existing assemblers in terms of sensitivity and specificity for both simulated and real data. © The Author 2013.","author":[{"dropping-particle":"","family":"Peng","given":"Yu","non-dropping-particle":"","parse-names":false,"suffix":""},{"dropping-particle":"","family":"Leung","given":"Henry C.M.","non-dropping-particle":"","parse-names":false,"suffix":""},{"dropping-particle":"","family":"Yiu","given":"Siu Ming","non-dropping-particle":"","parse-names":false,"suffix":""},{"dropping-particle":"","family":"Lv","given":"Ming Ju","non-dropping-particle":"","parse-names":false,"suffix":""},{"dropping-particle":"","family":"Zhu","given":"Xin Guang","non-dropping-particle":"","parse-names":false,"suffix":""},{"dropping-particle":"","family":"Chin","given":"Francis Y.L.","non-dropping-particle":"","parse-names":false,"suffix":""}],"container-title":"Bioinformatics","id":"ITEM-1","issue":"13","issued":{"date-parts":[["2013"]]},"page":"326-334","title":"IDBA-tran: A more robust de novo de Bruijn graph assembler for transcriptomes with uneven expression levels","type":"article-journal","volume":"29"},"uris":["http://www.mendeley.com/documents/?uuid=dd7b1440-aa45-43ec-9607-3f5d1154e1a8"]}],"mendeley":{"formattedCitation":"(Peng et al., 2013)","plainTextFormattedCitation":"(Peng et al., 2013)","previouslyFormattedCitation":"(Peng et al., 2013)"},"properties":{"noteIndex":0},"schema":"https://github.com/citation-style-language/schema/raw/master/csl-citation.json"}</w:instrText>
      </w:r>
      <w:r w:rsidR="002E3D51">
        <w:fldChar w:fldCharType="separate"/>
      </w:r>
      <w:r w:rsidR="002E3D51" w:rsidRPr="002E3D51">
        <w:rPr>
          <w:noProof/>
        </w:rPr>
        <w:t>(Peng et al., 2013)</w:t>
      </w:r>
      <w:r w:rsidR="002E3D51">
        <w:fldChar w:fldCharType="end"/>
      </w:r>
      <w:r w:rsidR="008D510C">
        <w:t xml:space="preserve"> </w:t>
      </w:r>
      <w:r>
        <w:t xml:space="preserve">using </w:t>
      </w:r>
      <w:r w:rsidR="007F3E17">
        <w:t xml:space="preserve">default parameters, </w:t>
      </w:r>
      <w:r w:rsidR="008D510C">
        <w:t>and</w:t>
      </w:r>
      <w:r w:rsidR="002E3D51">
        <w:t xml:space="preserve"> </w:t>
      </w:r>
      <w:r w:rsidR="007F3E17">
        <w:t xml:space="preserve">8) </w:t>
      </w:r>
      <w:r w:rsidR="002E3D51" w:rsidRPr="002E3D51">
        <w:t>Trans-</w:t>
      </w:r>
      <w:proofErr w:type="spellStart"/>
      <w:r w:rsidR="002E3D51" w:rsidRPr="002E3D51">
        <w:t>ABySS</w:t>
      </w:r>
      <w:proofErr w:type="spellEnd"/>
      <w:r w:rsidR="002E3D51">
        <w:t xml:space="preserve"> </w:t>
      </w:r>
      <w:r w:rsidR="0092337B">
        <w:t>v</w:t>
      </w:r>
      <w:r w:rsidR="000E6CC3">
        <w:t>2.0.1</w:t>
      </w:r>
      <w:r w:rsidR="0092337B">
        <w:t xml:space="preserve"> </w:t>
      </w:r>
      <w:r w:rsidR="002E3D51" w:rsidRPr="00776123">
        <w:fldChar w:fldCharType="begin" w:fldLock="1"/>
      </w:r>
      <w:r w:rsidR="008D510C" w:rsidRPr="00776123">
        <w:instrText>ADDIN CSL_CITATION {"citationItems":[{"id":"ITEM-1","itemData":{"DOI":"10.1038/nmeth.1517","ISSN":"15487091","abstract":"We describe Trans-ABySS, a de novo short-read transcriptome assembly and analysis pipeline that addresses variation in local read densities by assembling read substrings with varying stringencies and then merging the resulting contigs before analysis. Analyzing 7.4 gigabases of 50-base-pair paired-end Illumina reads from an adult mouse liver poly(A) RNA library, we identified known, new and alternative structures in expressed transcripts, and achieved high sensitivity and specificity relative to reference-based assembly methods. © 2010 Nature America, Inc. All rights reserved.","author":[{"dropping-particle":"","family":"Robertson","given":"Gordon","non-dropping-particle":"","parse-names":false,"suffix":""},{"dropping-particle":"","family":"Schein","given":"Jacqueline","non-dropping-particle":"","parse-names":false,"suffix":""},{"dropping-particle":"","family":"Chiu","given":"Readman","non-dropping-particle":"","parse-names":false,"suffix":""},{"dropping-particle":"","family":"Corbett","given":"Richard","non-dropping-particle":"","parse-names":false,"suffix":""},{"dropping-particle":"","family":"Field","given":"Matthew","non-dropping-particle":"","parse-names":false,"suffix":""},{"dropping-particle":"","family":"Jackman","given":"Shaun D.","non-dropping-particle":"","parse-names":false,"suffix":""},{"dropping-particle":"","family":"Mungall","given":"Karen","non-dropping-particle":"","parse-names":false,"suffix":""},{"dropping-particle":"","family":"Lee","given":"Sam","non-dropping-particle":"","parse-names":false,"suffix":""},{"dropping-particle":"","family":"Okada","given":"Hisanaga Mark","non-dropping-particle":"","parse-names":false,"suffix":""},{"dropping-particle":"","family":"Qian","given":"Jenny Q.","non-dropping-particle":"","parse-names":false,"suffix":""},{"dropping-particle":"","family":"Griffith","given":"Malachi","non-dropping-particle":"","parse-names":false,"suffix":""},{"dropping-particle":"","family":"Raymond","given":"Anthony","non-dropping-particle":"","parse-names":false,"suffix":""},{"dropping-particle":"","family":"Thiessen","given":"Nina","non-dropping-particle":"","parse-names":false,"suffix":""},{"dropping-particle":"","family":"Cezard","given":"Timothee","non-dropping-particle":"","parse-names":false,"suffix":""},{"dropping-particle":"","family":"Butterfield","given":"Yaron S.","non-dropping-particle":"","parse-names":false,"suffix":""},{"dropping-particle":"","family":"Newsome","given":"Richard","non-dropping-particle":"","parse-names":false,"suffix":""},{"dropping-particle":"","family":"Chan","given":"Simon K.","non-dropping-particle":"","parse-names":false,"suffix":""},{"dropping-particle":"","family":"She","given":"Rong","non-dropping-particle":"","parse-names":false,"suffix":""},{"dropping-particle":"","family":"Varhol","given":"Richard","non-dropping-particle":"","parse-names":false,"suffix":""},{"dropping-particle":"","family":"Kamoh","given":"Baljit","non-dropping-particle":"","parse-names":false,"suffix":""},{"dropping-particle":"","family":"Prabhu","given":"Anna Liisa","non-dropping-particle":"","parse-names":false,"suffix":""},{"dropping-particle":"","family":"Tam","given":"Angela","non-dropping-particle":"","parse-names":false,"suffix":""},{"dropping-particle":"","family":"Zhao","given":"Yongjun","non-dropping-particle":"","parse-names":false,"suffix":""},{"dropping-particle":"","family":"Moore","given":"Richard A.","non-dropping-particle":"","parse-names":false,"suffix":""},{"dropping-particle":"","family":"Hirst","given":"Martin","non-dropping-particle":"","parse-names":false,"suffix":""},{"dropping-particle":"","family":"Marra","given":"Marco A.","non-dropping-particle":"","parse-names":false,"suffix":""},{"dropping-particle":"","family":"Jones","given":"Steven J.M.","non-dropping-particle":"","parse-names":false,"suffix":""},{"dropping-particle":"","family":"Hoodless","given":"Pamela A.","non-dropping-particle":"","parse-names":false,"suffix":""},{"dropping-particle":"","family":"Birol","given":"Inanc","non-dropping-particle":"","parse-names":false,"suffix":""}],"container-title":"Nature Methods","id":"ITEM-1","issue":"11","issued":{"date-parts":[["2010"]]},"page":"909-912","title":"De novo assembly and analysis of RNA-seq data","type":"article-journal","volume":"7"},"uris":["http://www.mendeley.com/documents/?uuid=8838f0de-0e2e-4da5-8ceb-46a2a988d4df"]}],"mendeley":{"formattedCitation":"(Robertson et al., 2010)","plainTextFormattedCitation":"(Robertson et al., 2010)","previouslyFormattedCitation":"(Robertson et al., 2010)"},"properties":{"noteIndex":0},"schema":"https://github.com/citation-style-language/schema/raw/master/csl-citation.json"}</w:instrText>
      </w:r>
      <w:r w:rsidR="002E3D51" w:rsidRPr="00776123">
        <w:fldChar w:fldCharType="separate"/>
      </w:r>
      <w:r w:rsidR="002E3D51" w:rsidRPr="00776123">
        <w:rPr>
          <w:noProof/>
        </w:rPr>
        <w:t>(Robertson et al., 2010)</w:t>
      </w:r>
      <w:r w:rsidR="002E3D51" w:rsidRPr="00776123">
        <w:fldChar w:fldCharType="end"/>
      </w:r>
      <w:r w:rsidR="007F3E17">
        <w:t xml:space="preserve"> </w:t>
      </w:r>
      <w:r>
        <w:t xml:space="preserve">using </w:t>
      </w:r>
      <w:r w:rsidR="007F3E17">
        <w:t>default parameters</w:t>
      </w:r>
      <w:r w:rsidR="00D011B0">
        <w:t xml:space="preserve">. </w:t>
      </w:r>
      <w:r w:rsidR="00BE1185">
        <w:t>N</w:t>
      </w:r>
      <w:r w:rsidR="0065579B" w:rsidRPr="00DC22C5">
        <w:t xml:space="preserve">ote that </w:t>
      </w:r>
      <w:r w:rsidR="00DC22C5" w:rsidRPr="00DC22C5">
        <w:t>all assemblers but Trans-</w:t>
      </w:r>
      <w:proofErr w:type="spellStart"/>
      <w:r w:rsidR="00DC22C5" w:rsidRPr="00DC22C5">
        <w:t>ABySS</w:t>
      </w:r>
      <w:proofErr w:type="spellEnd"/>
      <w:r w:rsidR="0065579B" w:rsidRPr="00DC22C5">
        <w:t xml:space="preserve"> run multi</w:t>
      </w:r>
      <w:r w:rsidR="00D011B0">
        <w:t xml:space="preserve">ple </w:t>
      </w:r>
      <w:r w:rsidR="0065579B" w:rsidRPr="00DC22C5">
        <w:t>k-</w:t>
      </w:r>
      <w:proofErr w:type="spellStart"/>
      <w:r w:rsidR="0065579B" w:rsidRPr="00DC22C5">
        <w:t>mer</w:t>
      </w:r>
      <w:r w:rsidR="00D011B0">
        <w:t>s</w:t>
      </w:r>
      <w:proofErr w:type="spellEnd"/>
      <w:r w:rsidR="0065579B" w:rsidRPr="00DC22C5">
        <w:t xml:space="preserve"> </w:t>
      </w:r>
      <w:r w:rsidR="00DC22C5" w:rsidRPr="00DC22C5">
        <w:t>by default</w:t>
      </w:r>
      <w:r w:rsidR="0065579B" w:rsidRPr="00DC22C5">
        <w:t xml:space="preserve">, whereas </w:t>
      </w:r>
      <w:r w:rsidR="00DC22C5" w:rsidRPr="00DC22C5">
        <w:t>Trans-</w:t>
      </w:r>
      <w:proofErr w:type="spellStart"/>
      <w:r w:rsidR="00DC22C5" w:rsidRPr="00DC22C5">
        <w:t>ABySS</w:t>
      </w:r>
      <w:proofErr w:type="spellEnd"/>
      <w:r w:rsidR="00DC22C5" w:rsidRPr="00DC22C5">
        <w:t xml:space="preserve"> </w:t>
      </w:r>
      <w:r w:rsidR="0065579B" w:rsidRPr="00DC22C5">
        <w:t>run</w:t>
      </w:r>
      <w:r w:rsidR="00DC22C5" w:rsidRPr="00DC22C5">
        <w:t>s</w:t>
      </w:r>
      <w:r w:rsidR="0065579B" w:rsidRPr="00DC22C5">
        <w:t xml:space="preserve"> only with one k-</w:t>
      </w:r>
      <w:proofErr w:type="spellStart"/>
      <w:r w:rsidR="0065579B" w:rsidRPr="00DC22C5">
        <w:t>mer</w:t>
      </w:r>
      <w:proofErr w:type="spellEnd"/>
      <w:r w:rsidR="00DC22C5" w:rsidRPr="00DC22C5">
        <w:t xml:space="preserve"> by default</w:t>
      </w:r>
      <w:r w:rsidR="0065579B" w:rsidRPr="00DC22C5">
        <w:t>.</w:t>
      </w:r>
    </w:p>
    <w:p w14:paraId="5185528D" w14:textId="02EE64A9" w:rsidR="00F356FA" w:rsidRPr="0065579B" w:rsidRDefault="00F356FA" w:rsidP="00F356FA">
      <w:pPr>
        <w:spacing w:line="360" w:lineRule="auto"/>
        <w:jc w:val="both"/>
        <w:rPr>
          <w:u w:val="single"/>
        </w:rPr>
      </w:pPr>
      <w:r w:rsidRPr="00860034">
        <w:rPr>
          <w:u w:val="single"/>
        </w:rPr>
        <w:t>S</w:t>
      </w:r>
      <w:r w:rsidR="008D510C" w:rsidRPr="00860034">
        <w:rPr>
          <w:u w:val="single"/>
        </w:rPr>
        <w:t xml:space="preserve">tep </w:t>
      </w:r>
      <w:r w:rsidR="008D510C" w:rsidRPr="0065579B">
        <w:rPr>
          <w:u w:val="single"/>
        </w:rPr>
        <w:t xml:space="preserve">four </w:t>
      </w:r>
      <w:r w:rsidR="0065579B" w:rsidRPr="0065579B">
        <w:rPr>
          <w:u w:val="single"/>
        </w:rPr>
        <w:t>(mapping):</w:t>
      </w:r>
    </w:p>
    <w:p w14:paraId="22229D5E" w14:textId="4DDCD577" w:rsidR="00EA77D3" w:rsidRDefault="00F356FA" w:rsidP="00860034">
      <w:pPr>
        <w:spacing w:line="360" w:lineRule="auto"/>
        <w:ind w:firstLine="709"/>
        <w:jc w:val="both"/>
      </w:pPr>
      <w:r>
        <w:t>W</w:t>
      </w:r>
      <w:r w:rsidR="008D510C">
        <w:t>e used two programs</w:t>
      </w:r>
      <w:r w:rsidR="0065579B">
        <w:t xml:space="preserve"> to map </w:t>
      </w:r>
      <w:r w:rsidR="00021C87">
        <w:t xml:space="preserve">trimmed </w:t>
      </w:r>
      <w:r w:rsidR="00954DDE">
        <w:t xml:space="preserve">forward and reverse </w:t>
      </w:r>
      <w:r w:rsidR="0065579B">
        <w:t>reads back to assembled scaffolds</w:t>
      </w:r>
      <w:r w:rsidR="00954DDE">
        <w:t xml:space="preserve"> to determine the read abundance of each scaffold:</w:t>
      </w:r>
      <w:r w:rsidR="008D510C">
        <w:t xml:space="preserve"> </w:t>
      </w:r>
      <w:r w:rsidR="007F3E17">
        <w:t xml:space="preserve">1) </w:t>
      </w:r>
      <w:r w:rsidR="008D510C">
        <w:t xml:space="preserve">BWA </w:t>
      </w:r>
      <w:r w:rsidR="000E6CC3">
        <w:t xml:space="preserve">v0.7.17 </w:t>
      </w:r>
      <w:r w:rsidR="008D510C">
        <w:fldChar w:fldCharType="begin" w:fldLock="1"/>
      </w:r>
      <w:r w:rsidR="008D510C">
        <w:instrText xml:space="preserve">ADDIN CSL_CITATION {"citationItems":[{"id":"ITEM-1","itemData":{"DOI":"10.1093/bioinformatics/btp324","ISSN":"13674803","PMID":"19451168","abstract":"Motivation: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 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w:instrText>
      </w:r>
      <w:r w:rsidR="008D510C">
        <w:rPr>
          <w:rFonts w:ascii="Cambria Math" w:hAnsi="Cambria Math" w:cs="Cambria Math"/>
        </w:rPr>
        <w:instrText>∼</w:instrText>
      </w:r>
      <w:r w:rsidR="008D510C">
        <w:instrText>10-20× faster than MAQ, while achieving similar accuracy. In addition, BWA outputs alignment in the new standard SAM (Sequence Alignment/Map) format. Variant calling and other downstream analyses after the alignment can be achieved with the open source SAMtools software package. © 2009 The Author(s).","author":[{"dropping-particle":"","family":"Li","given":"Heng","non-dropping-particle":"","parse-names":false,"suffix":""},{"dropping-particle":"","family":"Durbin","given":"Richard","non-dropping-particle":"","parse-names":false,"suffix":""}],"container-title":"Bioinformatics","id":"ITEM-1","issue":"14","issued":{"date-parts":[["2009"]]},"page":"1754-1760","title":"Fast and accurate short read alignment with Burrows-Wheeler transform","type":"article-journal","volume":"25"},"uris":["http://www.mendeley.com/documents/?uuid=6b1c143e-b46f-463f-a75f-1273b3a8ecc9"]}],"mendeley":{"formattedCitation":"(Li and Durbin, 2009)","plainTextFormattedCitation":"(Li and Durbin, 2009)","previouslyFormattedCitation":"(Li and Durbin, 2009)"},"properties":{"noteIndex":0},"schema":"https://github.com/citation-style-language/schema/raw/master/csl-citation.json"}</w:instrText>
      </w:r>
      <w:r w:rsidR="008D510C">
        <w:fldChar w:fldCharType="separate"/>
      </w:r>
      <w:r w:rsidR="008D510C" w:rsidRPr="008D510C">
        <w:rPr>
          <w:noProof/>
        </w:rPr>
        <w:t>(Li and Durbin, 2009)</w:t>
      </w:r>
      <w:r w:rsidR="008D510C">
        <w:fldChar w:fldCharType="end"/>
      </w:r>
      <w:r w:rsidR="008D510C">
        <w:t xml:space="preserve"> </w:t>
      </w:r>
      <w:r>
        <w:t xml:space="preserve">using </w:t>
      </w:r>
      <w:r w:rsidR="0013277C">
        <w:t xml:space="preserve">default parameters </w:t>
      </w:r>
      <w:r w:rsidR="008D510C">
        <w:t xml:space="preserve">and </w:t>
      </w:r>
      <w:r w:rsidR="007F3E17">
        <w:t xml:space="preserve">2) </w:t>
      </w:r>
      <w:r w:rsidR="008D510C">
        <w:t xml:space="preserve">Bowtie2 </w:t>
      </w:r>
      <w:r w:rsidR="000E6CC3">
        <w:t xml:space="preserve">v2.3.3.1 </w:t>
      </w:r>
      <w:r w:rsidR="008D510C">
        <w:fldChar w:fldCharType="begin" w:fldLock="1"/>
      </w:r>
      <w:r w:rsidR="008D510C">
        <w:instrText>ADDIN CSL_CITATION {"citationItems":[{"id":"ITEM-1","itemData":{"DOI":"10.1038/nmeth.1923","ISSN":"15487091","PMID":"22388286","abstract":"As the rate of sequencing increases, greater throughput is demanded from read aligners. The full-text minute index is often used to make alignment very fast and memory-efficient, but the approach is ill-suited to finding longer, gapped alignments. Bowtie 2 combines the strengths of the full-text minute index with the flexibility and speed of hardware-accelerated dynamic programming algorithms to achieve a combination of high speed, sensitivity and accuracy. © 2012 Nature America, Inc. All rights reserved.","author":[{"dropping-particle":"","family":"Langmead","given":"Ben","non-dropping-particle":"","parse-names":false,"suffix":""},{"dropping-particle":"","family":"Salzberg","given":"Steven L.","non-dropping-particle":"","parse-names":false,"suffix":""}],"container-title":"Nature Methods","id":"ITEM-1","issue":"4","issued":{"date-parts":[["2012"]]},"page":"357-359","title":"Fast gapped-read alignment with Bowtie 2","type":"article-journal","volume":"9"},"uris":["http://www.mendeley.com/documents/?uuid=541d8a67-ab2b-442b-85d3-fb51d84baeb6"]}],"mendeley":{"formattedCitation":"(Langmead and Salzberg, 2012)","plainTextFormattedCitation":"(Langmead and Salzberg, 2012)","previouslyFormattedCitation":"(Langmead and Salzberg, 2012)"},"properties":{"noteIndex":0},"schema":"https://github.com/citation-style-language/schema/raw/master/csl-citation.json"}</w:instrText>
      </w:r>
      <w:r w:rsidR="008D510C">
        <w:fldChar w:fldCharType="separate"/>
      </w:r>
      <w:r w:rsidR="008D510C" w:rsidRPr="008D510C">
        <w:rPr>
          <w:noProof/>
        </w:rPr>
        <w:t>(Langmead and Salzberg, 2012)</w:t>
      </w:r>
      <w:r w:rsidR="008D510C">
        <w:fldChar w:fldCharType="end"/>
      </w:r>
      <w:r w:rsidR="007F3E17">
        <w:t xml:space="preserve"> </w:t>
      </w:r>
      <w:r>
        <w:t xml:space="preserve">using </w:t>
      </w:r>
      <w:r w:rsidR="007F3E17">
        <w:t>default parameters</w:t>
      </w:r>
      <w:r w:rsidR="008D510C">
        <w:t xml:space="preserve">. </w:t>
      </w:r>
    </w:p>
    <w:p w14:paraId="39EEC85C" w14:textId="7670E434" w:rsidR="00F356FA" w:rsidRPr="00860034" w:rsidRDefault="00F356FA" w:rsidP="00F356FA">
      <w:pPr>
        <w:spacing w:line="360" w:lineRule="auto"/>
        <w:jc w:val="both"/>
        <w:rPr>
          <w:u w:val="single"/>
        </w:rPr>
      </w:pPr>
      <w:r w:rsidRPr="00860034">
        <w:rPr>
          <w:u w:val="single"/>
        </w:rPr>
        <w:t>S</w:t>
      </w:r>
      <w:r w:rsidR="008D510C" w:rsidRPr="00860034">
        <w:rPr>
          <w:u w:val="single"/>
        </w:rPr>
        <w:t>tep five (</w:t>
      </w:r>
      <w:r w:rsidR="008F5195" w:rsidRPr="00860034">
        <w:rPr>
          <w:u w:val="single"/>
        </w:rPr>
        <w:t>reference database</w:t>
      </w:r>
      <w:r w:rsidRPr="00860034">
        <w:rPr>
          <w:u w:val="single"/>
        </w:rPr>
        <w:t>):</w:t>
      </w:r>
    </w:p>
    <w:p w14:paraId="6D6A032C" w14:textId="62CFC3B7" w:rsidR="00EA77D3" w:rsidRDefault="00F356FA" w:rsidP="00860034">
      <w:pPr>
        <w:spacing w:line="360" w:lineRule="auto"/>
        <w:ind w:firstLine="709"/>
        <w:jc w:val="both"/>
      </w:pPr>
      <w:r>
        <w:t>W</w:t>
      </w:r>
      <w:r w:rsidR="008D510C">
        <w:t xml:space="preserve">e used </w:t>
      </w:r>
      <w:r w:rsidR="0065579B">
        <w:t>two</w:t>
      </w:r>
      <w:r w:rsidR="008D510C">
        <w:t xml:space="preserve"> reference databases </w:t>
      </w:r>
      <w:r w:rsidR="0065579B">
        <w:t xml:space="preserve">for </w:t>
      </w:r>
      <w:r w:rsidR="005D3984">
        <w:t>taxonomic annotation</w:t>
      </w:r>
      <w:r w:rsidR="0065579B">
        <w:t xml:space="preserve">: 1) </w:t>
      </w:r>
      <w:r w:rsidR="008D510C">
        <w:t xml:space="preserve">NCBI </w:t>
      </w:r>
      <w:proofErr w:type="spellStart"/>
      <w:r w:rsidR="008D510C">
        <w:t>nt</w:t>
      </w:r>
      <w:proofErr w:type="spellEnd"/>
      <w:r w:rsidR="008D510C">
        <w:t xml:space="preserve"> </w:t>
      </w:r>
      <w:r w:rsidR="008D510C">
        <w:fldChar w:fldCharType="begin" w:fldLock="1"/>
      </w:r>
      <w:r w:rsidR="008D510C">
        <w:instrText>ADDIN CSL_CITATION {"citationItems":[{"id":"ITEM-1","itemData":{"DOI":"10.1093/nar/gkv1290","ISSN":"13624962","abstract":"The National Center for Biotechnology Information (NCBI) provides a large suite of online resources for biological information and data, including the GenBank® nucleic acid sequence database and the PubMed database of citations and abstracts for published life science journals. Additional NCBI resources focus on literature (PubMed Central (PMC), Bookshelf and PubReader), health (ClinVar, dbGaP, dbMHC, the Genetic Testing Registry, HIV-1/Human Protein Interaction Database and MedGen), genomes (BioProject, Assembly, Genome, BioSample, dbSNP, dbVar, Epigenomics, the Map Viewer, Nucleotide, Probe, RefSeq, Sequence Read Archive, the Taxonomy Browser and the Trace Archive), genes (Gene, Gene Expression Omnibus (GEO), HomoloGene, PopSet and UniGene), proteins (Protein, the Conserved Domain Database (CDD), COBALT, Conserved Domain Architecture Retrieval Tool (CDART), the Molecular Modeling Database (MMDB) and Protein Clusters) and chemicals (Biosystems and the Pub-Chem suite of small molecule databases). The Entrez system provides search and retrieval operations for most of these databases. Augmenting many of the web applications are custom implementations of the BLAST program optimized to search specialized datasets. All of these resources can be accessed through the NCBI home page at www.ncbi.nlm.nih. gov.","author":[{"dropping-particle":"","family":"Agarwala","given":"Richa","non-dropping-particle":"","parse-names":false,"suffix":""},{"dropping-particle":"","family":"Barrett","given":"Tanya","non-dropping-particle":"","parse-names":false,"suffix":""},{"dropping-particle":"","family":"Beck","given":"Jeff","non-dropping-particle":"","parse-names":false,"suffix":""},{"dropping-particle":"","family":"Benson","given":"Dennis A.","non-dropping-particle":"","parse-names":false,"suffix":""},{"dropping-particle":"","family":"Bollin","given":"Colleen","non-dropping-particle":"","parse-names":false,"suffix":""},{"dropping-particle":"","family":"Bolton","given":"Evan","non-dropping-particle":"","parse-names":false,"suffix":""},{"dropping-particle":"","family":"Bourexis","given":"Devon","non-dropping-particle":"","parse-names":false,"suffix":""},{"dropping-particle":"","family":"Brister","given":"J. Rodney","non-dropping-particle":"","parse-names":false,"suffix":""},{"dropping-particle":"","family":"Bryant","given":"Stephen H.","non-dropping-particle":"","parse-names":false,"suffix":""},{"dropping-particle":"","family":"Canese","given":"Kathi","non-dropping-particle":"","parse-names":false,"suffix":""},{"dropping-particle":"","family":"Charowhas","given":"Chad","non-dropping-particle":"","parse-names":false,"suffix":""},{"dropping-particle":"","family":"Clark","given":"Karen","non-dropping-particle":"","parse-names":false,"suffix":""},{"dropping-particle":"","family":"Dicuccio","given":"Michael","non-dropping-particle":"","parse-names":false,"suffix":""},{"dropping-particle":"","family":"Dondoshansky","given":"Ilya","non-dropping-particle":"","parse-names":false,"suffix":""},{"dropping-particle":"","family":"Federhen","given":"Scott","non-dropping-particle":"","parse-names":false,"suffix":""},{"dropping-particle":"","family":"Feolo","given":"Michael","non-dropping-particle":"","parse-names":false,"suffix":""},{"dropping-particle":"","family":"Funk","given":"Kathryn","non-dropping-particle":"","parse-names":false,"suffix":""},{"dropping-particle":"","family":"Geer","given":"Lewis Y.","non-dropping-particle":"","parse-names":false,"suffix":""},{"dropping-particle":"","family":"Gorelenkov","given":"Viatcheslav","non-dropping-particle":"","parse-names":false,"suffix":""},{"dropping-particle":"","family":"Hoeppner","given":"Marilu","non-dropping-particle":"","parse-names":false,"suffix":""},{"dropping-particle":"","family":"Holmes","given":"Brad","non-dropping-particle":"","parse-names":false,"suffix":""},{"dropping-particle":"","family":"Johnson","given":"Mark","non-dropping-particle":"","parse-names":false,"suffix":""},{"dropping-particle":"","family":"Khotomlianski","given":"Viatcheslav","non-dropping-particle":"","parse-names":false,"suffix":""},{"dropping-particle":"","family":"Kimchi","given":"Avi","non-dropping-particle":"","parse-names":false,"suffix":""},{"dropping-particle":"","family":"Kimelman","given":"Michael","non-dropping-particle":"","parse-names":false,"suffix":""},{"dropping-particle":"","family":"Kitts","given":"Paul","non-dropping-particle":"","parse-names":false,"suffix":""},{"dropping-particle":"","family":"Klimke","given":"William","non-dropping-particle":"","parse-names":false,"suffix":""},{"dropping-particle":"","family":"Krasnov","given":"Sergey","non-dropping-particle":"","parse-names":false,"suffix":""},{"dropping-particle":"","family":"Kuznetsov","given":"Anatoliy","non-dropping-particle":"","parse-names":false,"suffix":""},{"dropping-particle":"","family":"Landrum","given":"Melissa J.","non-dropping-particle":"","parse-names":false,"suffix":""},{"dropping-particle":"","family":"Landsman","given":"David","non-dropping-particle":"","parse-names":false,"suffix":""},{"dropping-particle":"","family":"Lee","given":"Jennifer M.","non-dropping-particle":"","parse-names":false,"suffix":""},{"dropping-particle":"","family":"Lipman","given":"David J.","non-dropping-particle":"","parse-names":false,"suffix":""},{"dropping-particle":"","family":"Lu","given":"Zhiyong","non-dropping-particle":"","parse-names":false,"suffix":""},{"dropping-particle":"","family":"Madden","given":"Thomas L.","non-dropping-particle":"","parse-names":false,"suffix":""},{"dropping-particle":"","family":"Madej","given":"Tom","non-dropping-particle":"","parse-names":false,"suffix":""},{"dropping-particle":"","family":"Marchler-Bauer","given":"Aron","non-dropping-particle":"","parse-names":false,"suffix":""},{"dropping-particle":"","family":"Karsch-Mizrachi","given":"Ilene","non-dropping-particle":"","parse-names":false,"suffix":""},{"dropping-particle":"","family":"Murphy","given":"Terence","non-dropping-particle":"","parse-names":false,"suffix":""},{"dropping-particle":"","family":"Orris","given":"Rebecca","non-dropping-particle":"","parse-names":false,"suffix":""},{"dropping-particle":"","family":"Ostell","given":"James","non-dropping-particle":"","parse-names":false,"suffix":""},{"dropping-particle":"","family":"O'sullivan","given":"Christopher","non-dropping-particle":"","parse-names":false,"suffix":""},{"dropping-particle":"","family":"Panchenko","given":"Anna","non-dropping-particle":"","parse-names":false,"suffix":""},{"dropping-particle":"","family":"Phan","given":"Lon","non-dropping-particle":"","parse-names":false,"suffix":""},{"dropping-particle":"","family":"Preuss","given":"Don","non-dropping-particle":"","parse-names":false,"suffix":""},{"dropping-particle":"","family":"Pruitt","given":"Kim D.","non-dropping-particle":"","parse-names":false,"suffix":""},{"dropping-particle":"","family":"Rodarmer","given":"Kurt","non-dropping-particle":"","parse-names":false,"suffix":""},{"dropping-particle":"","family":"Rubinstein","given":"Wendy","non-dropping-particle":"","parse-names":false,"suffix":""},{"dropping-particle":"","family":"Sayers","given":"Ericw","non-dropping-particle":"","parse-names":false,"suffix":""},{"dropping-particle":"","family":"Schneider","given":"Valerie","non-dropping-particle":"","parse-names":false,"suffix":""},{"dropping-particle":"","family":"Schuler","given":"Gregory D.","non-dropping-particle":"","parse-names":false,"suffix":""},{"dropping-particle":"","family":"Sherry","given":"Stephen T.","non-dropping-particle":"","parse-names":false,"suffix":""},{"dropping-particle":"","family":"Sirotkin","given":"Karl","non-dropping-particle":"","parse-names":false,"suffix":""},{"dropping-particle":"","family":"Siyan","given":"Karanjit","non-dropping-particle":"","parse-names":false,"suffix":""},{"dropping-particle":"","family":"Slotta","given":"Douglas","non-dropping-particle":"","parse-names":false,"suffix":""},{"dropping-particle":"","family":"Soboleva","given":"Alexandra","non-dropping-particle":"","parse-names":false,"suffix":""},{"dropping-particle":"","family":"Soussov","given":"Vladimir","non-dropping-particle":"","parse-names":false,"suffix":""},{"dropping-particle":"","family":"Starchenko","given":"Grigory","non-dropping-particle":"","parse-names":false,"suffix":""},{"dropping-particle":"","family":"Tatusova","given":"Tatiana A.","non-dropping-particle":"","parse-names":false,"suffix":""},{"dropping-particle":"","family":"Todorov","given":"Kamen","non-dropping-particle":"","parse-names":false,"suffix":""},{"dropping-particle":"","family":"Trawick","given":"Bart W.","non-dropping-particle":"","parse-names":false,"suffix":""},{"dropping-particle":"","family":"Vakatov","given":"Denis","non-dropping-particle":"","parse-names":false,"suffix":""},{"dropping-particle":"","family":"Wang","given":"Yanli","non-dropping-particle":"","parse-names":false,"suffix":""},{"dropping-particle":"","family":"Ward","given":"Minghong","non-dropping-particle":"","parse-names":false,"suffix":""},{"dropping-particle":"","family":"Wilbur","given":"W. John","non-dropping-particle":"","parse-names":false,"suffix":""},{"dropping-particle":"","family":"Yaschenko","given":"Eugene","non-dropping-particle":"","parse-names":false,"suffix":""},{"dropping-particle":"","family":"Zbicz","given":"Kerry","non-dropping-particle":"","parse-names":false,"suffix":""}],"container-title":"Nucleic Acids Research","id":"ITEM-1","issue":"D1","issued":{"date-parts":[["2016"]]},"page":"D7-D19","title":"Database resources of the National Center for Biotechnology Information","type":"article-journal","volume":"44"},"uris":["http://www.mendeley.com/documents/?uuid=8e5b7a1b-1691-46ee-b5b0-094425e03cd3"]}],"mendeley":{"formattedCitation":"(Agarwala et al., 2016)","plainTextFormattedCitation":"(Agarwala et al., 2016)","previouslyFormattedCitation":"(Agarwala et al., 2016)"},"properties":{"noteIndex":0},"schema":"https://github.com/citation-style-language/schema/raw/master/csl-citation.json"}</w:instrText>
      </w:r>
      <w:r w:rsidR="008D510C">
        <w:fldChar w:fldCharType="separate"/>
      </w:r>
      <w:r w:rsidR="008D510C" w:rsidRPr="008D510C">
        <w:rPr>
          <w:noProof/>
        </w:rPr>
        <w:t>(Agarwala et al., 2016)</w:t>
      </w:r>
      <w:r w:rsidR="008D510C">
        <w:fldChar w:fldCharType="end"/>
      </w:r>
      <w:r w:rsidR="008D510C">
        <w:t xml:space="preserve">, downloaded on </w:t>
      </w:r>
      <w:commentRangeStart w:id="12"/>
      <w:r w:rsidR="008D510C">
        <w:t>03</w:t>
      </w:r>
      <w:r w:rsidR="00860034">
        <w:t> </w:t>
      </w:r>
      <w:r w:rsidR="008D510C">
        <w:t>Feb</w:t>
      </w:r>
      <w:r w:rsidR="00860034">
        <w:t> </w:t>
      </w:r>
      <w:r w:rsidR="008D510C">
        <w:t>2020</w:t>
      </w:r>
      <w:commentRangeEnd w:id="12"/>
      <w:r w:rsidR="0065579B">
        <w:rPr>
          <w:rStyle w:val="CommentReference"/>
        </w:rPr>
        <w:commentReference w:id="12"/>
      </w:r>
      <w:r w:rsidR="008D510C">
        <w:t xml:space="preserve">, and </w:t>
      </w:r>
      <w:r w:rsidR="00954DDE">
        <w:t xml:space="preserve">2) </w:t>
      </w:r>
      <w:r w:rsidR="008D510C">
        <w:t>SILVA</w:t>
      </w:r>
      <w:r w:rsidR="007F3E17">
        <w:t>132</w:t>
      </w:r>
      <w:r w:rsidR="0013277C">
        <w:t>_NR99</w:t>
      </w:r>
      <w:r w:rsidR="008D510C">
        <w:t xml:space="preserve"> </w:t>
      </w:r>
      <w:r w:rsidR="008D510C">
        <w:fldChar w:fldCharType="begin" w:fldLock="1"/>
      </w:r>
      <w:r w:rsidR="00776123">
        <w:instrText>ADDIN CSL_CITATION {"citationItems":[{"id":"ITEM-1","itemData":{"DOI":"10.1093/nar/gks1219","ISSN":"03051048","PMID":"23193283","abstract":"SILVA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3194 778 small subunit and 288717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 © The Author(s) 2012.","author":[{"dropping-particle":"","family":"Quast","given":"Christian","non-dropping-particle":"","parse-names":false,"suffix":""},{"dropping-particle":"","family":"Pruesse","given":"Elmar","non-dropping-particle":"","parse-names":false,"suffix":""},{"dropping-particle":"","family":"Yilmaz","given":"Pelin","non-dropping-particle":"","parse-names":false,"suffix":""},{"dropping-particle":"","family":"Gerken","given":"Jan","non-dropping-particle":"","parse-names":false,"suffix":""},{"dropping-particle":"","family":"Schweer","given":"Timmy","non-dropping-particle":"","parse-names":false,"suffix":""},{"dropping-particle":"","family":"Yarza","given":"Pablo","non-dropping-particle":"","parse-names":false,"suffix":""},{"dropping-particle":"","family":"Peplies","given":"Jörg","non-dropping-particle":"","parse-names":false,"suffix":""},{"dropping-particle":"","family":"Glöckner","given":"Frank Oliver","non-dropping-particle":"","parse-names":false,"suffix":""}],"container-title":"Nucleic Acids Research","id":"ITEM-1","issue":"D1","issued":{"date-parts":[["2013"]]},"page":"590-596","title":"The SILVA ribosomal RNA gene database project: Improved data processing and web-based tools","type":"article-journal","volume":"41"},"uris":["http://www.mendeley.com/documents/?uuid=40fe5704-a4d4-434a-a962-3daf8e34147f"]}],"mendeley":{"formattedCitation":"(Quast et al., 2013)","plainTextFormattedCitation":"(Quast et al., 2013)","previouslyFormattedCitation":"(Quast et al., 2013)"},"properties":{"noteIndex":0},"schema":"https://github.com/citation-style-language/schema/raw/master/csl-citation.json"}</w:instrText>
      </w:r>
      <w:r w:rsidR="008D510C">
        <w:fldChar w:fldCharType="separate"/>
      </w:r>
      <w:r w:rsidR="008D510C" w:rsidRPr="008D510C">
        <w:rPr>
          <w:noProof/>
        </w:rPr>
        <w:t>(Quast et al., 2013)</w:t>
      </w:r>
      <w:r w:rsidR="008D510C">
        <w:fldChar w:fldCharType="end"/>
      </w:r>
      <w:r w:rsidR="008D510C">
        <w:t xml:space="preserve">, downloaded on </w:t>
      </w:r>
      <w:r w:rsidR="006F5F4E">
        <w:lastRenderedPageBreak/>
        <w:t>28</w:t>
      </w:r>
      <w:r w:rsidR="008D510C">
        <w:t xml:space="preserve"> </w:t>
      </w:r>
      <w:r w:rsidR="006F5F4E">
        <w:t>Aug</w:t>
      </w:r>
      <w:r w:rsidR="008D510C">
        <w:t xml:space="preserve"> 20</w:t>
      </w:r>
      <w:r w:rsidR="006F5F4E">
        <w:t xml:space="preserve">20. For the latter, we downloaded both the available </w:t>
      </w:r>
      <w:proofErr w:type="gramStart"/>
      <w:r w:rsidR="006F5F4E">
        <w:t>SSU</w:t>
      </w:r>
      <w:proofErr w:type="gramEnd"/>
      <w:r w:rsidR="006F5F4E">
        <w:t xml:space="preserve"> and LSU </w:t>
      </w:r>
      <w:r>
        <w:t xml:space="preserve">sets </w:t>
      </w:r>
      <w:r w:rsidR="006F5F4E">
        <w:t>and concatenated them</w:t>
      </w:r>
      <w:r>
        <w:t xml:space="preserve"> into</w:t>
      </w:r>
      <w:r w:rsidR="006F5F4E">
        <w:t xml:space="preserve"> one SILVA database</w:t>
      </w:r>
      <w:r w:rsidR="008D510C">
        <w:t>.</w:t>
      </w:r>
    </w:p>
    <w:p w14:paraId="7F1DCD00" w14:textId="1142C9F2" w:rsidR="00F356FA" w:rsidRPr="00F8008F" w:rsidRDefault="00F356FA" w:rsidP="00F356FA">
      <w:pPr>
        <w:spacing w:line="360" w:lineRule="auto"/>
        <w:jc w:val="both"/>
        <w:rPr>
          <w:u w:val="single"/>
        </w:rPr>
      </w:pPr>
      <w:r w:rsidRPr="00F8008F">
        <w:rPr>
          <w:u w:val="single"/>
        </w:rPr>
        <w:t>Step</w:t>
      </w:r>
      <w:r w:rsidR="008F5195" w:rsidRPr="00F8008F">
        <w:rPr>
          <w:u w:val="single"/>
        </w:rPr>
        <w:t xml:space="preserve"> six (</w:t>
      </w:r>
      <w:r w:rsidR="005D3984">
        <w:rPr>
          <w:u w:val="single"/>
        </w:rPr>
        <w:t>taxonomic annotation</w:t>
      </w:r>
      <w:r w:rsidRPr="00F8008F">
        <w:rPr>
          <w:u w:val="single"/>
        </w:rPr>
        <w:t>)</w:t>
      </w:r>
      <w:r w:rsidR="002A2979">
        <w:rPr>
          <w:u w:val="single"/>
        </w:rPr>
        <w:t>:</w:t>
      </w:r>
    </w:p>
    <w:p w14:paraId="79D05422" w14:textId="58C9C33B" w:rsidR="008F49B7" w:rsidRDefault="00CB675A" w:rsidP="00BC1CA9">
      <w:pPr>
        <w:spacing w:line="360" w:lineRule="auto"/>
        <w:ind w:firstLine="709"/>
        <w:jc w:val="both"/>
      </w:pPr>
      <w:r>
        <w:t xml:space="preserve">Taxonomic annotation tools can be categorized into phylogenetic-, probabilistic-, sequence similarity- or sequence composition-based, depending on the methods they apply. </w:t>
      </w:r>
      <w:r w:rsidR="00F557E2">
        <w:t>W</w:t>
      </w:r>
      <w:r w:rsidR="009C6F2A">
        <w:t xml:space="preserve">e </w:t>
      </w:r>
      <w:r w:rsidR="00F557E2">
        <w:t xml:space="preserve">limited our </w:t>
      </w:r>
      <w:r>
        <w:t xml:space="preserve">benchmarking </w:t>
      </w:r>
      <w:r w:rsidR="00F557E2">
        <w:t xml:space="preserve">to </w:t>
      </w:r>
      <w:r>
        <w:t xml:space="preserve">taxonomic annotation </w:t>
      </w:r>
      <w:r w:rsidR="00F557E2">
        <w:t>tools based on sequence similarity</w:t>
      </w:r>
      <w:r w:rsidR="001308EB">
        <w:t xml:space="preserve"> methods</w:t>
      </w:r>
      <w:r>
        <w:t>, which require reference databases,</w:t>
      </w:r>
      <w:r w:rsidR="00F557E2">
        <w:t xml:space="preserve"> and explored two </w:t>
      </w:r>
      <w:r w:rsidR="001308EB">
        <w:t>common tools</w:t>
      </w:r>
      <w:r>
        <w:t>: 1)</w:t>
      </w:r>
      <w:r w:rsidR="001308EB">
        <w:t xml:space="preserve"> kraken2 </w:t>
      </w:r>
      <w:r w:rsidR="000E6CC3">
        <w:t xml:space="preserve">v2.1.1 </w:t>
      </w:r>
      <w:r w:rsidR="001308EB">
        <w:fldChar w:fldCharType="begin" w:fldLock="1"/>
      </w:r>
      <w:r w:rsidR="001308EB">
        <w:instrText>ADDIN CSL_CITATION {"citationItems":[{"id":"ITEM-1","itemData":{"DOI":"10.1186/s13059-019-1891-0","ISSN":"1474760X","abstract":"Although Kraken's k-mer-based approach provides a fast taxonomic classification of metagenomic sequence data, its large memory requirements can be limiting for some applications. Kraken 2 improves upon Kraken 1 by reducing memory usage by 85%, allowing greater amounts of reference genomic data to be used, while maintaining high accuracy and increasing speed fivefold. Kraken 2 also introduces a translated search mode, providing increased sensitivity in viral metagenomics analysis.","author":[{"dropping-particle":"","family":"Wood","given":"Derrick E.","non-dropping-particle":"","parse-names":false,"suffix":""},{"dropping-particle":"","family":"Lu","given":"Jennifer","non-dropping-particle":"","parse-names":false,"suffix":""},{"dropping-particle":"","family":"Langmead","given":"Ben","non-dropping-particle":"","parse-names":false,"suffix":""}],"container-title":"Genome Biology","id":"ITEM-1","issue":"1","issued":{"date-parts":[["2019"]]},"page":"1-13","publisher":"Genome Biology","title":"Improved metagenomic analysis with Kraken 2","type":"article-journal","volume":"20"},"uris":["http://www.mendeley.com/documents/?uuid=cb425734-3d2d-424e-8f3d-75fd9ba94a45"]}],"mendeley":{"formattedCitation":"(Wood et al., 2019)","plainTextFormattedCitation":"(Wood et al., 2019)","previouslyFormattedCitation":"(Wood et al., 2019)"},"properties":{"noteIndex":0},"schema":"https://github.com/citation-style-language/schema/raw/master/csl-citation.json"}</w:instrText>
      </w:r>
      <w:r w:rsidR="001308EB">
        <w:fldChar w:fldCharType="separate"/>
      </w:r>
      <w:r w:rsidR="001308EB" w:rsidRPr="00776123">
        <w:rPr>
          <w:noProof/>
        </w:rPr>
        <w:t>(Wood et al., 2019)</w:t>
      </w:r>
      <w:r w:rsidR="001308EB">
        <w:fldChar w:fldCharType="end"/>
      </w:r>
      <w:r w:rsidR="001308EB">
        <w:t xml:space="preserve"> based on k-</w:t>
      </w:r>
      <w:proofErr w:type="spellStart"/>
      <w:r w:rsidR="001308EB">
        <w:t>mer</w:t>
      </w:r>
      <w:proofErr w:type="spellEnd"/>
      <w:r w:rsidR="00724122">
        <w:t xml:space="preserve"> matching</w:t>
      </w:r>
      <w:r w:rsidR="001308EB">
        <w:t xml:space="preserve"> and </w:t>
      </w:r>
      <w:r>
        <w:t xml:space="preserve">2) </w:t>
      </w:r>
      <w:r w:rsidR="001308EB">
        <w:t xml:space="preserve">BLAST </w:t>
      </w:r>
      <w:r w:rsidR="000E6CC3">
        <w:t xml:space="preserve">v2.10.0 </w:t>
      </w:r>
      <w:r w:rsidR="001308EB">
        <w:fldChar w:fldCharType="begin" w:fldLock="1"/>
      </w:r>
      <w:r w:rsidR="001308EB">
        <w:instrText>ADDIN CSL_CITATION {"citationItems":[{"id":"ITEM-1","itemData":{"author":[{"dropping-particle":"","family":"Altschul","given":"stephen F.","non-dropping-particle":"","parse-names":false,"suffix":""},{"dropping-particle":"","family":"Gish","given":"Warren","non-dropping-particle":"","parse-names":false,"suffix":""},{"dropping-particle":"","family":"Miller","given":"Webb","non-dropping-particle":"","parse-names":false,"suffix":""},{"dropping-particle":"","family":"Myers","given":"Eugene W.","non-dropping-particle":"","parse-names":false,"suffix":""},{"dropping-particle":"","family":"Lipman","given":"David J.","non-dropping-particle":"","parse-names":false,"suffix":""}],"container-title":"Journal of Molecular Biology","id":"ITEM-1","issued":{"date-parts":[["1990"]]},"page":"403-410","title":"Basic Local Alignment Search Tool","type":"article-journal","volume":"215"},"uris":["http://www.mendeley.com/documents/?uuid=7b20485f-58ab-4127-956b-824164aa24f0"]}],"mendeley":{"formattedCitation":"(Altschul et al., 1990)","plainTextFormattedCitation":"(Altschul et al., 1990)","previouslyFormattedCitation":"(Altschul et al., 1990)"},"properties":{"noteIndex":0},"schema":"https://github.com/citation-style-language/schema/raw/master/csl-citation.json"}</w:instrText>
      </w:r>
      <w:r w:rsidR="001308EB">
        <w:fldChar w:fldCharType="separate"/>
      </w:r>
      <w:r w:rsidR="001308EB" w:rsidRPr="00776123">
        <w:rPr>
          <w:noProof/>
        </w:rPr>
        <w:t>(Altschul et al., 1990)</w:t>
      </w:r>
      <w:r w:rsidR="001308EB">
        <w:fldChar w:fldCharType="end"/>
      </w:r>
      <w:r w:rsidR="001308EB">
        <w:t xml:space="preserve"> based on </w:t>
      </w:r>
      <w:r w:rsidR="00724122">
        <w:t xml:space="preserve">local </w:t>
      </w:r>
      <w:r w:rsidR="001308EB">
        <w:t xml:space="preserve">alignments. Since BLAST </w:t>
      </w:r>
      <w:r w:rsidR="002A2979">
        <w:t>is</w:t>
      </w:r>
      <w:r w:rsidR="001308EB">
        <w:t xml:space="preserve"> highly dependent on </w:t>
      </w:r>
      <w:r w:rsidR="00724122">
        <w:t>parameter</w:t>
      </w:r>
      <w:r w:rsidR="001308EB">
        <w:t xml:space="preserve"> choice and p</w:t>
      </w:r>
      <w:r w:rsidR="002A2979">
        <w:t>rocessing of the results, we applied it in two different ways, t</w:t>
      </w:r>
      <w:r w:rsidR="005C059A">
        <w:t xml:space="preserve">herefore </w:t>
      </w:r>
      <w:r w:rsidR="008D510C">
        <w:t>us</w:t>
      </w:r>
      <w:r w:rsidR="002A2979">
        <w:t>ing</w:t>
      </w:r>
      <w:r w:rsidR="008D510C">
        <w:t xml:space="preserve"> </w:t>
      </w:r>
      <w:r w:rsidR="00F8008F">
        <w:t>three</w:t>
      </w:r>
      <w:r w:rsidR="008D510C">
        <w:t xml:space="preserve"> approaches</w:t>
      </w:r>
      <w:r w:rsidR="005C059A">
        <w:t xml:space="preserve"> in total</w:t>
      </w:r>
      <w:r w:rsidR="0065579B">
        <w:t xml:space="preserve"> to taxonomically classify each scaffold</w:t>
      </w:r>
      <w:r w:rsidR="008D510C">
        <w:t xml:space="preserve">: </w:t>
      </w:r>
      <w:r w:rsidR="00954DDE">
        <w:t>1) k-</w:t>
      </w:r>
      <w:proofErr w:type="spellStart"/>
      <w:r w:rsidR="00954DDE">
        <w:t>mer</w:t>
      </w:r>
      <w:proofErr w:type="spellEnd"/>
      <w:r w:rsidR="00954DDE">
        <w:t>-based with</w:t>
      </w:r>
      <w:r w:rsidR="007F3E17">
        <w:t xml:space="preserve"> </w:t>
      </w:r>
      <w:r w:rsidR="00776123">
        <w:t xml:space="preserve">kraken2 </w:t>
      </w:r>
      <w:r w:rsidR="00F356FA">
        <w:t xml:space="preserve">using </w:t>
      </w:r>
      <w:r w:rsidR="007F3E17">
        <w:t>default parameters</w:t>
      </w:r>
      <w:r w:rsidR="00776123">
        <w:t xml:space="preserve">, </w:t>
      </w:r>
      <w:r w:rsidR="007F3E17">
        <w:t>2)</w:t>
      </w:r>
      <w:r w:rsidR="00F8008F">
        <w:t xml:space="preserve"> </w:t>
      </w:r>
      <w:r w:rsidR="00954DDE">
        <w:t xml:space="preserve">alignment-based with </w:t>
      </w:r>
      <w:r w:rsidR="00F8008F">
        <w:t>BLAST</w:t>
      </w:r>
      <w:r w:rsidR="007F3E17" w:rsidRPr="007F3E17">
        <w:t xml:space="preserve"> </w:t>
      </w:r>
      <w:r w:rsidR="00776123">
        <w:t>with an E-value cut-off of e</w:t>
      </w:r>
      <w:r w:rsidR="007F3E17">
        <w:noBreakHyphen/>
      </w:r>
      <w:r w:rsidR="00776123">
        <w:t>05</w:t>
      </w:r>
      <w:r w:rsidR="002A2979">
        <w:t>,</w:t>
      </w:r>
      <w:r w:rsidR="007F3E17">
        <w:t xml:space="preserve"> otherwise default parameters, </w:t>
      </w:r>
      <w:r w:rsidR="008D510C">
        <w:t xml:space="preserve">and keeping the </w:t>
      </w:r>
      <w:r w:rsidR="008A2E90">
        <w:t>taxonomy hit</w:t>
      </w:r>
      <w:r w:rsidR="008D510C">
        <w:t xml:space="preserve"> with the highest </w:t>
      </w:r>
      <w:proofErr w:type="spellStart"/>
      <w:r w:rsidR="008D510C">
        <w:t>bitscore</w:t>
      </w:r>
      <w:proofErr w:type="spellEnd"/>
      <w:r w:rsidR="00776123">
        <w:t xml:space="preserve"> per sequence</w:t>
      </w:r>
      <w:r w:rsidR="008A2E90">
        <w:t xml:space="preserve"> unless there were multiple taxonomy hits with an identical highest </w:t>
      </w:r>
      <w:proofErr w:type="spellStart"/>
      <w:r w:rsidR="008A2E90">
        <w:t>bitscore</w:t>
      </w:r>
      <w:proofErr w:type="spellEnd"/>
      <w:r w:rsidR="008D510C">
        <w:t xml:space="preserve">, </w:t>
      </w:r>
      <w:r w:rsidR="008A2E90">
        <w:t xml:space="preserve">in which case the lowest common ancestor (LCA) was </w:t>
      </w:r>
      <w:r>
        <w:t>kept</w:t>
      </w:r>
      <w:r w:rsidR="008A2E90">
        <w:t xml:space="preserve">, </w:t>
      </w:r>
      <w:r w:rsidR="00776123">
        <w:t xml:space="preserve">and </w:t>
      </w:r>
      <w:r w:rsidR="00F8008F">
        <w:t>3</w:t>
      </w:r>
      <w:r w:rsidR="007F3E17">
        <w:t xml:space="preserve">) </w:t>
      </w:r>
      <w:r w:rsidR="00954DDE">
        <w:t xml:space="preserve">alignment-based with </w:t>
      </w:r>
      <w:r w:rsidR="00F8008F">
        <w:t>BLAST</w:t>
      </w:r>
      <w:r w:rsidR="008D510C">
        <w:t xml:space="preserve"> </w:t>
      </w:r>
      <w:r w:rsidR="00776123">
        <w:t>with an E-value cut-off of e</w:t>
      </w:r>
      <w:r w:rsidR="00205CCC">
        <w:t>-</w:t>
      </w:r>
      <w:r w:rsidR="00776123">
        <w:t>05</w:t>
      </w:r>
      <w:r w:rsidR="007F3E17">
        <w:t>, otherwise default parameters</w:t>
      </w:r>
      <w:r w:rsidR="00776123">
        <w:t xml:space="preserve"> </w:t>
      </w:r>
      <w:r w:rsidR="008D510C">
        <w:t xml:space="preserve">and </w:t>
      </w:r>
      <w:r w:rsidR="00BC1CA9">
        <w:t xml:space="preserve">further </w:t>
      </w:r>
      <w:r w:rsidR="008D510C">
        <w:t xml:space="preserve">filtering </w:t>
      </w:r>
      <w:r w:rsidR="00BC1CA9">
        <w:t>of the</w:t>
      </w:r>
      <w:r w:rsidR="008D510C">
        <w:t xml:space="preserve"> </w:t>
      </w:r>
      <w:r w:rsidR="008A2E90">
        <w:t xml:space="preserve">taxonomy </w:t>
      </w:r>
      <w:r w:rsidR="008D510C">
        <w:t>hits</w:t>
      </w:r>
      <w:r w:rsidR="00BC1CA9">
        <w:t xml:space="preserve">. Filtering </w:t>
      </w:r>
      <w:r w:rsidR="008A2E90">
        <w:t>was</w:t>
      </w:r>
      <w:r w:rsidR="00BC1CA9">
        <w:t xml:space="preserve"> </w:t>
      </w:r>
      <w:r w:rsidR="006D52A2">
        <w:t xml:space="preserve">carried out </w:t>
      </w:r>
      <w:r>
        <w:t xml:space="preserve">following filtration </w:t>
      </w:r>
      <w:r w:rsidR="006D52A2">
        <w:t>steps of</w:t>
      </w:r>
      <w:r w:rsidR="008D510C">
        <w:t xml:space="preserve"> the program</w:t>
      </w:r>
      <w:r w:rsidR="00064413">
        <w:t>s</w:t>
      </w:r>
      <w:r w:rsidR="008D510C">
        <w:t xml:space="preserve"> CREST</w:t>
      </w:r>
      <w:r w:rsidR="00776123">
        <w:t xml:space="preserve"> </w:t>
      </w:r>
      <w:r w:rsidR="00776123">
        <w:fldChar w:fldCharType="begin" w:fldLock="1"/>
      </w:r>
      <w:r w:rsidR="009F6B54">
        <w:instrText>ADDIN CSL_CITATION {"citationItems":[{"id":"ITEM-1","itemData":{"DOI":"10.1371/journal.pone.0049334","ISSN":"19326203","PMID":"23145153","abstract":"Sequencing of taxonomic or phylogenetic markers is becoming a fast and efficient method for studying environmental microbial communities. This has resulted in a steadily growing collection of marker sequences, most notably of the small-subunit (SSU) ribosomal RNA gene, and an increased understanding of microbial phylogeny, diversity and community composition patterns. However, to utilize these large datasets together with new sequencing technologies, a reliable and flexible system for taxonomic classification is critical. We developed CREST (Classification Resources for Environmental Sequence Tags), a set of resources and tools for generating and utilizing custom taxonomies and reference datasets for classification of environmental sequences. CREST uses an alignment-based classification method with the lowest common ancestor algorithm. It also uses explicit rank similarity criteria to reduce false positives and identify novel taxa. We implemented this method in a web server, a command line tool and the graphical user interfaced program MEGAN. Further, we provide the SSU rRNA reference database and taxonomy SilvaMod, derived from the publicly available SILVA SSURef, for classification of sequences from bacteria, archaea and eukaryotes. Using cross-validation and environmental datasets, we compared the performance of CREST and SilvaMod to the RDP Classifier. We also utilized Greengenes as a reference database, both with CREST and the RDP Classifier. These analyses indicate that CREST performs better than alignment-free methods with higher recall rate (sensitivity) as well as precision, and with the ability to accurately identify most sequences from novel taxa. Classification using SilvaMod performed better than with Greengenes, particularly when applied to environmental sequences. CREST is freely available under a GNU General Public License (v3) from http://apps.cbu.uib.no/crest and http://lcaclassifier.googlecode.com. © 2012 Lanzén et al.","author":[{"dropping-particle":"","family":"Lanzén","given":"Anders","non-dropping-particle":"","parse-names":false,"suffix":""},{"dropping-particle":"","family":"Jørgensen","given":"Steffen L.","non-dropping-particle":"","parse-names":false,"suffix":""},{"dropping-particle":"","family":"Huson","given":"Daniel H.","non-dropping-particle":"","parse-names":false,"suffix":""},{"dropping-particle":"","family":"Gorfer","given":"Markus","non-dropping-particle":"","parse-names":false,"suffix":""},{"dropping-particle":"","family":"Grindhaug","given":"Svenn Helge","non-dropping-particle":"","parse-names":false,"suffix":""},{"dropping-particle":"","family":"Jonassen","given":"Inge","non-dropping-particle":"","parse-names":false,"suffix":""},{"dropping-particle":"","family":"Øvreås","given":"Lise","non-dropping-particle":"","parse-names":false,"suffix":""},{"dropping-particle":"","family":"Urich","given":"Tim","non-dropping-particle":"","parse-names":false,"suffix":""}],"container-title":"PLoS ONE","id":"ITEM-1","issue":"11","issued":{"date-parts":[["2012"]]},"title":"CREST - Classification Resources for Environmental Sequence Tags","type":"article-journal","volume":"7"},"uris":["http://www.mendeley.com/documents/?uuid=d9bdd28a-fa81-4587-a524-3e72cc47d228"]}],"mendeley":{"formattedCitation":"(Lanzén et al., 2012)","plainTextFormattedCitation":"(Lanzén et al., 2012)","previouslyFormattedCitation":"(Lanzén et al., 2012)"},"properties":{"noteIndex":0},"schema":"https://github.com/citation-style-language/schema/raw/master/csl-citation.json"}</w:instrText>
      </w:r>
      <w:r w:rsidR="00776123">
        <w:fldChar w:fldCharType="separate"/>
      </w:r>
      <w:r w:rsidR="00776123" w:rsidRPr="00776123">
        <w:rPr>
          <w:noProof/>
        </w:rPr>
        <w:t>(Lanzén et al., 2012)</w:t>
      </w:r>
      <w:r w:rsidR="00776123">
        <w:fldChar w:fldCharType="end"/>
      </w:r>
      <w:r w:rsidR="00064413">
        <w:t xml:space="preserve"> and BASTA </w:t>
      </w:r>
      <w:r w:rsidR="00064413">
        <w:fldChar w:fldCharType="begin" w:fldLock="1"/>
      </w:r>
      <w:r w:rsidR="0042209E">
        <w:instrText>ADDIN CSL_CITATION {"citationItems":[{"id":"ITEM-1","itemData":{"DOI":"10.1111/2041-210X.13095","ISSN":"2041210X","abstract":"Identification of the taxonomic origin of a DNA sequence is crucial for many sequencing projects, e.g. metagenomics studies, identification of contaminations in whole genome sequencing projects and filtering of organisms of interest in marker-gene based community analyses. Last common ancestor algorithms are powerful approaches to estimate the taxonomy of a given sequence and have been widely used for classification of next-generation sequencing (NGS) reads, also known as 2nd generation sequencing reads. Here, we present BASTA (https://github.com/timkahlke/BASTA), a basic sequence taxonomy annotator, which extends last common ancestor estimations from sequencing reads to any kind of nucleotide or amino acid sequence utilizing NCBI taxonomies of user-defined best hits. BASTA can be configured to use the output of many common sequence comparison tools, e.g. BLAST and Diamond, in conjunction with either provided or user-defined target sequence databases.","author":[{"dropping-particle":"","family":"Kahlke","given":"Tim","non-dropping-particle":"","parse-names":false,"suffix":""},{"dropping-particle":"","family":"Ralph","given":"Peter J.","non-dropping-particle":"","parse-names":false,"suffix":""}],"container-title":"Methods in Ecology and Evolution","id":"ITEM-1","issue":"1","issued":{"date-parts":[["2019"]]},"page":"100-103","title":"BASTA – Taxonomic classification of sequences and sequence bins using last common ancestor estimations","type":"article-journal","volume":"10"},"uris":["http://www.mendeley.com/documents/?uuid=47829673-8114-41d6-9737-c36bc9068b21"]}],"mendeley":{"formattedCitation":"(Kahlke and Ralph, 2019)","plainTextFormattedCitation":"(Kahlke and Ralph, 2019)","previouslyFormattedCitation":"(Kahlke and Ralph, 2019)"},"properties":{"noteIndex":0},"schema":"https://github.com/citation-style-language/schema/raw/master/csl-citation.json"}</w:instrText>
      </w:r>
      <w:r w:rsidR="00064413">
        <w:fldChar w:fldCharType="separate"/>
      </w:r>
      <w:r w:rsidR="00064413" w:rsidRPr="00064413">
        <w:rPr>
          <w:noProof/>
        </w:rPr>
        <w:t>(Kahlke and Ralph, 2019)</w:t>
      </w:r>
      <w:r w:rsidR="00064413">
        <w:fldChar w:fldCharType="end"/>
      </w:r>
      <w:r w:rsidR="008D510C">
        <w:t xml:space="preserve">: </w:t>
      </w:r>
      <w:r w:rsidR="00BC1CA9">
        <w:t>filtering</w:t>
      </w:r>
      <w:r w:rsidR="008D510C">
        <w:t xml:space="preserve"> out </w:t>
      </w:r>
      <w:r w:rsidR="008A2E90">
        <w:t xml:space="preserve">taxonomy </w:t>
      </w:r>
      <w:r w:rsidR="008D510C">
        <w:t xml:space="preserve">hits below a </w:t>
      </w:r>
      <w:proofErr w:type="spellStart"/>
      <w:r w:rsidR="008D510C">
        <w:t>bitscore</w:t>
      </w:r>
      <w:proofErr w:type="spellEnd"/>
      <w:r w:rsidR="008D510C">
        <w:t xml:space="preserve"> of 155</w:t>
      </w:r>
      <w:r w:rsidR="00064413">
        <w:t xml:space="preserve"> and an </w:t>
      </w:r>
      <w:r w:rsidR="00064413" w:rsidRPr="00064413">
        <w:t xml:space="preserve">alignment length </w:t>
      </w:r>
      <w:r w:rsidR="00064413">
        <w:t xml:space="preserve">of </w:t>
      </w:r>
      <w:r w:rsidR="00064413" w:rsidRPr="00064413">
        <w:t>100</w:t>
      </w:r>
      <w:r w:rsidR="008D510C">
        <w:t>, only keep</w:t>
      </w:r>
      <w:r w:rsidR="00BC1CA9">
        <w:t>ing</w:t>
      </w:r>
      <w:r w:rsidR="008D510C">
        <w:t xml:space="preserve"> </w:t>
      </w:r>
      <w:r w:rsidR="008A2E90">
        <w:t xml:space="preserve">taxonomy </w:t>
      </w:r>
      <w:r w:rsidR="008D510C">
        <w:t xml:space="preserve">hits within 2% of the best </w:t>
      </w:r>
      <w:proofErr w:type="spellStart"/>
      <w:r w:rsidR="008D510C">
        <w:t>bitscore</w:t>
      </w:r>
      <w:proofErr w:type="spellEnd"/>
      <w:r w:rsidR="008D510C">
        <w:t xml:space="preserve"> of each sequence, appl</w:t>
      </w:r>
      <w:r w:rsidR="00BC1CA9">
        <w:t>ying</w:t>
      </w:r>
      <w:r w:rsidR="008D510C">
        <w:t xml:space="preserve"> a cut-off for taxonomic ranks based on </w:t>
      </w:r>
      <w:r w:rsidR="00776123">
        <w:t xml:space="preserve">BLAST </w:t>
      </w:r>
      <w:proofErr w:type="spellStart"/>
      <w:r w:rsidR="008D510C">
        <w:t>pident</w:t>
      </w:r>
      <w:proofErr w:type="spellEnd"/>
      <w:r w:rsidR="008D510C">
        <w:t xml:space="preserve"> values</w:t>
      </w:r>
      <w:r w:rsidR="00BC1CA9">
        <w:t xml:space="preserve"> (species: 99%, genus: 97%, family: 95%, order: 90%, class: 85%, phylum: 80%)</w:t>
      </w:r>
      <w:r w:rsidR="008D510C">
        <w:t>, and identif</w:t>
      </w:r>
      <w:r w:rsidR="00BC1CA9">
        <w:t>ying</w:t>
      </w:r>
      <w:r w:rsidR="008D510C">
        <w:t xml:space="preserve"> the </w:t>
      </w:r>
      <w:r w:rsidR="008A2E90">
        <w:t>LCA</w:t>
      </w:r>
      <w:r w:rsidR="00776123">
        <w:t>.</w:t>
      </w:r>
    </w:p>
    <w:p w14:paraId="5494EAA5" w14:textId="6A4E476F" w:rsidR="00776123" w:rsidRDefault="00776123" w:rsidP="007A090D">
      <w:pPr>
        <w:spacing w:line="360" w:lineRule="auto"/>
        <w:ind w:firstLine="720"/>
        <w:jc w:val="both"/>
      </w:pPr>
      <w:r>
        <w:t xml:space="preserve">To be able to compare the </w:t>
      </w:r>
      <w:r w:rsidR="005D3984">
        <w:t>taxonomic annotation</w:t>
      </w:r>
      <w:r>
        <w:t xml:space="preserve"> results </w:t>
      </w:r>
      <w:r w:rsidR="007A090D">
        <w:t>based on</w:t>
      </w:r>
      <w:r>
        <w:t xml:space="preserve"> SILVA and NCBI </w:t>
      </w:r>
      <w:proofErr w:type="spellStart"/>
      <w:r>
        <w:t>nt</w:t>
      </w:r>
      <w:proofErr w:type="spellEnd"/>
      <w:r>
        <w:t xml:space="preserve">, we standardized the taxonomy by translating </w:t>
      </w:r>
      <w:r w:rsidR="00BB580A">
        <w:t>the taxonomy of all</w:t>
      </w:r>
      <w:r>
        <w:t xml:space="preserve"> SILVA hits into NCBI </w:t>
      </w:r>
      <w:r w:rsidR="00BB580A">
        <w:t>taxonomy</w:t>
      </w:r>
      <w:r>
        <w:t>.</w:t>
      </w:r>
    </w:p>
    <w:p w14:paraId="4799A662" w14:textId="77777777" w:rsidR="00BB580A" w:rsidRDefault="00BB580A" w:rsidP="00AF7EB1">
      <w:pPr>
        <w:spacing w:line="360" w:lineRule="auto"/>
        <w:ind w:firstLine="720"/>
        <w:jc w:val="both"/>
      </w:pPr>
    </w:p>
    <w:p w14:paraId="4E4C1D11" w14:textId="615B236A" w:rsidR="00AF7EB1" w:rsidRDefault="008D510C" w:rsidP="00AF7EB1">
      <w:pPr>
        <w:spacing w:line="360" w:lineRule="auto"/>
        <w:ind w:firstLine="720"/>
        <w:jc w:val="both"/>
      </w:pPr>
      <w:r>
        <w:t xml:space="preserve">We generated a </w:t>
      </w:r>
      <w:r w:rsidR="00F8008F">
        <w:t>script to run</w:t>
      </w:r>
      <w:r w:rsidR="006D52A2">
        <w:t xml:space="preserve"> pipeline</w:t>
      </w:r>
      <w:r w:rsidR="00BB580A">
        <w:t>s</w:t>
      </w:r>
      <w:r w:rsidR="006D52A2">
        <w:t xml:space="preserve"> for </w:t>
      </w:r>
      <w:r>
        <w:t xml:space="preserve">all </w:t>
      </w:r>
      <w:r w:rsidR="00EA3041">
        <w:t xml:space="preserve">possible </w:t>
      </w:r>
      <w:r>
        <w:t>combinations of steps and programs</w:t>
      </w:r>
      <w:r w:rsidR="00CC5E77">
        <w:t xml:space="preserve"> (1</w:t>
      </w:r>
      <w:r w:rsidR="008A2E90">
        <w:t>,</w:t>
      </w:r>
      <w:r w:rsidR="00CC5E77">
        <w:t>536</w:t>
      </w:r>
      <w:r w:rsidR="00F8008F">
        <w:t xml:space="preserve"> pipelines</w:t>
      </w:r>
      <w:r w:rsidR="00CC5E77">
        <w:t>)</w:t>
      </w:r>
      <w:r w:rsidR="00EA3041">
        <w:t>. T</w:t>
      </w:r>
      <w:r>
        <w:t xml:space="preserve">he full code </w:t>
      </w:r>
      <w:r w:rsidR="00EA3041">
        <w:t xml:space="preserve">including </w:t>
      </w:r>
      <w:r w:rsidR="00776123">
        <w:t xml:space="preserve">the scripts for translating SILVA taxonomy to NCBI </w:t>
      </w:r>
      <w:r w:rsidR="00BB580A">
        <w:t>taxonomy</w:t>
      </w:r>
      <w:r w:rsidR="00BC1CA9">
        <w:t xml:space="preserve">, </w:t>
      </w:r>
      <w:r w:rsidR="004A146F">
        <w:t>for creating SILVA BLAST and kraken2 databases</w:t>
      </w:r>
      <w:r w:rsidR="00776123">
        <w:t>,</w:t>
      </w:r>
      <w:r w:rsidR="00BC1CA9">
        <w:t xml:space="preserve"> and for filtering BLAST results</w:t>
      </w:r>
      <w:r>
        <w:t xml:space="preserve"> </w:t>
      </w:r>
      <w:r w:rsidR="006D52A2">
        <w:t xml:space="preserve">based on CREST and BASTA </w:t>
      </w:r>
      <w:r w:rsidR="00776123">
        <w:t>are</w:t>
      </w:r>
      <w:r>
        <w:t xml:space="preserve"> available on GitHub (</w:t>
      </w:r>
      <w:r w:rsidRPr="00124D78">
        <w:rPr>
          <w:highlight w:val="yellow"/>
        </w:rPr>
        <w:t>XXX</w:t>
      </w:r>
      <w:r>
        <w:t>).</w:t>
      </w:r>
      <w:r w:rsidR="00CC5E77">
        <w:t xml:space="preserve"> </w:t>
      </w:r>
      <w:r w:rsidR="00AF7EB1">
        <w:t xml:space="preserve">Each pipeline resulted in a </w:t>
      </w:r>
      <w:r w:rsidR="00CC5E77">
        <w:t>table</w:t>
      </w:r>
      <w:r w:rsidR="00AF7EB1">
        <w:t xml:space="preserve"> </w:t>
      </w:r>
      <w:r w:rsidR="00BB580A">
        <w:t>showing</w:t>
      </w:r>
      <w:r w:rsidR="00AF7EB1">
        <w:t xml:space="preserve"> </w:t>
      </w:r>
      <w:r w:rsidR="00AF7EB1">
        <w:lastRenderedPageBreak/>
        <w:t>assembled scaffold</w:t>
      </w:r>
      <w:r w:rsidR="00BB580A">
        <w:t xml:space="preserve"> IDs and sequences</w:t>
      </w:r>
      <w:r w:rsidR="00AF7EB1">
        <w:t xml:space="preserve">, </w:t>
      </w:r>
      <w:r w:rsidR="00BB580A">
        <w:t xml:space="preserve">their </w:t>
      </w:r>
      <w:r w:rsidR="00AF7EB1">
        <w:t xml:space="preserve">taxonomic annotations, and </w:t>
      </w:r>
      <w:r w:rsidR="00BB580A">
        <w:t xml:space="preserve">their </w:t>
      </w:r>
      <w:r w:rsidR="00AF7EB1">
        <w:t>absolute read counts</w:t>
      </w:r>
      <w:r w:rsidR="00BB580A">
        <w:t>.</w:t>
      </w:r>
    </w:p>
    <w:p w14:paraId="0032DBBE" w14:textId="25A8D0AD" w:rsidR="000813BC" w:rsidRDefault="00BD2A42" w:rsidP="000813BC">
      <w:pPr>
        <w:keepNext/>
        <w:spacing w:line="360" w:lineRule="auto"/>
      </w:pPr>
      <w:r>
        <w:rPr>
          <w:noProof/>
        </w:rPr>
        <w:drawing>
          <wp:inline distT="0" distB="0" distL="0" distR="0" wp14:anchorId="585A43A7" wp14:editId="71C5F400">
            <wp:extent cx="5436066" cy="6944342"/>
            <wp:effectExtent l="0" t="0" r="0"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9133" cy="6973810"/>
                    </a:xfrm>
                    <a:prstGeom prst="rect">
                      <a:avLst/>
                    </a:prstGeom>
                  </pic:spPr>
                </pic:pic>
              </a:graphicData>
            </a:graphic>
          </wp:inline>
        </w:drawing>
      </w:r>
    </w:p>
    <w:p w14:paraId="2BCA49CD" w14:textId="6DBDAA45" w:rsidR="00D011B0" w:rsidRPr="00D011B0" w:rsidRDefault="000813BC" w:rsidP="00D011B0">
      <w:pPr>
        <w:pStyle w:val="Caption"/>
      </w:pPr>
      <w:r>
        <w:t xml:space="preserve">Figure </w:t>
      </w:r>
      <w:fldSimple w:instr=" SEQ Figure \* ARABIC ">
        <w:r>
          <w:rPr>
            <w:noProof/>
          </w:rPr>
          <w:t>2</w:t>
        </w:r>
      </w:fldSimple>
      <w:r>
        <w:t xml:space="preserve">: </w:t>
      </w:r>
      <w:r w:rsidR="00DC22C5">
        <w:t>S</w:t>
      </w:r>
      <w:r>
        <w:t>ummary</w:t>
      </w:r>
      <w:r w:rsidR="00DC22C5">
        <w:t xml:space="preserve"> of the steps and tools used to process the sequencing data. Each combination of tools </w:t>
      </w:r>
      <w:r w:rsidR="00AB523C">
        <w:t xml:space="preserve">is referred to as a pipeline, resulting in 1,536 pipelines. The combination of each pipeline and </w:t>
      </w:r>
      <w:r w:rsidR="00050BEA">
        <w:t>sequencing type</w:t>
      </w:r>
      <w:r w:rsidR="00AB523C">
        <w:t xml:space="preserve"> (metagenomics and total RNA-seq) is referred to as a </w:t>
      </w:r>
      <w:r w:rsidR="00AB523C">
        <w:lastRenderedPageBreak/>
        <w:t xml:space="preserve">workflow, resulting in 3,072 workflows that were applied to each sample set (mock community and display tank). Note that </w:t>
      </w:r>
      <w:r w:rsidR="00D011B0">
        <w:t xml:space="preserve">in step 3, </w:t>
      </w:r>
      <w:r w:rsidR="00AB523C">
        <w:t xml:space="preserve">some assemblers are DNA-optimized and some RNA-optimized, yet </w:t>
      </w:r>
      <w:r w:rsidR="00D011B0">
        <w:t>we tested all</w:t>
      </w:r>
      <w:r w:rsidR="00AB523C">
        <w:t xml:space="preserve"> on both metagenomics and total RNA-Seq data</w:t>
      </w:r>
      <w:r w:rsidR="00D011B0">
        <w:t>. We chose this approach</w:t>
      </w:r>
      <w:r w:rsidR="00AB523C">
        <w:t xml:space="preserve"> since total RNA</w:t>
      </w:r>
      <w:r w:rsidR="00D011B0">
        <w:t>-Seq</w:t>
      </w:r>
      <w:r w:rsidR="00AB523C">
        <w:t xml:space="preserve"> </w:t>
      </w:r>
      <w:r w:rsidR="00D011B0">
        <w:t xml:space="preserve">read composition is different from traditional metatranscriptomics read composition, and we wanted to test how both assembler types deal with this </w:t>
      </w:r>
      <w:r w:rsidR="00BE1185">
        <w:t>specific</w:t>
      </w:r>
      <w:r w:rsidR="00D011B0">
        <w:t xml:space="preserve"> read composition.</w:t>
      </w:r>
    </w:p>
    <w:p w14:paraId="11197D7E" w14:textId="77777777" w:rsidR="00D011B0" w:rsidRDefault="00D011B0" w:rsidP="00E05CD2">
      <w:pPr>
        <w:spacing w:line="360" w:lineRule="auto"/>
        <w:rPr>
          <w:i/>
          <w:iCs/>
        </w:rPr>
      </w:pPr>
    </w:p>
    <w:p w14:paraId="46CD1229" w14:textId="141F5556" w:rsidR="00776123" w:rsidRDefault="00776123" w:rsidP="00E05CD2">
      <w:pPr>
        <w:spacing w:line="360" w:lineRule="auto"/>
        <w:rPr>
          <w:i/>
          <w:iCs/>
        </w:rPr>
      </w:pPr>
      <w:r w:rsidRPr="00776123">
        <w:rPr>
          <w:i/>
          <w:iCs/>
        </w:rPr>
        <w:t>Statistical evaluation</w:t>
      </w:r>
    </w:p>
    <w:p w14:paraId="56E73E7C" w14:textId="6579A23E" w:rsidR="00A26B16" w:rsidRDefault="00031DA9" w:rsidP="00A21290">
      <w:pPr>
        <w:spacing w:line="360" w:lineRule="auto"/>
        <w:ind w:firstLine="720"/>
        <w:jc w:val="both"/>
      </w:pPr>
      <w:r>
        <w:t>For the statistical evaluation, a</w:t>
      </w:r>
      <w:r w:rsidR="00CC5E77">
        <w:t xml:space="preserve">ll tables were further processed in </w:t>
      </w:r>
      <w:r w:rsidR="00CC5E77" w:rsidRPr="00A26B16">
        <w:rPr>
          <w:highlight w:val="yellow"/>
        </w:rPr>
        <w:t>R (</w:t>
      </w:r>
      <w:r w:rsidR="00CC5E77" w:rsidRPr="002D5A57">
        <w:rPr>
          <w:highlight w:val="yellow"/>
        </w:rPr>
        <w:t>VERSION</w:t>
      </w:r>
      <w:r w:rsidR="00CC5E77">
        <w:t>).</w:t>
      </w:r>
      <w:r w:rsidR="00A26B16">
        <w:t xml:space="preserve"> </w:t>
      </w:r>
      <w:r w:rsidR="0095599E">
        <w:t>Our first objective was to</w:t>
      </w:r>
      <w:r w:rsidR="00A21290">
        <w:t xml:space="preserve"> statistically evaluate </w:t>
      </w:r>
      <w:r w:rsidR="00F84832">
        <w:t xml:space="preserve">the performance of </w:t>
      </w:r>
      <w:r w:rsidR="00A21290">
        <w:t xml:space="preserve">our </w:t>
      </w:r>
      <w:r>
        <w:t>workflows</w:t>
      </w:r>
      <w:r w:rsidR="0095599E">
        <w:t xml:space="preserve"> </w:t>
      </w:r>
      <w:r w:rsidR="00A26B16">
        <w:t xml:space="preserve">(that is, the combination of each pipeline and sequencing type (metagenomics or total RNA-Seq)) </w:t>
      </w:r>
      <w:r w:rsidR="0095599E">
        <w:t xml:space="preserve">on the mock community samples. </w:t>
      </w:r>
    </w:p>
    <w:p w14:paraId="4A28E398" w14:textId="4BDCFB8C" w:rsidR="00DD61B9" w:rsidRDefault="00A26B16" w:rsidP="00A21290">
      <w:pPr>
        <w:spacing w:line="360" w:lineRule="auto"/>
        <w:ind w:firstLine="720"/>
        <w:jc w:val="both"/>
      </w:pPr>
      <w:r>
        <w:t>Therefore, we first summarized scaffolds with identical taxonomic annotation by summarizing their read counts. Then</w:t>
      </w:r>
      <w:r w:rsidR="0095599E">
        <w:t xml:space="preserve">, </w:t>
      </w:r>
      <w:r w:rsidR="0095599E" w:rsidRPr="00A26B16">
        <w:rPr>
          <w:highlight w:val="yellow"/>
        </w:rPr>
        <w:t>we calculated</w:t>
      </w:r>
      <w:r w:rsidR="00AF7EB1" w:rsidRPr="00A26B16">
        <w:rPr>
          <w:highlight w:val="yellow"/>
        </w:rPr>
        <w:t xml:space="preserve"> </w:t>
      </w:r>
      <w:r w:rsidR="00984070" w:rsidRPr="00A26B16">
        <w:rPr>
          <w:highlight w:val="yellow"/>
        </w:rPr>
        <w:t xml:space="preserve">both </w:t>
      </w:r>
      <w:r w:rsidR="00AF7EB1" w:rsidRPr="00A26B16">
        <w:rPr>
          <w:highlight w:val="yellow"/>
        </w:rPr>
        <w:t xml:space="preserve">accuracy and precision </w:t>
      </w:r>
      <w:r w:rsidR="00984070" w:rsidRPr="00A26B16">
        <w:rPr>
          <w:highlight w:val="yellow"/>
        </w:rPr>
        <w:t xml:space="preserve">for </w:t>
      </w:r>
      <w:r w:rsidR="00CC5E77" w:rsidRPr="00A26B16">
        <w:rPr>
          <w:highlight w:val="yellow"/>
        </w:rPr>
        <w:t>each</w:t>
      </w:r>
      <w:r w:rsidR="00AF7EB1" w:rsidRPr="00A26B16">
        <w:rPr>
          <w:highlight w:val="yellow"/>
        </w:rPr>
        <w:t xml:space="preserve"> pipeline</w:t>
      </w:r>
      <w:r w:rsidR="00E04522" w:rsidRPr="00A26B16">
        <w:rPr>
          <w:highlight w:val="yellow"/>
        </w:rPr>
        <w:t xml:space="preserve"> </w:t>
      </w:r>
      <w:r w:rsidR="00984070" w:rsidRPr="00A26B16">
        <w:rPr>
          <w:highlight w:val="yellow"/>
        </w:rPr>
        <w:t>utilized for the</w:t>
      </w:r>
      <w:r w:rsidR="00E04522" w:rsidRPr="00A26B16">
        <w:rPr>
          <w:highlight w:val="yellow"/>
        </w:rPr>
        <w:t xml:space="preserve"> </w:t>
      </w:r>
      <w:r w:rsidR="005F4FAF" w:rsidRPr="00A26B16">
        <w:rPr>
          <w:highlight w:val="yellow"/>
        </w:rPr>
        <w:t xml:space="preserve">metagenomics and total RNA-Seq </w:t>
      </w:r>
      <w:r w:rsidR="00E04522" w:rsidRPr="00A26B16">
        <w:rPr>
          <w:highlight w:val="yellow"/>
        </w:rPr>
        <w:t>samples</w:t>
      </w:r>
      <w:r w:rsidR="00AF7EB1" w:rsidRPr="00A26B16">
        <w:rPr>
          <w:highlight w:val="yellow"/>
        </w:rPr>
        <w:t>.</w:t>
      </w:r>
      <w:r w:rsidR="00984070" w:rsidRPr="00A26B16">
        <w:rPr>
          <w:highlight w:val="yellow"/>
        </w:rPr>
        <w:t xml:space="preserve"> A</w:t>
      </w:r>
      <w:r w:rsidR="002D5A57" w:rsidRPr="00A26B16">
        <w:rPr>
          <w:highlight w:val="yellow"/>
        </w:rPr>
        <w:t>ccuracy</w:t>
      </w:r>
      <w:r w:rsidR="00984070" w:rsidRPr="00A26B16">
        <w:rPr>
          <w:highlight w:val="yellow"/>
        </w:rPr>
        <w:t xml:space="preserve"> was calculated using</w:t>
      </w:r>
      <w:r w:rsidR="002D5A57" w:rsidRPr="00A26B16">
        <w:rPr>
          <w:highlight w:val="yellow"/>
        </w:rPr>
        <w:t xml:space="preserve"> Chi-</w:t>
      </w:r>
      <w:r w:rsidR="00A21290" w:rsidRPr="00A26B16">
        <w:rPr>
          <w:highlight w:val="yellow"/>
        </w:rPr>
        <w:t>s</w:t>
      </w:r>
      <w:r w:rsidR="002D5A57" w:rsidRPr="00A26B16">
        <w:rPr>
          <w:highlight w:val="yellow"/>
        </w:rPr>
        <w:t xml:space="preserve">quare tests for each </w:t>
      </w:r>
      <w:r w:rsidR="00031DA9" w:rsidRPr="00A26B16">
        <w:rPr>
          <w:highlight w:val="yellow"/>
        </w:rPr>
        <w:t>workflow</w:t>
      </w:r>
      <w:r w:rsidR="002D5A57" w:rsidRPr="00A26B16">
        <w:rPr>
          <w:highlight w:val="yellow"/>
        </w:rPr>
        <w:t xml:space="preserve">, </w:t>
      </w:r>
      <w:proofErr w:type="gramStart"/>
      <w:r w:rsidR="002D5A57" w:rsidRPr="00A26B16">
        <w:rPr>
          <w:highlight w:val="yellow"/>
        </w:rPr>
        <w:t>taking into account</w:t>
      </w:r>
      <w:proofErr w:type="gramEnd"/>
      <w:r w:rsidR="002D5A57" w:rsidRPr="00A26B16">
        <w:rPr>
          <w:highlight w:val="yellow"/>
        </w:rPr>
        <w:t xml:space="preserve"> </w:t>
      </w:r>
      <w:r w:rsidR="00900C66" w:rsidRPr="00A26B16">
        <w:rPr>
          <w:highlight w:val="yellow"/>
        </w:rPr>
        <w:t xml:space="preserve">the </w:t>
      </w:r>
      <w:r w:rsidR="002D5A57" w:rsidRPr="00A26B16">
        <w:rPr>
          <w:highlight w:val="yellow"/>
        </w:rPr>
        <w:t xml:space="preserve">observed and expected abundance of each </w:t>
      </w:r>
      <w:commentRangeStart w:id="13"/>
      <w:r w:rsidR="002D5A57" w:rsidRPr="00A26B16">
        <w:rPr>
          <w:highlight w:val="yellow"/>
        </w:rPr>
        <w:t>species</w:t>
      </w:r>
      <w:commentRangeEnd w:id="13"/>
      <w:r w:rsidR="00AE12A8" w:rsidRPr="00A26B16">
        <w:rPr>
          <w:rStyle w:val="CommentReference"/>
          <w:highlight w:val="yellow"/>
        </w:rPr>
        <w:commentReference w:id="13"/>
      </w:r>
      <w:r w:rsidR="002D5A57" w:rsidRPr="00A26B16">
        <w:rPr>
          <w:highlight w:val="yellow"/>
        </w:rPr>
        <w:t xml:space="preserve"> in the mock community</w:t>
      </w:r>
      <w:r w:rsidR="00A21290" w:rsidRPr="00A26B16">
        <w:rPr>
          <w:highlight w:val="yellow"/>
        </w:rPr>
        <w:t xml:space="preserve"> and additional, </w:t>
      </w:r>
      <w:r w:rsidR="00900C66" w:rsidRPr="00A26B16">
        <w:rPr>
          <w:highlight w:val="yellow"/>
        </w:rPr>
        <w:t>false-positive</w:t>
      </w:r>
      <w:r w:rsidR="00A21290" w:rsidRPr="00A26B16">
        <w:rPr>
          <w:highlight w:val="yellow"/>
        </w:rPr>
        <w:t xml:space="preserve"> species that </w:t>
      </w:r>
      <w:r w:rsidR="00984070" w:rsidRPr="00A26B16">
        <w:rPr>
          <w:highlight w:val="yellow"/>
        </w:rPr>
        <w:t xml:space="preserve">could have been </w:t>
      </w:r>
      <w:r w:rsidR="00A21290" w:rsidRPr="00A26B16">
        <w:rPr>
          <w:highlight w:val="yellow"/>
        </w:rPr>
        <w:t>introduced through the pipeline</w:t>
      </w:r>
      <w:r w:rsidR="00031DA9" w:rsidRPr="00A26B16">
        <w:rPr>
          <w:highlight w:val="yellow"/>
        </w:rPr>
        <w:t>s</w:t>
      </w:r>
      <w:r w:rsidR="002D5A57" w:rsidRPr="00A26B16">
        <w:rPr>
          <w:highlight w:val="yellow"/>
        </w:rPr>
        <w:t xml:space="preserve">. </w:t>
      </w:r>
      <w:commentRangeStart w:id="14"/>
      <w:r w:rsidR="002D5A57" w:rsidRPr="00A26B16">
        <w:rPr>
          <w:highlight w:val="yellow"/>
        </w:rPr>
        <w:t xml:space="preserve">The expected abundance </w:t>
      </w:r>
      <w:r w:rsidR="00A21290" w:rsidRPr="00A26B16">
        <w:rPr>
          <w:highlight w:val="yellow"/>
        </w:rPr>
        <w:t>of</w:t>
      </w:r>
      <w:r w:rsidR="002D5A57" w:rsidRPr="00A26B16">
        <w:rPr>
          <w:highlight w:val="yellow"/>
        </w:rPr>
        <w:t xml:space="preserve"> each species </w:t>
      </w:r>
      <w:r w:rsidR="00A21290" w:rsidRPr="00A26B16">
        <w:rPr>
          <w:highlight w:val="yellow"/>
        </w:rPr>
        <w:t xml:space="preserve">in the mock community </w:t>
      </w:r>
      <w:r w:rsidR="002D5A57" w:rsidRPr="00A26B16">
        <w:rPr>
          <w:highlight w:val="yellow"/>
        </w:rPr>
        <w:t xml:space="preserve">was </w:t>
      </w:r>
      <w:r w:rsidR="00984070" w:rsidRPr="00A26B16">
        <w:rPr>
          <w:highlight w:val="yellow"/>
        </w:rPr>
        <w:t xml:space="preserve">independently </w:t>
      </w:r>
      <w:r w:rsidR="002D5A57" w:rsidRPr="00A26B16">
        <w:rPr>
          <w:highlight w:val="yellow"/>
        </w:rPr>
        <w:t xml:space="preserve">determined for each sample by multiplying the total </w:t>
      </w:r>
      <w:r w:rsidR="00A21290" w:rsidRPr="00A26B16">
        <w:rPr>
          <w:highlight w:val="yellow"/>
        </w:rPr>
        <w:t xml:space="preserve">number of reads </w:t>
      </w:r>
      <w:r w:rsidR="002D5A57" w:rsidRPr="00A26B16">
        <w:rPr>
          <w:highlight w:val="yellow"/>
        </w:rPr>
        <w:t xml:space="preserve">of each sample with the relative cell </w:t>
      </w:r>
      <w:r w:rsidR="00984070" w:rsidRPr="00A26B16">
        <w:rPr>
          <w:highlight w:val="yellow"/>
        </w:rPr>
        <w:t>abundance</w:t>
      </w:r>
      <w:r w:rsidR="002D5A57" w:rsidRPr="00A26B16">
        <w:rPr>
          <w:highlight w:val="yellow"/>
        </w:rPr>
        <w:t xml:space="preserve"> </w:t>
      </w:r>
      <w:r w:rsidR="00A21290" w:rsidRPr="00A26B16">
        <w:rPr>
          <w:highlight w:val="yellow"/>
        </w:rPr>
        <w:t xml:space="preserve">of each species </w:t>
      </w:r>
      <w:r w:rsidR="002D5A57" w:rsidRPr="00A26B16">
        <w:rPr>
          <w:highlight w:val="yellow"/>
        </w:rPr>
        <w:t>given in Tab. 1</w:t>
      </w:r>
      <w:commentRangeEnd w:id="14"/>
      <w:r w:rsidR="00A026FA" w:rsidRPr="00A26B16">
        <w:rPr>
          <w:rStyle w:val="CommentReference"/>
          <w:highlight w:val="yellow"/>
        </w:rPr>
        <w:commentReference w:id="14"/>
      </w:r>
      <w:r w:rsidR="002D5A57" w:rsidRPr="00A26B16">
        <w:rPr>
          <w:highlight w:val="yellow"/>
        </w:rPr>
        <w:t xml:space="preserve">. </w:t>
      </w:r>
      <w:r w:rsidR="00A21290" w:rsidRPr="00A26B16">
        <w:rPr>
          <w:highlight w:val="yellow"/>
        </w:rPr>
        <w:t>Species that were introduced through the pipeline</w:t>
      </w:r>
      <w:r w:rsidR="00031DA9" w:rsidRPr="00A26B16">
        <w:rPr>
          <w:highlight w:val="yellow"/>
        </w:rPr>
        <w:t>s</w:t>
      </w:r>
      <w:r w:rsidR="00A21290" w:rsidRPr="00A26B16">
        <w:rPr>
          <w:highlight w:val="yellow"/>
        </w:rPr>
        <w:t xml:space="preserve"> were assigned with an expected abundance of 0. </w:t>
      </w:r>
      <w:r w:rsidR="002D5A57" w:rsidRPr="00A26B16">
        <w:rPr>
          <w:highlight w:val="yellow"/>
        </w:rPr>
        <w:t xml:space="preserve">The observed abundance </w:t>
      </w:r>
      <w:r w:rsidR="00A21290" w:rsidRPr="00A26B16">
        <w:rPr>
          <w:highlight w:val="yellow"/>
        </w:rPr>
        <w:t xml:space="preserve">of each species </w:t>
      </w:r>
      <w:r w:rsidR="00984070" w:rsidRPr="00A26B16">
        <w:rPr>
          <w:highlight w:val="yellow"/>
        </w:rPr>
        <w:t xml:space="preserve">is </w:t>
      </w:r>
      <w:r w:rsidR="00A21290" w:rsidRPr="00A26B16">
        <w:rPr>
          <w:highlight w:val="yellow"/>
        </w:rPr>
        <w:t>given by the</w:t>
      </w:r>
      <w:r w:rsidR="00DD61B9" w:rsidRPr="00A26B16">
        <w:rPr>
          <w:highlight w:val="yellow"/>
        </w:rPr>
        <w:t>ir</w:t>
      </w:r>
      <w:r w:rsidR="00A21290" w:rsidRPr="00A26B16">
        <w:rPr>
          <w:highlight w:val="yellow"/>
        </w:rPr>
        <w:t xml:space="preserve"> absolute read count</w:t>
      </w:r>
      <w:r w:rsidR="00DD61B9" w:rsidRPr="00A26B16">
        <w:rPr>
          <w:highlight w:val="yellow"/>
        </w:rPr>
        <w:t xml:space="preserve"> </w:t>
      </w:r>
      <w:r w:rsidR="00A30EC5" w:rsidRPr="00A26B16">
        <w:rPr>
          <w:highlight w:val="yellow"/>
        </w:rPr>
        <w:t>for each workflow</w:t>
      </w:r>
      <w:r w:rsidR="00DD61B9" w:rsidRPr="00A26B16">
        <w:rPr>
          <w:highlight w:val="yellow"/>
        </w:rPr>
        <w:t>.</w:t>
      </w:r>
      <w:r w:rsidR="00984070" w:rsidRPr="00A26B16">
        <w:rPr>
          <w:highlight w:val="yellow"/>
        </w:rPr>
        <w:t xml:space="preserve"> </w:t>
      </w:r>
      <w:r w:rsidR="00DD61B9" w:rsidRPr="00A26B16">
        <w:rPr>
          <w:highlight w:val="yellow"/>
        </w:rPr>
        <w:t xml:space="preserve">To </w:t>
      </w:r>
      <w:r w:rsidR="0095599E" w:rsidRPr="00A26B16">
        <w:rPr>
          <w:highlight w:val="yellow"/>
        </w:rPr>
        <w:t>calculate</w:t>
      </w:r>
      <w:r w:rsidR="00DD61B9" w:rsidRPr="00A26B16">
        <w:rPr>
          <w:highlight w:val="yellow"/>
        </w:rPr>
        <w:t xml:space="preserve"> precision, we </w:t>
      </w:r>
      <w:r w:rsidR="00984070" w:rsidRPr="00A26B16">
        <w:rPr>
          <w:highlight w:val="yellow"/>
        </w:rPr>
        <w:t xml:space="preserve">determined </w:t>
      </w:r>
      <w:r w:rsidR="00DD61B9" w:rsidRPr="00A26B16">
        <w:rPr>
          <w:highlight w:val="yellow"/>
        </w:rPr>
        <w:t xml:space="preserve">the </w:t>
      </w:r>
      <w:commentRangeStart w:id="15"/>
      <w:r w:rsidR="00712F33" w:rsidRPr="00A26B16">
        <w:rPr>
          <w:highlight w:val="yellow"/>
        </w:rPr>
        <w:t xml:space="preserve">variance </w:t>
      </w:r>
      <w:commentRangeEnd w:id="15"/>
      <w:r w:rsidR="00712F33" w:rsidRPr="00A26B16">
        <w:rPr>
          <w:rStyle w:val="CommentReference"/>
          <w:highlight w:val="yellow"/>
        </w:rPr>
        <w:commentReference w:id="15"/>
      </w:r>
      <w:r w:rsidR="00712F33" w:rsidRPr="00A26B16">
        <w:rPr>
          <w:highlight w:val="yellow"/>
        </w:rPr>
        <w:t xml:space="preserve">of </w:t>
      </w:r>
      <w:r w:rsidR="00DD61B9" w:rsidRPr="00A26B16">
        <w:rPr>
          <w:highlight w:val="yellow"/>
        </w:rPr>
        <w:t xml:space="preserve">each </w:t>
      </w:r>
      <w:r w:rsidR="00031DA9" w:rsidRPr="00A26B16">
        <w:rPr>
          <w:highlight w:val="yellow"/>
        </w:rPr>
        <w:t>workflow</w:t>
      </w:r>
      <w:r w:rsidR="002821DA" w:rsidRPr="00A26B16">
        <w:rPr>
          <w:highlight w:val="yellow"/>
        </w:rPr>
        <w:t xml:space="preserve"> across the three replicates.</w:t>
      </w:r>
    </w:p>
    <w:p w14:paraId="10DAC5B1" w14:textId="7E701517" w:rsidR="00DD61B9" w:rsidRDefault="00DD61B9" w:rsidP="00A21290">
      <w:pPr>
        <w:spacing w:line="360" w:lineRule="auto"/>
        <w:ind w:firstLine="720"/>
        <w:jc w:val="both"/>
      </w:pPr>
      <w:r>
        <w:t xml:space="preserve">We plotted the accuracy of all </w:t>
      </w:r>
      <w:r w:rsidR="00031DA9">
        <w:t>work</w:t>
      </w:r>
      <w:r w:rsidR="00A30EC5">
        <w:t>f</w:t>
      </w:r>
      <w:r w:rsidR="00031DA9">
        <w:t>lows</w:t>
      </w:r>
      <w:r>
        <w:t xml:space="preserve"> against precisio</w:t>
      </w:r>
      <w:r w:rsidR="00F84832">
        <w:t>n</w:t>
      </w:r>
      <w:r w:rsidR="00984070">
        <w:t xml:space="preserve">. We </w:t>
      </w:r>
      <w:r>
        <w:t xml:space="preserve">heuristically </w:t>
      </w:r>
      <w:r w:rsidR="00F84832">
        <w:t>selected</w:t>
      </w:r>
      <w:r>
        <w:t xml:space="preserve"> the </w:t>
      </w:r>
      <w:commentRangeStart w:id="16"/>
      <w:r w:rsidRPr="00F84832">
        <w:rPr>
          <w:highlight w:val="yellow"/>
        </w:rPr>
        <w:t>X</w:t>
      </w:r>
      <w:commentRangeEnd w:id="16"/>
      <w:r w:rsidR="004D66A3">
        <w:rPr>
          <w:rStyle w:val="CommentReference"/>
        </w:rPr>
        <w:commentReference w:id="16"/>
      </w:r>
      <w:r>
        <w:t xml:space="preserve"> </w:t>
      </w:r>
      <w:r w:rsidR="00031DA9">
        <w:t>workflows</w:t>
      </w:r>
      <w:r w:rsidR="00F84832">
        <w:t xml:space="preserve"> that were closest to the optim</w:t>
      </w:r>
      <w:r w:rsidR="00071AA6">
        <w:t>al</w:t>
      </w:r>
      <w:r w:rsidR="00F84832">
        <w:t xml:space="preserve"> performance, i.e., the origin of the plot, and </w:t>
      </w:r>
      <w:r w:rsidR="00071AA6">
        <w:t>determined</w:t>
      </w:r>
      <w:r w:rsidR="00F84832">
        <w:t xml:space="preserve"> them as the best performing </w:t>
      </w:r>
      <w:r w:rsidR="00031DA9">
        <w:t>workflows</w:t>
      </w:r>
      <w:r w:rsidR="00F84832">
        <w:t xml:space="preserve"> for </w:t>
      </w:r>
      <w:r w:rsidR="00984070">
        <w:t xml:space="preserve">our </w:t>
      </w:r>
      <w:r w:rsidR="00F84832">
        <w:t>mock community samples.</w:t>
      </w:r>
    </w:p>
    <w:p w14:paraId="0CDC2451" w14:textId="1E1EEF39" w:rsidR="00440913" w:rsidRPr="00A26B16" w:rsidRDefault="004D66A3" w:rsidP="00A21290">
      <w:pPr>
        <w:spacing w:line="360" w:lineRule="auto"/>
        <w:ind w:firstLine="720"/>
        <w:jc w:val="both"/>
        <w:rPr>
          <w:highlight w:val="yellow"/>
        </w:rPr>
      </w:pPr>
      <w:r>
        <w:t xml:space="preserve">To test if the </w:t>
      </w:r>
      <w:r w:rsidR="00A30EC5">
        <w:t>workflows</w:t>
      </w:r>
      <w:r w:rsidR="001F1F49">
        <w:t xml:space="preserve"> </w:t>
      </w:r>
      <w:r>
        <w:t>that</w:t>
      </w:r>
      <w:r w:rsidR="00F84832">
        <w:t xml:space="preserve"> performed best </w:t>
      </w:r>
      <w:r w:rsidR="00984070">
        <w:t xml:space="preserve">for </w:t>
      </w:r>
      <w:r w:rsidR="00F84832">
        <w:t>the mock communit</w:t>
      </w:r>
      <w:r w:rsidR="00984070">
        <w:t>ies</w:t>
      </w:r>
      <w:r w:rsidR="00F84832">
        <w:t xml:space="preserve"> performed </w:t>
      </w:r>
      <w:r w:rsidR="001F12D3">
        <w:t>similarly</w:t>
      </w:r>
      <w:r w:rsidR="00984070">
        <w:t xml:space="preserve"> </w:t>
      </w:r>
      <w:r w:rsidR="00F84832">
        <w:t xml:space="preserve">well </w:t>
      </w:r>
      <w:r w:rsidR="00984070">
        <w:t xml:space="preserve">for </w:t>
      </w:r>
      <w:r w:rsidR="00F84832">
        <w:t xml:space="preserve">the </w:t>
      </w:r>
      <w:r w:rsidR="00414D8B">
        <w:t>display</w:t>
      </w:r>
      <w:r w:rsidR="00F84832">
        <w:t xml:space="preserve"> tank samples</w:t>
      </w:r>
      <w:r>
        <w:t>, o</w:t>
      </w:r>
      <w:r w:rsidR="00F84832">
        <w:t>ur second objective was to compare the performance o</w:t>
      </w:r>
      <w:r w:rsidR="0095599E">
        <w:t xml:space="preserve">f the selected </w:t>
      </w:r>
      <w:r w:rsidR="00A30EC5">
        <w:t>workflows between the two sample sets (</w:t>
      </w:r>
      <w:r w:rsidR="001F1F49">
        <w:t xml:space="preserve">mock community and </w:t>
      </w:r>
      <w:r w:rsidR="00414D8B">
        <w:t>display tank</w:t>
      </w:r>
      <w:r w:rsidR="00A30EC5">
        <w:t xml:space="preserve"> samples)</w:t>
      </w:r>
      <w:r w:rsidR="0095599E">
        <w:t>.</w:t>
      </w:r>
      <w:r w:rsidR="00984070">
        <w:t xml:space="preserve"> </w:t>
      </w:r>
      <w:r w:rsidR="001F12D3">
        <w:t>Therefore, w</w:t>
      </w:r>
      <w:r w:rsidR="00984070">
        <w:t>e</w:t>
      </w:r>
      <w:r w:rsidR="00F84832">
        <w:t xml:space="preserve"> </w:t>
      </w:r>
      <w:r w:rsidR="00984070" w:rsidRPr="00A26B16">
        <w:rPr>
          <w:highlight w:val="yellow"/>
        </w:rPr>
        <w:t>determined</w:t>
      </w:r>
      <w:r w:rsidR="00F84832" w:rsidRPr="00A26B16">
        <w:rPr>
          <w:highlight w:val="yellow"/>
        </w:rPr>
        <w:t xml:space="preserve"> the </w:t>
      </w:r>
      <w:r w:rsidR="00984070" w:rsidRPr="00A26B16">
        <w:rPr>
          <w:highlight w:val="yellow"/>
        </w:rPr>
        <w:t xml:space="preserve">workflow </w:t>
      </w:r>
      <w:r w:rsidR="00F84832" w:rsidRPr="00A26B16">
        <w:rPr>
          <w:highlight w:val="yellow"/>
        </w:rPr>
        <w:t>precision</w:t>
      </w:r>
      <w:r w:rsidR="0095599E" w:rsidRPr="00A26B16">
        <w:rPr>
          <w:highlight w:val="yellow"/>
        </w:rPr>
        <w:t xml:space="preserve"> for the </w:t>
      </w:r>
      <w:r w:rsidR="00414D8B" w:rsidRPr="00A26B16">
        <w:rPr>
          <w:highlight w:val="yellow"/>
        </w:rPr>
        <w:t>display tank</w:t>
      </w:r>
      <w:r w:rsidR="0095599E" w:rsidRPr="00A26B16">
        <w:rPr>
          <w:highlight w:val="yellow"/>
        </w:rPr>
        <w:t xml:space="preserve"> samples by calculating </w:t>
      </w:r>
      <w:r w:rsidR="00F84832" w:rsidRPr="00A26B16">
        <w:rPr>
          <w:highlight w:val="yellow"/>
        </w:rPr>
        <w:t xml:space="preserve">the </w:t>
      </w:r>
      <w:commentRangeStart w:id="17"/>
      <w:r w:rsidR="00712F33" w:rsidRPr="00A26B16">
        <w:rPr>
          <w:highlight w:val="yellow"/>
        </w:rPr>
        <w:t>variance</w:t>
      </w:r>
      <w:commentRangeEnd w:id="17"/>
      <w:r w:rsidR="00712F33" w:rsidRPr="00A26B16">
        <w:rPr>
          <w:rStyle w:val="CommentReference"/>
          <w:highlight w:val="yellow"/>
        </w:rPr>
        <w:commentReference w:id="17"/>
      </w:r>
      <w:r w:rsidR="00712F33" w:rsidRPr="00A26B16">
        <w:rPr>
          <w:highlight w:val="yellow"/>
        </w:rPr>
        <w:t xml:space="preserve"> </w:t>
      </w:r>
      <w:r w:rsidR="00440913" w:rsidRPr="00A26B16">
        <w:rPr>
          <w:highlight w:val="yellow"/>
        </w:rPr>
        <w:t>across the three replicates.</w:t>
      </w:r>
    </w:p>
    <w:p w14:paraId="38675A69" w14:textId="0438E13E" w:rsidR="0095599E" w:rsidRDefault="0095599E" w:rsidP="00A21290">
      <w:pPr>
        <w:spacing w:line="360" w:lineRule="auto"/>
        <w:ind w:firstLine="720"/>
        <w:jc w:val="both"/>
      </w:pPr>
      <w:r w:rsidRPr="00A26B16">
        <w:rPr>
          <w:highlight w:val="yellow"/>
        </w:rPr>
        <w:lastRenderedPageBreak/>
        <w:t>We plotted the precision</w:t>
      </w:r>
      <w:r w:rsidR="00984070" w:rsidRPr="00A26B16">
        <w:rPr>
          <w:highlight w:val="yellow"/>
        </w:rPr>
        <w:t xml:space="preserve"> </w:t>
      </w:r>
      <w:r w:rsidRPr="00A26B16">
        <w:rPr>
          <w:highlight w:val="yellow"/>
        </w:rPr>
        <w:t>for the mock community samples against t</w:t>
      </w:r>
      <w:r w:rsidR="00984070" w:rsidRPr="00A26B16">
        <w:rPr>
          <w:highlight w:val="yellow"/>
        </w:rPr>
        <w:t xml:space="preserve">he </w:t>
      </w:r>
      <w:r w:rsidRPr="00A26B16">
        <w:rPr>
          <w:highlight w:val="yellow"/>
        </w:rPr>
        <w:t xml:space="preserve">precision for the </w:t>
      </w:r>
      <w:r w:rsidR="00414D8B" w:rsidRPr="00A26B16">
        <w:rPr>
          <w:highlight w:val="yellow"/>
        </w:rPr>
        <w:t>display tank</w:t>
      </w:r>
      <w:r w:rsidRPr="00A26B16">
        <w:rPr>
          <w:highlight w:val="yellow"/>
        </w:rPr>
        <w:t xml:space="preserve"> samples.</w:t>
      </w:r>
      <w:r w:rsidR="008949C6" w:rsidRPr="00A26B16">
        <w:rPr>
          <w:highlight w:val="yellow"/>
        </w:rPr>
        <w:t xml:space="preserve"> </w:t>
      </w:r>
      <w:r w:rsidR="00440913" w:rsidRPr="00A26B16">
        <w:rPr>
          <w:highlight w:val="yellow"/>
        </w:rPr>
        <w:t xml:space="preserve">The </w:t>
      </w:r>
      <w:r w:rsidR="00A30EC5" w:rsidRPr="00A26B16">
        <w:rPr>
          <w:highlight w:val="yellow"/>
        </w:rPr>
        <w:t>workflows</w:t>
      </w:r>
      <w:r w:rsidR="00440913" w:rsidRPr="00A26B16">
        <w:rPr>
          <w:highlight w:val="yellow"/>
        </w:rPr>
        <w:t xml:space="preserve"> whose points fell closest to the identity line of the plot had the highest levels of precision conservation between the two sample </w:t>
      </w:r>
      <w:r w:rsidR="00A30EC5" w:rsidRPr="00A26B16">
        <w:rPr>
          <w:highlight w:val="yellow"/>
        </w:rPr>
        <w:t>sets</w:t>
      </w:r>
      <w:r w:rsidR="008949C6">
        <w:t xml:space="preserve">. We </w:t>
      </w:r>
      <w:r w:rsidR="00900C66">
        <w:t>assumed</w:t>
      </w:r>
      <w:r w:rsidR="008949C6">
        <w:t xml:space="preserve"> that if the precision of a </w:t>
      </w:r>
      <w:r w:rsidR="00A30EC5">
        <w:t>workflow</w:t>
      </w:r>
      <w:r w:rsidR="008949C6">
        <w:t xml:space="preserve"> was conserved between </w:t>
      </w:r>
      <w:r w:rsidR="00984070">
        <w:t>both</w:t>
      </w:r>
      <w:r w:rsidR="008949C6">
        <w:t xml:space="preserve"> sample </w:t>
      </w:r>
      <w:r w:rsidR="00A30EC5">
        <w:t>sets</w:t>
      </w:r>
      <w:r w:rsidR="008949C6">
        <w:t xml:space="preserve">, its accuracy was also conserved. </w:t>
      </w:r>
      <w:r w:rsidR="00984070">
        <w:t>Consequently</w:t>
      </w:r>
      <w:r w:rsidR="008949C6">
        <w:t xml:space="preserve">, we heuristically identified </w:t>
      </w:r>
      <w:r w:rsidR="00440913" w:rsidRPr="00440913">
        <w:rPr>
          <w:highlight w:val="yellow"/>
        </w:rPr>
        <w:t>X</w:t>
      </w:r>
      <w:r w:rsidR="00440913" w:rsidRPr="00440913">
        <w:t xml:space="preserve"> </w:t>
      </w:r>
      <w:r w:rsidR="00A30EC5">
        <w:t>workflows</w:t>
      </w:r>
      <w:r w:rsidR="00440913" w:rsidRPr="00440913">
        <w:t xml:space="preserve"> that had the highest combination of precision and accuracy for both the mock community and </w:t>
      </w:r>
      <w:r w:rsidR="00414D8B">
        <w:t>display tank</w:t>
      </w:r>
      <w:r w:rsidR="00440913" w:rsidRPr="00440913">
        <w:t xml:space="preserve"> samples.</w:t>
      </w:r>
    </w:p>
    <w:p w14:paraId="5A2163EE" w14:textId="0A575F63" w:rsidR="000813BC" w:rsidRDefault="00DD61B9" w:rsidP="000813BC">
      <w:r>
        <w:tab/>
        <w:t xml:space="preserve">The full R code with all pack versions is available as </w:t>
      </w:r>
      <w:proofErr w:type="spellStart"/>
      <w:r>
        <w:t>Jupyter</w:t>
      </w:r>
      <w:proofErr w:type="spellEnd"/>
      <w:r>
        <w:t xml:space="preserve"> Notebook on GitHub (</w:t>
      </w:r>
      <w:r w:rsidRPr="00124D78">
        <w:rPr>
          <w:highlight w:val="yellow"/>
        </w:rPr>
        <w:t>XXX</w:t>
      </w:r>
      <w:r>
        <w:t>).</w:t>
      </w:r>
    </w:p>
    <w:p w14:paraId="1F25ABCD" w14:textId="77777777" w:rsidR="00DD61B9" w:rsidRDefault="00DD61B9" w:rsidP="000813BC"/>
    <w:p w14:paraId="783D67EB" w14:textId="5C9A62B6" w:rsidR="000813BC" w:rsidRDefault="000813BC" w:rsidP="000813BC"/>
    <w:p w14:paraId="7335F8E6" w14:textId="336F9AA8" w:rsidR="00AB1842" w:rsidRDefault="00AB1842" w:rsidP="000813BC">
      <w:r w:rsidRPr="00440913">
        <w:rPr>
          <w:highlight w:val="yellow"/>
        </w:rPr>
        <w:t xml:space="preserve">The other methods we’ll use </w:t>
      </w:r>
      <w:r w:rsidR="00440913" w:rsidRPr="00440913">
        <w:rPr>
          <w:highlight w:val="yellow"/>
        </w:rPr>
        <w:t>(for example PCA) will be</w:t>
      </w:r>
      <w:r w:rsidRPr="00440913">
        <w:rPr>
          <w:highlight w:val="yellow"/>
        </w:rPr>
        <w:t xml:space="preserve"> determined on the go so not possible to describe them here yet</w:t>
      </w:r>
      <w:r w:rsidR="00440913" w:rsidRPr="00440913">
        <w:rPr>
          <w:highlight w:val="yellow"/>
        </w:rPr>
        <w:t xml:space="preserve"> but will be added in the future</w:t>
      </w:r>
    </w:p>
    <w:p w14:paraId="40737A08" w14:textId="77777777" w:rsidR="000803DB" w:rsidRDefault="000803DB"/>
    <w:p w14:paraId="74F7E30F" w14:textId="2B10D977" w:rsidR="00AB1842" w:rsidRDefault="00AB1842">
      <w:r>
        <w:br w:type="page"/>
      </w:r>
    </w:p>
    <w:p w14:paraId="0E602E83" w14:textId="77777777" w:rsidR="005F7CE5" w:rsidRDefault="00776123" w:rsidP="001B2FBE">
      <w:pPr>
        <w:pStyle w:val="Heading1"/>
      </w:pPr>
      <w:r>
        <w:lastRenderedPageBreak/>
        <w:t>Results</w:t>
      </w:r>
    </w:p>
    <w:p w14:paraId="54BD1CF1" w14:textId="77777777" w:rsidR="005F7CE5" w:rsidRDefault="005F7CE5" w:rsidP="005F7CE5"/>
    <w:p w14:paraId="60B56F09" w14:textId="77777777" w:rsidR="005F7CE5" w:rsidRDefault="005F7CE5" w:rsidP="005F7CE5">
      <w:r>
        <w:t>Do DNA assemblers work better on DNA and RNA assemblers better on RNA?</w:t>
      </w:r>
    </w:p>
    <w:p w14:paraId="79F727BF" w14:textId="77777777" w:rsidR="005F7CE5" w:rsidRDefault="005F7CE5" w:rsidP="005F7CE5">
      <w:r>
        <w:t>How close are different pipeline results to “Gold standard community”?</w:t>
      </w:r>
    </w:p>
    <w:p w14:paraId="03293FCB" w14:textId="7114353B" w:rsidR="005F7CE5" w:rsidRDefault="005F7CE5" w:rsidP="005F7CE5">
      <w:r>
        <w:t xml:space="preserve">Which </w:t>
      </w:r>
      <w:r w:rsidR="007F3E17">
        <w:t xml:space="preserve">process </w:t>
      </w:r>
      <w:r>
        <w:t>steps cause no significant differences?</w:t>
      </w:r>
    </w:p>
    <w:p w14:paraId="795FF621" w14:textId="77777777" w:rsidR="007F3E17" w:rsidRDefault="007F3E17" w:rsidP="005F7CE5"/>
    <w:p w14:paraId="4729C1DF" w14:textId="77777777" w:rsidR="000803DB" w:rsidRDefault="000803DB">
      <w:pPr>
        <w:rPr>
          <w:rFonts w:asciiTheme="majorHAnsi" w:eastAsiaTheme="majorEastAsia" w:hAnsiTheme="majorHAnsi" w:cstheme="majorBidi"/>
          <w:color w:val="2F5496" w:themeColor="accent1" w:themeShade="BF"/>
          <w:sz w:val="32"/>
          <w:szCs w:val="32"/>
        </w:rPr>
      </w:pPr>
      <w:r>
        <w:br w:type="page"/>
      </w:r>
    </w:p>
    <w:p w14:paraId="714DC8C3" w14:textId="235D238E" w:rsidR="00EE3DBD" w:rsidRDefault="00312A0C" w:rsidP="001B2FBE">
      <w:pPr>
        <w:pStyle w:val="Heading1"/>
      </w:pPr>
      <w:r>
        <w:lastRenderedPageBreak/>
        <w:t>Dis</w:t>
      </w:r>
      <w:r w:rsidR="00177237">
        <w:t>c</w:t>
      </w:r>
      <w:r>
        <w:t>ussion:</w:t>
      </w:r>
    </w:p>
    <w:p w14:paraId="45DF5046" w14:textId="23176F83" w:rsidR="00312A0C" w:rsidRDefault="00312A0C" w:rsidP="00E05CD2">
      <w:pPr>
        <w:spacing w:line="360" w:lineRule="auto"/>
      </w:pPr>
    </w:p>
    <w:p w14:paraId="3BF5EF75" w14:textId="2851FCE8" w:rsidR="00AE1B39" w:rsidRDefault="00AE1B39" w:rsidP="00E05CD2">
      <w:pPr>
        <w:spacing w:line="360" w:lineRule="auto"/>
      </w:pPr>
      <w:r>
        <w:t>Shotgun sequencing will highly favour microbes</w:t>
      </w:r>
      <w:r w:rsidR="00103870">
        <w:t xml:space="preserve"> due to their high abundance</w:t>
      </w:r>
      <w:r>
        <w:t xml:space="preserve">, and metazoans living in an ecosystem </w:t>
      </w:r>
      <w:r w:rsidR="00103870">
        <w:t>could stay undetected</w:t>
      </w:r>
      <w:r>
        <w:t>.</w:t>
      </w:r>
    </w:p>
    <w:p w14:paraId="6D834AEA" w14:textId="77777777" w:rsidR="00AE1B39" w:rsidRDefault="00AE1B39" w:rsidP="00E05CD2">
      <w:pPr>
        <w:spacing w:line="360" w:lineRule="auto"/>
      </w:pPr>
    </w:p>
    <w:p w14:paraId="46C28B03" w14:textId="000613A6" w:rsidR="00177237" w:rsidRDefault="00177237" w:rsidP="00E05CD2">
      <w:pPr>
        <w:spacing w:line="360" w:lineRule="auto"/>
      </w:pPr>
      <w:r>
        <w:t xml:space="preserve">Point out </w:t>
      </w:r>
      <w:r w:rsidR="004F3EB3">
        <w:t xml:space="preserve">that </w:t>
      </w:r>
      <w:r>
        <w:t>results are valid only for this specific sequencing depth</w:t>
      </w:r>
      <w:r w:rsidR="004F3EB3">
        <w:t>. I</w:t>
      </w:r>
      <w:r>
        <w:t xml:space="preserve">f </w:t>
      </w:r>
      <w:r w:rsidR="004F3EB3">
        <w:t>sequencing depth increase</w:t>
      </w:r>
      <w:r w:rsidR="004C284B">
        <w:t>s</w:t>
      </w:r>
      <w:r>
        <w:t xml:space="preserve">, </w:t>
      </w:r>
      <w:r w:rsidR="004F3EB3">
        <w:t>metagenomics</w:t>
      </w:r>
      <w:r>
        <w:t xml:space="preserve"> will become more effective</w:t>
      </w:r>
      <w:r w:rsidR="004C284B">
        <w:t xml:space="preserve"> (because it doesn’t only cover rRNA barcodes but many more)</w:t>
      </w:r>
      <w:r w:rsidR="004F3EB3">
        <w:t>, but we don’t know to what degree/at what depth in relation to community complexity.</w:t>
      </w:r>
    </w:p>
    <w:p w14:paraId="45871D2C" w14:textId="77777777" w:rsidR="00177237" w:rsidRDefault="00177237" w:rsidP="00E05CD2">
      <w:pPr>
        <w:spacing w:line="360" w:lineRule="auto"/>
      </w:pPr>
    </w:p>
    <w:p w14:paraId="405AC29A" w14:textId="6D055C73" w:rsidR="00312A0C" w:rsidRDefault="00312A0C" w:rsidP="00E05CD2">
      <w:pPr>
        <w:spacing w:line="360" w:lineRule="auto"/>
      </w:pPr>
      <w:r>
        <w:t>R</w:t>
      </w:r>
      <w:r w:rsidR="004F3EB3">
        <w:t>NA</w:t>
      </w:r>
      <w:r>
        <w:t xml:space="preserve"> hard to handle</w:t>
      </w:r>
      <w:r w:rsidR="004F3EB3">
        <w:t>, short half-life, not feasible for biomonitoring?</w:t>
      </w:r>
      <w:r w:rsidR="00103870">
        <w:t xml:space="preserve"> Reference Cordier. Stabilization </w:t>
      </w:r>
      <w:r w:rsidR="00103870">
        <w:sym w:font="Wingdings" w:char="F0E0"/>
      </w:r>
      <w:r w:rsidR="00103870">
        <w:t xml:space="preserve"> how effective?</w:t>
      </w:r>
    </w:p>
    <w:p w14:paraId="2E400A0D" w14:textId="28393CB7" w:rsidR="00DE3419" w:rsidRDefault="00DE3419" w:rsidP="00E05CD2">
      <w:pPr>
        <w:spacing w:line="360" w:lineRule="auto"/>
      </w:pPr>
    </w:p>
    <w:p w14:paraId="36DB03EF" w14:textId="414BF80E" w:rsidR="00DE3419" w:rsidRDefault="004F3EB3" w:rsidP="00E05CD2">
      <w:pPr>
        <w:spacing w:line="360" w:lineRule="auto"/>
      </w:pPr>
      <w:r>
        <w:t>T</w:t>
      </w:r>
      <w:r w:rsidR="00DE3419">
        <w:t>axonomy</w:t>
      </w:r>
      <w:r>
        <w:t>-</w:t>
      </w:r>
      <w:r w:rsidR="00DE3419">
        <w:t>free</w:t>
      </w:r>
      <w:r>
        <w:t xml:space="preserve"> biomonitoring</w:t>
      </w:r>
    </w:p>
    <w:p w14:paraId="08C5B112" w14:textId="2326B497" w:rsidR="00886040" w:rsidRDefault="00886040" w:rsidP="00E05CD2">
      <w:pPr>
        <w:spacing w:line="360" w:lineRule="auto"/>
      </w:pPr>
    </w:p>
    <w:p w14:paraId="1EEACF69" w14:textId="321BA99E" w:rsidR="00886040" w:rsidRDefault="00886040" w:rsidP="00E05CD2">
      <w:pPr>
        <w:spacing w:line="360" w:lineRule="auto"/>
      </w:pPr>
      <w:r>
        <w:t>Total RNA Seq</w:t>
      </w:r>
      <w:r w:rsidR="00DC1691">
        <w:t xml:space="preserve"> </w:t>
      </w:r>
      <w:r>
        <w:t>can be even further used for mRNA analysis</w:t>
      </w:r>
      <w:r w:rsidR="004C284B">
        <w:t xml:space="preserve"> </w:t>
      </w:r>
      <w:r w:rsidR="00DC1691">
        <w:t>– two birds with one stone</w:t>
      </w:r>
    </w:p>
    <w:p w14:paraId="58013C61" w14:textId="77777777" w:rsidR="004F3EB3" w:rsidRDefault="004F3EB3" w:rsidP="00E05CD2">
      <w:pPr>
        <w:spacing w:line="360" w:lineRule="auto"/>
      </w:pPr>
    </w:p>
    <w:p w14:paraId="4E37389E" w14:textId="24222190" w:rsidR="004F3EB3" w:rsidRDefault="004F3EB3" w:rsidP="00E05CD2">
      <w:pPr>
        <w:spacing w:line="360" w:lineRule="auto"/>
        <w:jc w:val="both"/>
      </w:pPr>
      <w:r>
        <w:t>Role of mRNA-Seq for taxonomic profiling</w:t>
      </w:r>
      <w:r w:rsidR="00DC1691">
        <w:t>?</w:t>
      </w:r>
      <w:r>
        <w:t xml:space="preserve"> (</w:t>
      </w:r>
      <w:proofErr w:type="gramStart"/>
      <w:r>
        <w:t>need</w:t>
      </w:r>
      <w:proofErr w:type="gramEnd"/>
      <w:r>
        <w:t xml:space="preserve"> to find REFS)</w:t>
      </w:r>
    </w:p>
    <w:p w14:paraId="4C6E4B62" w14:textId="3E4EBFAD" w:rsidR="00E04407" w:rsidRDefault="00E04407" w:rsidP="00E05CD2">
      <w:pPr>
        <w:spacing w:line="360" w:lineRule="auto"/>
        <w:jc w:val="both"/>
      </w:pPr>
    </w:p>
    <w:p w14:paraId="6E1C17DA" w14:textId="5AE39E33" w:rsidR="00E04407" w:rsidRDefault="00E04407" w:rsidP="00E05CD2">
      <w:pPr>
        <w:spacing w:line="360" w:lineRule="auto"/>
        <w:jc w:val="both"/>
      </w:pPr>
      <w:r>
        <w:t>Focus on microbes but also works for other organisms (context eDNA)</w:t>
      </w:r>
    </w:p>
    <w:p w14:paraId="5312DF25" w14:textId="6B3C5429" w:rsidR="006E6787" w:rsidRDefault="006E6787" w:rsidP="00E05CD2">
      <w:pPr>
        <w:spacing w:line="360" w:lineRule="auto"/>
        <w:ind w:firstLine="720"/>
        <w:jc w:val="both"/>
        <w:rPr>
          <w:ins w:id="18" w:author="Christopher Hempel" w:date="2021-01-08T10:58:00Z"/>
          <w:rFonts w:ascii="Calibri" w:hAnsi="Calibri" w:cs="Calibri"/>
          <w:color w:val="000000" w:themeColor="text1"/>
        </w:rPr>
      </w:pPr>
    </w:p>
    <w:p w14:paraId="0475946C" w14:textId="381C878F" w:rsidR="00B7633E" w:rsidRDefault="00B7633E" w:rsidP="00B7633E">
      <w:pPr>
        <w:spacing w:line="360" w:lineRule="auto"/>
        <w:jc w:val="both"/>
        <w:rPr>
          <w:ins w:id="19" w:author="Christopher Hempel" w:date="2021-01-08T11:50:00Z"/>
          <w:rFonts w:ascii="Calibri" w:hAnsi="Calibri" w:cs="Calibri"/>
          <w:color w:val="000000" w:themeColor="text1"/>
        </w:rPr>
      </w:pPr>
      <w:r>
        <w:rPr>
          <w:rFonts w:ascii="Calibri" w:hAnsi="Calibri" w:cs="Calibri"/>
          <w:color w:val="000000" w:themeColor="text1"/>
        </w:rPr>
        <w:t>Awareness that programs could have been optimized more, for example different k-</w:t>
      </w:r>
      <w:proofErr w:type="spellStart"/>
      <w:r>
        <w:rPr>
          <w:rFonts w:ascii="Calibri" w:hAnsi="Calibri" w:cs="Calibri"/>
          <w:color w:val="000000" w:themeColor="text1"/>
        </w:rPr>
        <w:t>mers</w:t>
      </w:r>
      <w:proofErr w:type="spellEnd"/>
      <w:r>
        <w:rPr>
          <w:rFonts w:ascii="Calibri" w:hAnsi="Calibri" w:cs="Calibri"/>
          <w:color w:val="000000" w:themeColor="text1"/>
        </w:rPr>
        <w:t xml:space="preserve"> for assemblers.</w:t>
      </w:r>
    </w:p>
    <w:p w14:paraId="39894BAC" w14:textId="5461E0DF" w:rsidR="00A725F5" w:rsidRDefault="00A725F5" w:rsidP="00B7633E">
      <w:pPr>
        <w:spacing w:line="360" w:lineRule="auto"/>
        <w:jc w:val="both"/>
        <w:rPr>
          <w:ins w:id="20" w:author="Christopher Hempel" w:date="2021-01-08T11:50:00Z"/>
          <w:rFonts w:ascii="Calibri" w:hAnsi="Calibri" w:cs="Calibri"/>
          <w:color w:val="000000" w:themeColor="text1"/>
        </w:rPr>
      </w:pPr>
    </w:p>
    <w:p w14:paraId="49FCB389" w14:textId="2566B6A8" w:rsidR="00A725F5" w:rsidRDefault="00A725F5" w:rsidP="00B7633E">
      <w:pPr>
        <w:spacing w:line="360" w:lineRule="auto"/>
        <w:jc w:val="both"/>
        <w:rPr>
          <w:ins w:id="21" w:author="Christopher Hempel" w:date="2021-01-08T10:58:00Z"/>
          <w:rFonts w:ascii="Calibri" w:hAnsi="Calibri" w:cs="Calibri"/>
          <w:color w:val="000000" w:themeColor="text1"/>
        </w:rPr>
      </w:pPr>
      <w:r>
        <w:rPr>
          <w:rFonts w:ascii="Calibri" w:hAnsi="Calibri" w:cs="Calibri"/>
          <w:color w:val="000000" w:themeColor="text1"/>
        </w:rPr>
        <w:t>Awareness that mock community is well represented in NCBI and might work better for metagenomics as compared to display sample</w:t>
      </w:r>
    </w:p>
    <w:p w14:paraId="76CD7C8C" w14:textId="77777777" w:rsidR="00B7633E" w:rsidRDefault="00B7633E" w:rsidP="00E05CD2">
      <w:pPr>
        <w:spacing w:line="360" w:lineRule="auto"/>
        <w:ind w:firstLine="720"/>
        <w:jc w:val="both"/>
        <w:rPr>
          <w:ins w:id="22" w:author="Christopher Hempel" w:date="2020-06-11T13:47:00Z"/>
          <w:rFonts w:ascii="Calibri" w:hAnsi="Calibri" w:cs="Calibri"/>
          <w:color w:val="000000" w:themeColor="text1"/>
        </w:rPr>
      </w:pPr>
    </w:p>
    <w:p w14:paraId="70C9AE7E" w14:textId="77777777" w:rsidR="001550E0" w:rsidRDefault="001550E0" w:rsidP="00E05CD2">
      <w:pPr>
        <w:spacing w:line="360" w:lineRule="auto"/>
        <w:ind w:firstLine="720"/>
        <w:jc w:val="both"/>
        <w:rPr>
          <w:ins w:id="23" w:author="Christopher Hempel" w:date="2020-06-11T14:02:00Z"/>
          <w:rFonts w:ascii="Calibri" w:hAnsi="Calibri" w:cs="Calibri"/>
          <w:color w:val="000000" w:themeColor="text1"/>
        </w:rPr>
      </w:pPr>
      <w:commentRangeStart w:id="24"/>
      <w:ins w:id="25" w:author="Christopher Hempel" w:date="2020-06-11T14:02:00Z">
        <w:r>
          <w:rPr>
            <w:rFonts w:ascii="Calibri" w:hAnsi="Calibri" w:cs="Calibri"/>
            <w:color w:val="000000" w:themeColor="text1"/>
          </w:rPr>
          <w:t xml:space="preserve">However, the application of metagenomics for taxonomic profiling is highly dependent on sequencing depth, i.e., the sequenced portion of a sample. This dependency is due to the </w:t>
        </w:r>
        <w:r>
          <w:rPr>
            <w:rFonts w:ascii="Calibri" w:hAnsi="Calibri" w:cs="Calibri"/>
            <w:color w:val="000000" w:themeColor="text1"/>
          </w:rPr>
          <w:lastRenderedPageBreak/>
          <w:t xml:space="preserve">small number of genes in an organism that are useful for taxonomic profiling. Standard barcode genes that are used for that purpose can make up as little as </w:t>
        </w:r>
        <w:r>
          <w:t xml:space="preserve">0.05%-1.4% </w:t>
        </w:r>
        <w:r>
          <w:rPr>
            <w:rFonts w:ascii="Calibri" w:hAnsi="Calibri" w:cs="Calibri"/>
            <w:color w:val="000000" w:themeColor="text1"/>
          </w:rPr>
          <w:t xml:space="preserve">in metagenomics data </w:t>
        </w:r>
        <w:r>
          <w:rPr>
            <w:rFonts w:ascii="Calibri" w:hAnsi="Calibri" w:cs="Calibri"/>
            <w:color w:val="000000" w:themeColor="text1"/>
          </w:rPr>
          <w:fldChar w:fldCharType="begin" w:fldLock="1"/>
        </w:r>
        <w:r>
          <w:rPr>
            <w:rFonts w:ascii="Calibri" w:hAnsi="Calibri" w:cs="Calibri"/>
            <w:color w:val="000000" w:themeColor="text1"/>
          </w:rPr>
          <w:instrText>ADDIN CSL_CITATION {"citationItems":[{"id":"ITEM-1","itemData":{"DOI":"10.1038/nbt.1823","ISSN":"10870156","abstract":"Here we present a standard developed by the Genomic Standards Consortium (GSC) for reporting marker gene sequences-the minimum information about a marker gene sequence (MIMARKS). We also introduce a system for describing the environment from which a biological sample originates. The 'environmental packages' apply to any genome sequence of known origin and can be used in combination with MIMARKS and other GSC checklists. Finally, to establish a unified standard for describing sequence data and to provide a single point of entry for the scientific community to access and learn about GSC checklists, we present the minimum information about any (x) sequence (MIxS). Adoption of MIxS will enhance our ability to analyze natural genetic diversity documented by massive DNA sequencing efforts from myriad ecosystems in our ever-changing biosphere.","author":[{"dropping-particle":"","family":"Yilmaz","given":"Pelin","non-dropping-particle":"","parse-names":false,"suffix":""},{"dropping-particle":"","family":"Kottmann","given":"Renzo","non-dropping-particle":"","parse-names":false,"suffix":""},{"dropping-particle":"","family":"Field","given":"Dawn","non-dropping-particle":"","parse-names":false,"suffix":""},{"dropping-particle":"","family":"Knight","given":"Rob","non-dropping-particle":"","parse-names":false,"suffix":""},{"dropping-particle":"","family":"Cole","given":"James R.","non-dropping-particle":"","parse-names":false,"suffix":""},{"dropping-particle":"","family":"Amaral-Zettler","given":"Linda","non-dropping-particle":"","parse-names":false,"suffix":""},{"dropping-particle":"","family":"Gilbert","given":"Jack A.","non-dropping-particle":"","parse-names":false,"suffix":""},{"dropping-particle":"","family":"Karsch-Mizrachi","given":"Ilene","non-dropping-particle":"","parse-names":false,"suffix":""},{"dropping-particle":"","family":"Johnston","given":"Anjanette","non-dropping-particle":"","parse-names":false,"suffix":""},{"dropping-particle":"","family":"Cochrane","given":"Guy","non-dropping-particle":"","parse-names":false,"suffix":""},{"dropping-particle":"","family":"Vaughan","given":"Robert","non-dropping-particle":"","parse-names":false,"suffix":""},{"dropping-particle":"","family":"Hunter","given":"Christopher","non-dropping-particle":"","parse-names":false,"suffix":""},{"dropping-particle":"","family":"Park","given":"Joonhong","non-dropping-particle":"","parse-names":false,"suffix":""},{"dropping-particle":"","family":"Morrison","given":"Norman","non-dropping-particle":"","parse-names":false,"suffix":""},{"dropping-particle":"","family":"Rocca-Serra","given":"Philippe","non-dropping-particle":"","parse-names":false,"suffix":""},{"dropping-particle":"","family":"Sterk","given":"Peter","non-dropping-particle":"","parse-names":false,"suffix":""},{"dropping-particle":"","family":"Arumugam","given":"Manimozhiyan","non-dropping-particle":"","parse-names":false,"suffix":""},{"dropping-particle":"","family":"Bailey","given":"Mark","non-dropping-particle":"","parse-names":false,"suffix":""},{"dropping-particle":"","family":"Baumgartner","given":"Laura","non-dropping-particle":"","parse-names":false,"suffix":""},{"dropping-particle":"","family":"Birren","given":"Bruce W.","non-dropping-particle":"","parse-names":false,"suffix":""},{"dropping-particle":"","family":"Blaser","given":"Martin J.","non-dropping-particle":"","parse-names":false,"suffix":""},{"dropping-particle":"","family":"Bonazzi","given":"Vivien","non-dropping-particle":"","parse-names":false,"suffix":""},{"dropping-particle":"","family":"Booth","given":"Tim","non-dropping-particle":"","parse-names":false,"suffix":""},{"dropping-particle":"","family":"Bork","given":"Peer","non-dropping-particle":"","parse-names":false,"suffix":""},{"dropping-particle":"","family":"Bushman","given":"Frederic D.","non-dropping-particle":"","parse-names":false,"suffix":""},{"dropping-particle":"","family":"Buttigieg","given":"Pier Luigi","non-dropping-particle":"","parse-names":false,"suffix":""},{"dropping-particle":"","family":"Chain","given":"Patrick S.G.","non-dropping-particle":"","parse-names":false,"suffix":""},{"dropping-particle":"","family":"Charlson","given":"Emily","non-dropping-particle":"","parse-names":false,"suffix":""},{"dropping-particle":"","family":"Costello","given":"Elizabeth K.","non-dropping-particle":"","parse-names":false,"suffix":""},{"dropping-particle":"","family":"Huot-Creasy","given":"Heather","non-dropping-particle":"","parse-names":false,"suffix":""},{"dropping-particle":"","family":"Dawyndt","given":"Peter","non-dropping-particle":"","parse-names":false,"suffix":""},{"dropping-particle":"","family":"Desantis","given":"Todd","non-dropping-particle":"","parse-names":false,"suffix":""},{"dropping-particle":"","family":"Fierer","given":"Noah","non-dropping-particle":"","parse-names":false,"suffix":""},{"dropping-particle":"","family":"Fuhrman","given":"Jed A.","non-dropping-particle":"","parse-names":false,"suffix":""},{"dropping-particle":"","family":"Gallery","given":"Rachel E.","non-dropping-particle":"","parse-names":false,"suffix":""},{"dropping-particle":"","family":"Gevers","given":"Dirk","non-dropping-particle":"","parse-names":false,"suffix":""},{"dropping-particle":"","family":"Gibbs","given":"Richard A.","non-dropping-particle":"","parse-names":false,"suffix":""},{"dropping-particle":"","family":"Gil","given":"Inigo San","non-dropping-particle":"","parse-names":false,"suffix":""},{"dropping-particle":"","family":"Gonzalez","given":"Antonio","non-dropping-particle":"","parse-names":false,"suffix":""},{"dropping-particle":"","family":"Gordon","given":"Jeffrey I.","non-dropping-particle":"","parse-names":false,"suffix":""},{"dropping-particle":"","family":"Guralnick","given":"Robert","non-dropping-particle":"","parse-names":false,"suffix":""},{"dropping-particle":"","family":"Hankeln","given":"Wolfgang","non-dropping-particle":"","parse-names":false,"suffix":""},{"dropping-particle":"","family":"Highlander","given":"Sarah","non-dropping-particle":"","parse-names":false,"suffix":""},{"dropping-particle":"","family":"Hugenholtz","given":"Philip","non-dropping-particle":"","parse-names":false,"suffix":""},{"dropping-particle":"","family":"Jansson","given":"Janet","non-dropping-particle":"","parse-names":false,"suffix":""},{"dropping-particle":"","family":"Kau","given":"Andrew L.","non-dropping-particle":"","parse-names":false,"suffix":""},{"dropping-particle":"","family":"Kelley","given":"Scott T.","non-dropping-particle":"","parse-names":false,"suffix":""},{"dropping-particle":"","family":"Kennedy","given":"Jerry","non-dropping-particle":"","parse-names":false,"suffix":""},{"dropping-particle":"","family":"Knights","given":"Dan","non-dropping-particle":"","parse-names":false,"suffix":""},{"dropping-particle":"","family":"Koren","given":"Omry","non-dropping-particle":"","parse-names":false,"suffix":""},{"dropping-particle":"","family":"Kuczynski","given":"Justin","non-dropping-particle":"","parse-names":false,"suffix":""},{"dropping-particle":"","family":"Kyrpides","given":"Nikos","non-dropping-particle":"","parse-names":false,"suffix":""},{"dropping-particle":"","family":"Larsen","given":"Robert","non-dropping-particle":"","parse-names":false,"suffix":""},{"dropping-particle":"","family":"Lauber","given":"Christian L.","non-dropping-particle":"","parse-names":false,"suffix":""},{"dropping-particle":"","family":"Legg","given":"Teresa","non-dropping-particle":"","parse-names":false,"suffix":""},{"dropping-particle":"","family":"Ley","given":"Ruth E.","non-dropping-particle":"","parse-names":false,"suffix":""},{"dropping-particle":"","family":"Lozupone","given":"Catherine A.","non-dropping-particle":"","parse-names":false,"suffix":""},{"dropping-particle":"","family":"Ludwig","given":"Wolfgang","non-dropping-particle":"","parse-names":false,"suffix":""},{"dropping-particle":"","family":"Lyons","given":"Donna","non-dropping-particle":"","parse-names":false,"suffix":""},{"dropping-particle":"","family":"Maguire","given":"Eamonn","non-dropping-particle":"","parse-names":false,"suffix":""},{"dropping-particle":"","family":"Methé","given":"Barbara A.","non-dropping-particle":"","parse-names":false,"suffix":""},{"dropping-particle":"","family":"Meyer","given":"Folker","non-dropping-particle":"","parse-names":false,"suffix":""},{"dropping-particle":"","family":"Muegge","given":"Brian","non-dropping-particle":"","parse-names":false,"suffix":""},{"dropping-particle":"","family":"Nakielny","given":"Sara","non-dropping-particle":"","parse-names":false,"suffix":""},{"dropping-particle":"","family":"Nelson","given":"Karen E.","non-dropping-particle":"","parse-names":false,"suffix":""},{"dropping-particle":"","family":"Nemergut","given":"Diana","non-dropping-particle":"","parse-names":false,"suffix":""},{"dropping-particle":"","family":"Neufeld","given":"Josh D.","non-dropping-particle":"","parse-names":false,"suffix":""},{"dropping-particle":"","family":"Newbold","given":"Lindsay K.","non-dropping-particle":"","parse-names":false,"suffix":""},{"dropping-particle":"","family":"Oliver","given":"Anna E.","non-dropping-particle":"","parse-names":false,"suffix":""},{"dropping-particle":"","family":"Pace","given":"Norman R.","non-dropping-particle":"","parse-names":false,"suffix":""},{"dropping-particle":"","family":"Palanisamy","given":"Giriprakash","non-dropping-particle":"","parse-names":false,"suffix":""},{"dropping-particle":"","family":"Peplies","given":"Jörg","non-dropping-particle":"","parse-names":false,"suffix":""},{"dropping-particle":"","family":"Petrosino","given":"Joseph","non-dropping-particle":"","parse-names":false,"suffix":""},{"dropping-particle":"","family":"Proctor","given":"Lita","non-dropping-particle":"","parse-names":false,"suffix":""},{"dropping-particle":"","family":"Pruesse","given":"Elmar","non-dropping-particle":"","parse-names":false,"suffix":""},{"dropping-particle":"","family":"Quast","given":"Christian","non-dropping-particle":"","parse-names":false,"suffix":""},{"dropping-particle":"","family":"Raes","given":"Jeroen","non-dropping-particle":"","parse-names":false,"suffix":""},{"dropping-particle":"","family":"Ratnasingham","given":"Sujeevan","non-dropping-particle":"","parse-names":false,"suffix":""},{"dropping-particle":"","family":"Ravel","given":"Jacques","non-dropping-particle":"","parse-names":false,"suffix":""},{"dropping-particle":"","family":"Relman","given":"David A.","non-dropping-particle":"","parse-names":false,"suffix":""},{"dropping-particle":"","family":"Assunta-Sansone","given":"Susanna","non-dropping-particle":"","parse-names":false,"suffix":""},{"dropping-particle":"","family":"Schloss","given":"Patrick D.","non-dropping-particle":"","parse-names":false,"suffix":""},{"dropping-particle":"","family":"Schriml","given":"Lynn","non-dropping-particle":"","parse-names":false,"suffix":""},{"dropping-particle":"","family":"Sinha","given":"Rohini","non-dropping-particle":"","parse-names":false,"suffix":""},{"dropping-particle":"","family":"Smith","given":"Michelle I.","non-dropping-particle":"","parse-names":false,"suffix":""},{"dropping-particle":"","family":"Sodergren","given":"Erica","non-dropping-particle":"","parse-names":false,"suffix":""},{"dropping-particle":"","family":"Spor","given":"Aymé","non-dropping-particle":"","parse-names":false,"suffix":""},{"dropping-particle":"","family":"Stombaugh","given":"Jesse","non-dropping-particle":"","parse-names":false,"suffix":""},{"dropping-particle":"","family":"Tiedje","given":"James M.","non-dropping-particle":"","parse-names":false,"suffix":""},{"dropping-particle":"V.","family":"Ward","given":"Doyle","non-dropping-particle":"","parse-names":false,"suffix":""},{"dropping-particle":"","family":"Weinstock","given":"George M.","non-dropping-particle":"","parse-names":false,"suffix":""},{"dropping-particle":"","family":"Wendel","given":"Doug","non-dropping-particle":"","parse-names":false,"suffix":""},{"dropping-particle":"","family":"White","given":"Owen","non-dropping-particle":"","parse-names":false,"suffix":""},{"dropping-particle":"","family":"Whiteley","given":"Andrew","non-dropping-particle":"","parse-names":false,"suffix":""},{"dropping-particle":"","family":"Wilke","given":"Andreas","non-dropping-particle":"","parse-names":false,"suffix":""},{"dropping-particle":"","family":"Wortman","given":"Jennifer R.","non-dropping-particle":"","parse-names":false,"suffix":""},{"dropping-particle":"","family":"Yatsunenko","given":"Tanya","non-dropping-particle":"","parse-names":false,"suffix":""},{"dropping-particle":"","family":"Glöckner","given":"Frank Oliver","non-dropping-particle":"","parse-names":false,"suffix":""}],"container-title":"Nature Biotechnology","id":"ITEM-1","issue":"5","issued":{"date-parts":[["2011"]]},"page":"415-420","title":"Minimum information about a marker gene sequence (MIMARKS) and minimum information about any (x) sequence (MIxS) specifications","type":"article-journal","volume":"29"},"uris":["http://www.mendeley.com/documents/?uuid=4f4ac5f3-0cd9-498e-bf74-98cd19656e57"]},{"id":"ITEM-2","itemData":{"DOI":"10.1111/1462-2920.12250","ISSN":"14622920","abstract":"Sequencing of 16S rDNA polymerase chain reaction (PCR) amplicons is the most common approach for investigating environmental prokaryotic diversity, despite the known biases introduced during PCR. Here we show that 16S rDNA fragments derived from Illumina-sequenced environmental metagenomes (mitags) are a powerful alternative to 16S rDNA amplicons for investigating the taxonomic diversity and structure of prokaryotic communities. As part of the Tara Oceans global expedition, marine plankton was sampled in three locations, resulting in 29 subsamples for which metagenomes were produced by shotgun Illumina sequencing (ca. 700 Gb). For comparative analyses, a subset of samples was also selected for Roche-454 sequencing using both shotgun (m454tags; 13 metagenomes, ca. 2.4 Gb) and 16S rDNA amplicon (454tags; ca. 0.075 Gb) approaches. Our results indicate that by overcoming PCR biases related to amplification and primer mismatch, mitags may provide more realistic estimates of community richness and evenness than amplicon 454tags. In addition, mitags can capture expected beta diversity patterns. Using mitags is now economically feasible given the dramatic reduction in high-throughput sequencing costs, having the advantage of retrieving simultaneously both taxonomic (Bacteria, Archaea and Eukarya) and functional information from the same microbial community.","author":[{"dropping-particle":"","family":"Logares","given":"Ramiro","non-dropping-particle":"","parse-names":false,"suffix":""},{"dropping-particle":"","family":"Sunagawa","given":"Shinichi","non-dropping-particle":"","parse-names":false,"suffix":""},{"dropping-particle":"","family":"Salazar","given":"Guillem","non-dropping-particle":"","parse-names":false,"suffix":""},{"dropping-particle":"","family":"Cornejo-Castillo","given":"Francisco M.","non-dropping-particle":"","parse-names":false,"suffix":""},{"dropping-particle":"","family":"Ferrera","given":"Isabel","non-dropping-particle":"","parse-names":false,"suffix":""},{"dropping-particle":"","family":"Sarmento","given":"Hugo","non-dropping-particle":"","parse-names":false,"suffix":""},{"dropping-particle":"","family":"Hingamp","given":"Pascal","non-dropping-particle":"","parse-names":false,"suffix":""},{"dropping-particle":"","family":"Ogata","given":"Hiroyuki","non-dropping-particle":"","parse-names":false,"suffix":""},{"dropping-particle":"","family":"Vargas","given":"Colomban","non-dropping-particle":"de","parse-names":false,"suffix":""},{"dropping-particle":"","family":"Lima-Mendez","given":"Gipsi","non-dropping-particle":"","parse-names":false,"suffix":""},{"dropping-particle":"","family":"Raes","given":"Jeroen","non-dropping-particle":"","parse-names":false,"suffix":""},{"dropping-particle":"","family":"Poulain","given":"Julie","non-dropping-particle":"","parse-names":false,"suffix":""},{"dropping-particle":"","family":"Jaillon","given":"Olivier","non-dropping-particle":"","parse-names":false,"suffix":""},{"dropping-particle":"","family":"Wincker","given":"Patrick","non-dropping-particle":"","parse-names":false,"suffix":""},{"dropping-particle":"","family":"Kandels-Lewis","given":"Stefanie","non-dropping-particle":"","parse-names":false,"suffix":""},{"dropping-particle":"","family":"Karsenti","given":"Eric","non-dropping-particle":"","parse-names":false,"suffix":""},{"dropping-particle":"","family":"Bork","given":"Peer","non-dropping-particle":"","parse-names":false,"suffix":""},{"dropping-particle":"","family":"Acinas","given":"Silvia G.","non-dropping-particle":"","parse-names":false,"suffix":""}],"container-title":"Environmental Microbiology","id":"ITEM-2","issue":"9","issued":{"date-parts":[["2014"]]},"page":"2659-2671","title":"Metagenomic 16S rDNA Illumina tags are a powerful alternative to amplicon sequencing to explore diversity and structure of microbial communities","type":"article-journal","volume":"16"},"uris":["http://www.mendeley.com/documents/?uuid=6d973113-910d-4c73-9a15-a2f47ee51e7b"]}],"mendeley":{"formattedCitation":"(Logares et al., 2014; Yilmaz et al., 2011)","plainTextFormattedCitation":"(Logares et al., 2014; Yilmaz et al., 2011)","previouslyFormattedCitation":"(Logares et al., 2014; Yilmaz et al., 2011)"},"properties":{"noteIndex":0},"schema":"https://github.com/citation-style-language/schema/raw/master/csl-citation.json"}</w:instrText>
        </w:r>
        <w:r>
          <w:rPr>
            <w:rFonts w:ascii="Calibri" w:hAnsi="Calibri" w:cs="Calibri"/>
            <w:color w:val="000000" w:themeColor="text1"/>
          </w:rPr>
          <w:fldChar w:fldCharType="separate"/>
        </w:r>
        <w:r w:rsidRPr="00EB444C">
          <w:rPr>
            <w:rFonts w:ascii="Calibri" w:hAnsi="Calibri" w:cs="Calibri"/>
            <w:noProof/>
            <w:color w:val="000000" w:themeColor="text1"/>
          </w:rPr>
          <w:t>(Logares et al., 2014; Yilmaz et al., 2011)</w:t>
        </w:r>
        <w:r>
          <w:rPr>
            <w:rFonts w:ascii="Calibri" w:hAnsi="Calibri" w:cs="Calibri"/>
            <w:color w:val="000000" w:themeColor="text1"/>
          </w:rPr>
          <w:fldChar w:fldCharType="end"/>
        </w:r>
        <w:r>
          <w:rPr>
            <w:rFonts w:ascii="Calibri" w:hAnsi="Calibri" w:cs="Calibri"/>
            <w:color w:val="000000" w:themeColor="text1"/>
          </w:rPr>
          <w:t xml:space="preserve">, and references for other genes are often missing, </w:t>
        </w:r>
        <w:r w:rsidRPr="00BA3733">
          <w:rPr>
            <w:rFonts w:ascii="Calibri" w:hAnsi="Calibri" w:cs="Calibri"/>
            <w:color w:val="000000" w:themeColor="text1"/>
          </w:rPr>
          <w:t xml:space="preserve">which is why the major portion of metagenomic data often remains unknown </w:t>
        </w:r>
        <w:r w:rsidRPr="00BA3733">
          <w:rPr>
            <w:rFonts w:ascii="Calibri" w:hAnsi="Calibri" w:cs="Calibri"/>
            <w:color w:val="000000" w:themeColor="text1"/>
          </w:rPr>
          <w:fldChar w:fldCharType="begin" w:fldLock="1"/>
        </w:r>
        <w:r w:rsidRPr="00BA3733">
          <w:rPr>
            <w:rFonts w:ascii="Calibri" w:hAnsi="Calibri" w:cs="Calibri"/>
            <w:color w:val="000000" w:themeColor="text1"/>
          </w:rPr>
          <w:instrText>ADDIN CSL_CITATION {"citationItems":[{"id":"ITEM-1","itemData":{"DOI":"10.1101/2020.03.16.993667","abstract":"The isolation and analysis of environmental DNA (eDNA) for ecosystem assessment and monitoring has become increasingly popular. A majority of studies have taken a metabarcoding approach--that is, amplifying and sequencing one or more gene targets of interest. Shotgun sequencing of eDNA--also called metagenomics--while popular in microbial community analysis has not seen much adoption for the analysis of other groups of organisms. Especially in light of the existence of extremely high-capacity DNA sequencers, we decided to test the performance of a shotgun approach side-by-side with a metabarcoding approach on marine water samples obtained from offshore Newfoundland. We found that metabarcoding remains the most efficient technique, but that metagenomics also has significant power to reveal biodiversity patterns, and in fact can be treated as an independent confirmation of ecological gradients. Moreover, we show that metagenomics can also be used to infer factors related to ecosystem health and function.","author":[{"dropping-particle":"","family":"Singer","given":"Gregory A C","non-dropping-particle":"","parse-names":false,"suffix":""},{"dropping-particle":"","family":"Shekarriz","given":"Shahrokh","non-dropping-particle":"","parse-names":false,"suffix":""},{"dropping-particle":"","family":"McCarthy","given":"Avery","non-dropping-particle":"","parse-names":false,"suffix":""},{"dropping-particle":"","family":"Fahner","given":"Nicole","non-dropping-particle":"","parse-names":false,"suffix":""},{"dropping-particle":"","family":"Hajibabaei","given":"Mehrdad","non-dropping-particle":"","parse-names":false,"suffix":""}],"container-title":"bioRxiv","id":"ITEM-1","issued":{"date-parts":[["2020"]]},"page":"2020.03.16.993667","title":"The utility of a metagenomics approach for marine biomonitoring","type":"article-journal"},"uris":["http://www.mendeley.com/documents/?uuid=088dda17-878b-483e-a5e5-1d04e8e2d194"]},{"id":"ITEM-2","itemData":{"DOI":"10.1038/s41598-017-12501-5","ISBN":"7034894671","ISSN":"20452322","PMID":"28947818","abstract":"Effective marine management requires comprehensive data on the status of marine biodiversity. However, efficient methods that can document biodiversity in our oceans are currently lacking. Environmental DNA (eDNA) sourced from seawater offers a new avenue for investigating the biota in marine ecosystems. Here, we investigated the potential of eDNA to inform on the breadth of biodiversity present in a tropical marine environment. Directly sequencing eDNA from seawater using a shotgun approach resulted in only 0.34% of 22.3 million reads assigning to eukaryotes, highlighting the inefficiency of this method for assessing eukaryotic diversity. In contrast, using ‘tree of life’ (ToL) metabarcoding and 20-fold fewer sequencing reads, we could detect 287 families across the major divisions of eukaryotes. Our data also show that the best performing ‘universal’ PCR assay recovered only 44% of the eukaryotes identified across all assays, highlighting the need for multiple metabarcoding assays to catalogue biodiversity. Lastly, focusing on the fish genus Lethrinus, we recovered intra- and inter-specific haplotypes from seawater samples, illustrating that eDNA can be used to explore diversity beyond taxon identifications. Given the sensitivity and low cost of eDNA metabarcoding we advocate this approach be rapidly integrated into biomonitoring programs.","author":[{"dropping-particle":"","family":"Stat","given":"Michael","non-dropping-particle":"","parse-names":false,"suffix":""},{"dropping-particle":"","family":"Huggett","given":"Megan J.","non-dropping-particle":"","parse-names":false,"suffix":""},{"dropping-particle":"","family":"Bernasconi","given":"Rachele","non-dropping-particle":"","parse-names":false,"suffix":""},{"dropping-particle":"","family":"Dibattista","given":"Joseph D.","non-dropping-particle":"","parse-names":false,"suffix":""},{"dropping-particle":"","family":"Berry","given":"Tina E.","non-dropping-particle":"","parse-names":false,"suffix":""},{"dropping-particle":"","family":"Newman","given":"Stephen J.","non-dropping-particle":"","parse-names":false,"suffix":""},{"dropping-particle":"","family":"Harvey","given":"Euan S.","non-dropping-particle":"","parse-names":false,"suffix":""},{"dropping-particle":"","family":"Bunce","given":"Michael","non-dropping-particle":"","parse-names":false,"suffix":""}],"container-title":"Scientific Reports","id":"ITEM-2","issue":"1","issued":{"date-parts":[["2017"]]},"page":"1-11","publisher":"Springer US","title":"Ecosystem biomonitoring with eDNA: Metabarcoding across the tree of life in a tropical marine environment","type":"article-journal","volume":"7"},"uris":["http://www.mendeley.com/documents/?uuid=4d3beede-e883-48ff-9887-785fa56a54e9"]}],"mendeley":{"formattedCitation":"(Singer et al., 2020; Stat et al., 2017)","plainTextFormattedCitation":"(Singer et al., 2020; Stat et al., 2017)","previouslyFormattedCitation":"(Singer et al., 2020; Stat et al., 2017)"},"properties":{"noteIndex":0},"schema":"https://github.com/citation-style-language/schema/raw/master/csl-citation.json"}</w:instrText>
        </w:r>
        <w:r w:rsidRPr="00BA3733">
          <w:rPr>
            <w:rFonts w:ascii="Calibri" w:hAnsi="Calibri" w:cs="Calibri"/>
            <w:color w:val="000000" w:themeColor="text1"/>
          </w:rPr>
          <w:fldChar w:fldCharType="separate"/>
        </w:r>
        <w:r w:rsidRPr="00BA3733">
          <w:rPr>
            <w:rFonts w:ascii="Calibri" w:hAnsi="Calibri" w:cs="Calibri"/>
            <w:noProof/>
            <w:color w:val="000000" w:themeColor="text1"/>
          </w:rPr>
          <w:t>(Singer et al., 2020; Stat et al., 2017)</w:t>
        </w:r>
        <w:r w:rsidRPr="00BA3733">
          <w:rPr>
            <w:rFonts w:ascii="Calibri" w:hAnsi="Calibri" w:cs="Calibri"/>
            <w:color w:val="000000" w:themeColor="text1"/>
          </w:rPr>
          <w:fldChar w:fldCharType="end"/>
        </w:r>
        <w:r>
          <w:rPr>
            <w:rFonts w:ascii="Calibri" w:hAnsi="Calibri" w:cs="Calibri"/>
            <w:color w:val="000000" w:themeColor="text1"/>
          </w:rPr>
          <w:t xml:space="preserve">. The efficiency of metagenomics for taxonomic profiling is, therefore, dependant on the coverage of these barcode genes, which is directly related to the sequencing depth. The more complex a community is, the higher sequencing depth is required to cover barcode genes to an extend where the community can be accurately profiled. Consequently, given sufficient sequencing depth, metagenomics can outperform metabarcoding in terms of taxonomic profiling </w:t>
        </w:r>
        <w:r>
          <w:rPr>
            <w:rFonts w:ascii="Calibri" w:hAnsi="Calibri" w:cs="Calibri"/>
            <w:color w:val="000000" w:themeColor="text1"/>
          </w:rPr>
          <w:fldChar w:fldCharType="begin" w:fldLock="1"/>
        </w:r>
        <w:r>
          <w:rPr>
            <w:rFonts w:ascii="Calibri" w:hAnsi="Calibri" w:cs="Calibri"/>
            <w:color w:val="000000" w:themeColor="text1"/>
          </w:rPr>
          <w:instrText>ADDIN CSL_CITATION {"citationItems":[{"id":"ITEM-1","itemData":{"DOI":"10.1111/1462-2920.12250","ISSN":"14622920","abstract":"Sequencing of 16S rDNA polymerase chain reaction (PCR) amplicons is the most common approach for investigating environmental prokaryotic diversity, despite the known biases introduced during PCR. Here we show that 16S rDNA fragments derived from Illumina-sequenced environmental metagenomes (mitags) are a powerful alternative to 16S rDNA amplicons for investigating the taxonomic diversity and structure of prokaryotic communities. As part of the Tara Oceans global expedition, marine plankton was sampled in three locations, resulting in 29 subsamples for which metagenomes were produced by shotgun Illumina sequencing (ca. 700 Gb). For comparative analyses, a subset of samples was also selected for Roche-454 sequencing using both shotgun (m454tags; 13 metagenomes, ca. 2.4 Gb) and 16S rDNA amplicon (454tags; ca. 0.075 Gb) approaches. Our results indicate that by overcoming PCR biases related to amplification and primer mismatch, mitags may provide more realistic estimates of community richness and evenness than amplicon 454tags. In addition, mitags can capture expected beta diversity patterns. Using mitags is now economically feasible given the dramatic reduction in high-throughput sequencing costs, having the advantage of retrieving simultaneously both taxonomic (Bacteria, Archaea and Eukarya) and functional information from the same microbial community.","author":[{"dropping-particle":"","family":"Logares","given":"Ramiro","non-dropping-particle":"","parse-names":false,"suffix":""},{"dropping-particle":"","family":"Sunagawa","given":"Shinichi","non-dropping-particle":"","parse-names":false,"suffix":""},{"dropping-particle":"","family":"Salazar","given":"Guillem","non-dropping-particle":"","parse-names":false,"suffix":""},{"dropping-particle":"","family":"Cornejo-Castillo","given":"Francisco M.","non-dropping-particle":"","parse-names":false,"suffix":""},{"dropping-particle":"","family":"Ferrera","given":"Isabel","non-dropping-particle":"","parse-names":false,"suffix":""},{"dropping-particle":"","family":"Sarmento","given":"Hugo","non-dropping-particle":"","parse-names":false,"suffix":""},{"dropping-particle":"","family":"Hingamp","given":"Pascal","non-dropping-particle":"","parse-names":false,"suffix":""},{"dropping-particle":"","family":"Ogata","given":"Hiroyuki","non-dropping-particle":"","parse-names":false,"suffix":""},{"dropping-particle":"","family":"Vargas","given":"Colomban","non-dropping-particle":"de","parse-names":false,"suffix":""},{"dropping-particle":"","family":"Lima-Mendez","given":"Gipsi","non-dropping-particle":"","parse-names":false,"suffix":""},{"dropping-particle":"","family":"Raes","given":"Jeroen","non-dropping-particle":"","parse-names":false,"suffix":""},{"dropping-particle":"","family":"Poulain","given":"Julie","non-dropping-particle":"","parse-names":false,"suffix":""},{"dropping-particle":"","family":"Jaillon","given":"Olivier","non-dropping-particle":"","parse-names":false,"suffix":""},{"dropping-particle":"","family":"Wincker","given":"Patrick","non-dropping-particle":"","parse-names":false,"suffix":""},{"dropping-particle":"","family":"Kandels-Lewis","given":"Stefanie","non-dropping-particle":"","parse-names":false,"suffix":""},{"dropping-particle":"","family":"Karsenti","given":"Eric","non-dropping-particle":"","parse-names":false,"suffix":""},{"dropping-particle":"","family":"Bork","given":"Peer","non-dropping-particle":"","parse-names":false,"suffix":""},{"dropping-particle":"","family":"Acinas","given":"Silvia G.","non-dropping-particle":"","parse-names":false,"suffix":""}],"container-title":"Environmental Microbiology","id":"ITEM-1","issue":"9","issued":{"date-parts":[["2014"]]},"page":"2659-2671","title":"Metagenomic 16S rDNA Illumina tags are a powerful alternative to amplicon sequencing to explore diversity and structure of microbial communities","type":"article-journal","volume":"16"},"uris":["http://www.mendeley.com/documents/?uuid=6d973113-910d-4c73-9a15-a2f47ee51e7b"]},{"id":"ITEM-2","itemData":{"ISBN":"9814335053","abstract":"16S rRNA gene sequencing has been widely used for probing the species structure of a variety of environmental bacterial communities. Alternatively, 16S rRNA gene fragments can be retrieved from shotgun metagenomic sequences (metagenomes) and used for species profiling. Both approaches have their limitations-16S rRNA sequencing may be biased because of unequal amplification of species' 16S rRNA genes, whereas shotgun metagenomic sequencing may not be deep enough to detect the 16S rRNA genes of rare species in a community. However, previous studies showed that these two approaches give largely similar species profiles for a few bacterial communities. To investigate this problem in greater detail, we conducted a systematic comparison of these two approaches. We developed PHYLOSHOP, a pipeline that predicts 16S rRNA gene fragments in metagenomes, reports the taxonomic assignment of these fragments, and visualizes their taxonomy distribution. Using PHYLOSHOP, we analyzed 33 metagenomic datasets of human-associated bacterial communities, and compared the bacterial community structures derived from these metagenomic datasets with the community structure derived from 16S rRNA gene sequencing (71 datasets). Based on several statistical tests (including a statistical test proposed here that takes into consideration differences in sample size), we observed that these two approaches give significantly different community structures for nearly all the bacterial communities collected from different locations on and in human body, and that these differences cannot be be explained by differences in sample size and are likely to be attributed by experimental method.","author":[{"dropping-particle":"","family":"Shah","given":"Neethu","non-dropping-particle":"","parse-names":false,"suffix":""},{"dropping-particle":"","family":"Tang","given":"Haixu","non-dropping-particle":"","parse-names":false,"suffix":""},{"dropping-particle":"","family":"Doak","given":"Thomas G.","non-dropping-particle":"","parse-names":false,"suffix":""},{"dropping-particle":"","family":"Ye","given":"Yuzhen","non-dropping-particle":"","parse-names":false,"suffix":""}],"container-title":"Pacific Symposium on Biocomputing 2011","id":"ITEM-2","issued":{"date-parts":[["2010"]]},"page":"165-176","title":"Comparing bacterial communities inferred from 16S rRNA gene sequencing and shotgun metagenomics","type":"article-journal"},"uris":["http://www.mendeley.com/documents/?uuid=ef7d3525-0873-405e-ba8f-cfe3dbbbdd6c"]},{"id":"ITEM-3","itemData":{"DOI":"10.1111/1462-2920.12086","ISSN":"14622912","abstract":"Next-generation sequencing has dramatically changed the landscape of microbial ecology, large-scale and in-depth diversity studies being now widely accessible. However, determining the accuracy of taxonomic and quantitative inferences and comparing results obtained with different approaches are complicated by incongruence of experimental and computational data types and also by lack of knowledge of the true ecological diversity. Here we used highly diverse bacterial and archaeal synthetic communities assembled from pure genomic DNAs to compare inferences from metagenomic and SSU rRNA amplicon sequencing. Both Illumina and 454 metagenomic data outperformed amplicon sequencing in quantifying the community composition, but the outcome was dependent on analysis parameters and platform. New approaches in processing and classifying amplicons can reconstruct the taxonomic composition of the community with high reproducibility within primer sets, but all tested primers sets lead to significant taxon-specific biases. Controlled synthetic communities assembled to broadly mimic the phylogenetic richness in target environments can provide important validation for fine-tuning experimental and computational parameters used to characterize natural communities.","author":[{"dropping-particle":"","family":"Shakya","given":"Migun","non-dropping-particle":"","parse-names":false,"suffix":""},{"dropping-particle":"","family":"Quince","given":"Christopher","non-dropping-particle":"","parse-names":false,"suffix":""},{"dropping-particle":"","family":"Campbell","given":"James H.","non-dropping-particle":"","parse-names":false,"suffix":""},{"dropping-particle":"","family":"Yang","given":"Zamin K.","non-dropping-particle":"","parse-names":false,"suffix":""},{"dropping-particle":"","family":"Schadt","given":"Christopher W.","non-dropping-particle":"","parse-names":false,"suffix":""},{"dropping-particle":"","family":"Podar","given":"Mircea","non-dropping-particle":"","parse-names":false,"suffix":""}],"container-title":"Environmental Microbiology","id":"ITEM-3","issue":"6","issued":{"date-parts":[["2013"]]},"page":"1882-1899","title":"Comparative metagenomic and rRNA microbial diversity characterization using archaeal and bacterial synthetic communities","type":"article-journal","volume":"15"},"uris":["http://www.mendeley.com/documents/?uuid=994b3804-ae89-4546-a2e0-29285c8c2c04"]}],"mendeley":{"formattedCitation":"(Logares et al., 2014; Shah et al., 2010; Shakya et al., 2013)","plainTextFormattedCitation":"(Logares et al., 2014; Shah et al., 2010; Shakya et al., 2013)","previouslyFormattedCitation":"(Logares et al., 2014; Shah et al., 2010; Shakya et al., 2013)"},"properties":{"noteIndex":0},"schema":"https://github.com/citation-style-language/schema/raw/master/csl-citation.json"}</w:instrText>
        </w:r>
        <w:r>
          <w:rPr>
            <w:rFonts w:ascii="Calibri" w:hAnsi="Calibri" w:cs="Calibri"/>
            <w:color w:val="000000" w:themeColor="text1"/>
          </w:rPr>
          <w:fldChar w:fldCharType="separate"/>
        </w:r>
        <w:r w:rsidRPr="00F638A3">
          <w:rPr>
            <w:rFonts w:ascii="Calibri" w:hAnsi="Calibri" w:cs="Calibri"/>
            <w:noProof/>
            <w:color w:val="000000" w:themeColor="text1"/>
          </w:rPr>
          <w:t>(Logares et al., 2014; Shah et al., 2010; Shakya et al., 2013)</w:t>
        </w:r>
        <w:r>
          <w:rPr>
            <w:rFonts w:ascii="Calibri" w:hAnsi="Calibri" w:cs="Calibri"/>
            <w:color w:val="000000" w:themeColor="text1"/>
          </w:rPr>
          <w:fldChar w:fldCharType="end"/>
        </w:r>
        <w:r>
          <w:rPr>
            <w:rFonts w:ascii="Calibri" w:hAnsi="Calibri" w:cs="Calibri"/>
            <w:color w:val="000000" w:themeColor="text1"/>
          </w:rPr>
          <w:t xml:space="preserve">, whereas at low sequencing depths, the coverage of barcodes can sometimes be too low and </w:t>
        </w:r>
        <w:r w:rsidRPr="00BA3733">
          <w:rPr>
            <w:rFonts w:ascii="Calibri" w:hAnsi="Calibri" w:cs="Calibri"/>
            <w:color w:val="000000" w:themeColor="text1"/>
          </w:rPr>
          <w:t xml:space="preserve">metagenomics can be outperformed by metabarcoding </w:t>
        </w:r>
        <w:r w:rsidRPr="00BA3733">
          <w:rPr>
            <w:rFonts w:ascii="Calibri" w:hAnsi="Calibri" w:cs="Calibri"/>
            <w:color w:val="000000" w:themeColor="text1"/>
          </w:rPr>
          <w:fldChar w:fldCharType="begin" w:fldLock="1"/>
        </w:r>
        <w:r w:rsidRPr="00BA3733">
          <w:rPr>
            <w:rFonts w:ascii="Calibri" w:hAnsi="Calibri" w:cs="Calibri"/>
            <w:color w:val="000000" w:themeColor="text1"/>
          </w:rPr>
          <w:instrText>ADDIN CSL_CITATION {"citationItems":[{"id":"ITEM-1","itemData":{"DOI":"10.1101/2020.03.16.993667","abstract":"The isolation and analysis of environmental DNA (eDNA) for ecosystem assessment and monitoring has become increasingly popular. A majority of studies have taken a metabarcoding approach--that is, amplifying and sequencing one or more gene targets of interest. Shotgun sequencing of eDNA--also called metagenomics--while popular in microbial community analysis has not seen much adoption for the analysis of other groups of organisms. Especially in light of the existence of extremely high-capacity DNA sequencers, we decided to test the performance of a shotgun approach side-by-side with a metabarcoding approach on marine water samples obtained from offshore Newfoundland. We found that metabarcoding remains the most efficient technique, but that metagenomics also has significant power to reveal biodiversity patterns, and in fact can be treated as an independent confirmation of ecological gradients. Moreover, we show that metagenomics can also be used to infer factors related to ecosystem health and function.","author":[{"dropping-particle":"","family":"Singer","given":"Gregory A C","non-dropping-particle":"","parse-names":false,"suffix":""},{"dropping-particle":"","family":"Shekarriz","given":"Shahrokh","non-dropping-particle":"","parse-names":false,"suffix":""},{"dropping-particle":"","family":"McCarthy","given":"Avery","non-dropping-particle":"","parse-names":false,"suffix":""},{"dropping-particle":"","family":"Fahner","given":"Nicole","non-dropping-particle":"","parse-names":false,"suffix":""},{"dropping-particle":"","family":"Hajibabaei","given":"Mehrdad","non-dropping-particle":"","parse-names":false,"suffix":""}],"container-title":"bioRxiv","id":"ITEM-1","issued":{"date-parts":[["2020"]]},"page":"2020.03.16.993667","title":"The utility of a metagenomics approach for marine biomonitoring","type":"article-journal"},"uris":["http://www.mendeley.com/documents/?uuid=088dda17-878b-483e-a5e5-1d04e8e2d194"]},{"id":"ITEM-2","itemData":{"DOI":"10.1038/s41598-017-12501-5","ISBN":"7034894671","ISSN":"20452322","PMID":"28947818","abstract":"Effective marine management requires comprehensive data on the status of marine biodiversity. However, efficient methods that can document biodiversity in our oceans are currently lacking. Environmental DNA (eDNA) sourced from seawater offers a new avenue for investigating the biota in marine ecosystems. Here, we investigated the potential of eDNA to inform on the breadth of biodiversity present in a tropical marine environment. Directly sequencing eDNA from seawater using a shotgun approach resulted in only 0.34% of 22.3 million reads assigning to eukaryotes, highlighting the inefficiency of this method for assessing eukaryotic diversity. In contrast, using ‘tree of life’ (ToL) metabarcoding and 20-fold fewer sequencing reads, we could detect 287 families across the major divisions of eukaryotes. Our data also show that the best performing ‘universal’ PCR assay recovered only 44% of the eukaryotes identified across all assays, highlighting the need for multiple metabarcoding assays to catalogue biodiversity. Lastly, focusing on the fish genus Lethrinus, we recovered intra- and inter-specific haplotypes from seawater samples, illustrating that eDNA can be used to explore diversity beyond taxon identifications. Given the sensitivity and low cost of eDNA metabarcoding we advocate this approach be rapidly integrated into biomonitoring programs.","author":[{"dropping-particle":"","family":"Stat","given":"Michael","non-dropping-particle":"","parse-names":false,"suffix":""},{"dropping-particle":"","family":"Huggett","given":"Megan J.","non-dropping-particle":"","parse-names":false,"suffix":""},{"dropping-particle":"","family":"Bernasconi","given":"Rachele","non-dropping-particle":"","parse-names":false,"suffix":""},{"dropping-particle":"","family":"Dibattista","given":"Joseph D.","non-dropping-particle":"","parse-names":false,"suffix":""},{"dropping-particle":"","family":"Berry","given":"Tina E.","non-dropping-particle":"","parse-names":false,"suffix":""},{"dropping-particle":"","family":"Newman","given":"Stephen J.","non-dropping-particle":"","parse-names":false,"suffix":""},{"dropping-particle":"","family":"Harvey","given":"Euan S.","non-dropping-particle":"","parse-names":false,"suffix":""},{"dropping-particle":"","family":"Bunce","given":"Michael","non-dropping-particle":"","parse-names":false,"suffix":""}],"container-title":"Scientific Reports","id":"ITEM-2","issue":"1","issued":{"date-parts":[["2017"]]},"page":"1-11","publisher":"Springer US","title":"Ecosystem biomonitoring with eDNA: Metabarcoding across the tree of life in a tropical marine environment","type":"article-journal","volume":"7"},"uris":["http://www.mendeley.com/documents/?uuid=4d3beede-e883-48ff-9887-785fa56a54e9"]}],"mendeley":{"formattedCitation":"(Singer et al., 2020; Stat et al., 2017)","plainTextFormattedCitation":"(Singer et al., 2020; Stat et al., 2017)","previouslyFormattedCitation":"(Singer et al., 2020; Stat et al., 2017)"},"properties":{"noteIndex":0},"schema":"https://github.com/citation-style-language/schema/raw/master/csl-citation.json"}</w:instrText>
        </w:r>
        <w:r w:rsidRPr="00BA3733">
          <w:rPr>
            <w:rFonts w:ascii="Calibri" w:hAnsi="Calibri" w:cs="Calibri"/>
            <w:color w:val="000000" w:themeColor="text1"/>
          </w:rPr>
          <w:fldChar w:fldCharType="separate"/>
        </w:r>
        <w:r w:rsidRPr="00BA3733">
          <w:rPr>
            <w:rFonts w:ascii="Calibri" w:hAnsi="Calibri" w:cs="Calibri"/>
            <w:noProof/>
            <w:color w:val="000000" w:themeColor="text1"/>
          </w:rPr>
          <w:t>(Singer et al., 2020; Stat et al., 2017)</w:t>
        </w:r>
        <w:r w:rsidRPr="00BA3733">
          <w:rPr>
            <w:rFonts w:ascii="Calibri" w:hAnsi="Calibri" w:cs="Calibri"/>
            <w:color w:val="000000" w:themeColor="text1"/>
          </w:rPr>
          <w:fldChar w:fldCharType="end"/>
        </w:r>
        <w:r w:rsidRPr="00BA3733">
          <w:rPr>
            <w:rFonts w:ascii="Calibri" w:hAnsi="Calibri" w:cs="Calibri"/>
            <w:color w:val="000000" w:themeColor="text1"/>
          </w:rPr>
          <w:t>.</w:t>
        </w:r>
        <w:commentRangeEnd w:id="24"/>
        <w:r>
          <w:rPr>
            <w:rStyle w:val="CommentReference"/>
          </w:rPr>
          <w:commentReference w:id="24"/>
        </w:r>
      </w:ins>
    </w:p>
    <w:p w14:paraId="04381090" w14:textId="77777777" w:rsidR="001550E0" w:rsidRDefault="001550E0" w:rsidP="00E05CD2">
      <w:pPr>
        <w:spacing w:line="360" w:lineRule="auto"/>
        <w:ind w:firstLine="720"/>
        <w:jc w:val="both"/>
        <w:rPr>
          <w:ins w:id="26" w:author="Christopher Hempel" w:date="2020-06-11T14:02:00Z"/>
          <w:rFonts w:ascii="Calibri" w:hAnsi="Calibri" w:cs="Calibri"/>
          <w:color w:val="000000" w:themeColor="text1"/>
        </w:rPr>
      </w:pPr>
    </w:p>
    <w:p w14:paraId="7EE9CA06" w14:textId="75E0104B" w:rsidR="006E6787" w:rsidRDefault="001550E0" w:rsidP="00E05CD2">
      <w:pPr>
        <w:spacing w:line="360" w:lineRule="auto"/>
        <w:ind w:firstLine="720"/>
        <w:jc w:val="both"/>
        <w:rPr>
          <w:rFonts w:ascii="Calibri" w:hAnsi="Calibri" w:cs="Calibri"/>
          <w:color w:val="000000" w:themeColor="text1"/>
        </w:rPr>
      </w:pPr>
      <w:ins w:id="27" w:author="Christopher Hempel" w:date="2020-06-11T14:02:00Z">
        <w:r>
          <w:rPr>
            <w:rFonts w:ascii="Calibri" w:hAnsi="Calibri" w:cs="Calibri"/>
            <w:color w:val="000000" w:themeColor="text1"/>
          </w:rPr>
          <w:t xml:space="preserve">Another factor that needs to be considered for metagenomics is the high costs that are involved for high sequencing depths. Given the previously mentioned dependency of metagenomics on sequencing depth, it is recommended to aim for </w:t>
        </w:r>
        <w:r w:rsidRPr="00EB444C">
          <w:rPr>
            <w:rFonts w:ascii="Calibri" w:hAnsi="Calibri" w:cs="Calibri"/>
            <w:color w:val="000000" w:themeColor="text1"/>
          </w:rPr>
          <w:t>﻿maximize</w:t>
        </w:r>
        <w:r>
          <w:rPr>
            <w:rFonts w:ascii="Calibri" w:hAnsi="Calibri" w:cs="Calibri"/>
            <w:color w:val="000000" w:themeColor="text1"/>
          </w:rPr>
          <w:t>d</w:t>
        </w:r>
        <w:r w:rsidRPr="00EB444C">
          <w:rPr>
            <w:rFonts w:ascii="Calibri" w:hAnsi="Calibri" w:cs="Calibri"/>
            <w:color w:val="000000" w:themeColor="text1"/>
          </w:rPr>
          <w:t xml:space="preserve"> </w:t>
        </w:r>
        <w:r>
          <w:rPr>
            <w:rFonts w:ascii="Calibri" w:hAnsi="Calibri" w:cs="Calibri"/>
            <w:color w:val="000000" w:themeColor="text1"/>
          </w:rPr>
          <w:t xml:space="preserve">sequencing </w:t>
        </w:r>
        <w:r w:rsidRPr="00EB444C">
          <w:rPr>
            <w:rFonts w:ascii="Calibri" w:hAnsi="Calibri" w:cs="Calibri"/>
            <w:color w:val="000000" w:themeColor="text1"/>
          </w:rPr>
          <w:t>output</w:t>
        </w:r>
        <w:r>
          <w:rPr>
            <w:rFonts w:ascii="Calibri" w:hAnsi="Calibri" w:cs="Calibri"/>
            <w:color w:val="000000" w:themeColor="text1"/>
          </w:rPr>
          <w:t xml:space="preserve"> when performing metagenomics. </w:t>
        </w:r>
        <w:r w:rsidRPr="00EB444C">
          <w:rPr>
            <w:rFonts w:ascii="Calibri" w:hAnsi="Calibri" w:cs="Calibri"/>
            <w:color w:val="000000" w:themeColor="text1"/>
          </w:rPr>
          <w:t xml:space="preserve">﻿Illumina </w:t>
        </w:r>
        <w:commentRangeStart w:id="28"/>
        <w:proofErr w:type="spellStart"/>
        <w:r w:rsidRPr="00EB444C">
          <w:rPr>
            <w:rFonts w:ascii="Calibri" w:hAnsi="Calibri" w:cs="Calibri"/>
            <w:color w:val="000000" w:themeColor="text1"/>
          </w:rPr>
          <w:t>HiSeq</w:t>
        </w:r>
        <w:commentRangeEnd w:id="28"/>
        <w:proofErr w:type="spellEnd"/>
        <w:r>
          <w:rPr>
            <w:rStyle w:val="CommentReference"/>
          </w:rPr>
          <w:commentReference w:id="28"/>
        </w:r>
        <w:r w:rsidRPr="00EB444C">
          <w:rPr>
            <w:rFonts w:ascii="Calibri" w:hAnsi="Calibri" w:cs="Calibri"/>
            <w:color w:val="000000" w:themeColor="text1"/>
          </w:rPr>
          <w:t xml:space="preserve">, </w:t>
        </w:r>
        <w:proofErr w:type="spellStart"/>
        <w:r w:rsidRPr="00EB444C">
          <w:rPr>
            <w:rFonts w:ascii="Calibri" w:hAnsi="Calibri" w:cs="Calibri"/>
            <w:color w:val="000000" w:themeColor="text1"/>
          </w:rPr>
          <w:t>NextSeq</w:t>
        </w:r>
        <w:proofErr w:type="spellEnd"/>
        <w:r>
          <w:rPr>
            <w:rFonts w:ascii="Calibri" w:hAnsi="Calibri" w:cs="Calibri"/>
            <w:color w:val="000000" w:themeColor="text1"/>
          </w:rPr>
          <w:t>,</w:t>
        </w:r>
        <w:r w:rsidRPr="00EB444C">
          <w:rPr>
            <w:rFonts w:ascii="Calibri" w:hAnsi="Calibri" w:cs="Calibri"/>
            <w:color w:val="000000" w:themeColor="text1"/>
          </w:rPr>
          <w:t xml:space="preserve"> and </w:t>
        </w:r>
        <w:proofErr w:type="spellStart"/>
        <w:r w:rsidRPr="00EB444C">
          <w:rPr>
            <w:rFonts w:ascii="Calibri" w:hAnsi="Calibri" w:cs="Calibri"/>
            <w:color w:val="000000" w:themeColor="text1"/>
          </w:rPr>
          <w:t>NovaSeq</w:t>
        </w:r>
        <w:proofErr w:type="spellEnd"/>
        <w:r>
          <w:rPr>
            <w:rFonts w:ascii="Calibri" w:hAnsi="Calibri" w:cs="Calibri"/>
            <w:color w:val="000000" w:themeColor="text1"/>
          </w:rPr>
          <w:t xml:space="preserve"> sequencing runs are considered to be suited for that purpose </w:t>
        </w:r>
        <w:r>
          <w:rPr>
            <w:rFonts w:ascii="Calibri" w:hAnsi="Calibri" w:cs="Calibri"/>
            <w:color w:val="000000" w:themeColor="text1"/>
          </w:rPr>
          <w:fldChar w:fldCharType="begin" w:fldLock="1"/>
        </w:r>
        <w:r>
          <w:rPr>
            <w:rFonts w:ascii="Calibri" w:hAnsi="Calibri" w:cs="Calibri"/>
            <w:color w:val="000000" w:themeColor="text1"/>
          </w:rPr>
          <w:instrText>ADDIN CSL_CITATION {"citationItems":[{"id":"ITEM-1","itemData":{"DOI":"10.1038/nbt.3935","ISSN":"15461696","PMID":"28898207","abstract":"Diverse microbial communities of bacteria, archaea, viruses and single-celled eukaryotes have crucial roles in the environment and in human health. However, microbes are frequently difficult to culture in the laboratory, which can confound cataloging of members and understanding of how communities function. High-throughput sequencing technologies and a suite of computational pipelines have been combined into shotgun metagenomics methods that have transformed microbiology. Still, computational approaches to overcome the challenges that affect both assembly-based and mapping-based metagenomic profiling, particularly of high-complexity samples or environments containing organisms with limited similarity to sequenced genomes, are needed. Understanding the functions and characterizing specific strains of these communities offers biotechnological promise in therapeutic discovery and innovative ways to synthesize products using microbial factories and can pinpoint the contributions of microorganisms to planetary, animal and human health.","author":[{"dropping-particle":"","family":"Quince","given":"Christopher","non-dropping-particle":"","parse-names":false,"suffix":""},{"dropping-particle":"","family":"Walker","given":"Alan W.","non-dropping-particle":"","parse-names":false,"suffix":""},{"dropping-particle":"","family":"Simpson","given":"Jared T.","non-dropping-particle":"","parse-names":false,"suffix":""},{"dropping-particle":"","family":"Loman","given":"Nicholas J.","non-dropping-particle":"","parse-names":false,"suffix":""},{"dropping-particle":"","family":"Segata","given":"Nicola","non-dropping-particle":"","parse-names":false,"suffix":""}],"container-title":"Nature Biotechnology","id":"ITEM-1","issue":"9","issued":{"date-parts":[["2017"]]},"page":"833-844","title":"Shotgun metagenomics, from sampling to analysis","type":"article-journal","volume":"35"},"uris":["http://www.mendeley.com/documents/?uuid=129e7328-0ff5-4a4a-883f-e12061863c72"]}],"mendeley":{"formattedCitation":"(Quince et al., 2017)","plainTextFormattedCitation":"(Quince et al., 2017)","previouslyFormattedCitation":"(Quince et al., 2017)"},"properties":{"noteIndex":0},"schema":"https://github.com/citation-style-language/schema/raw/master/csl-citation.json"}</w:instrText>
        </w:r>
        <w:r>
          <w:rPr>
            <w:rFonts w:ascii="Calibri" w:hAnsi="Calibri" w:cs="Calibri"/>
            <w:color w:val="000000" w:themeColor="text1"/>
          </w:rPr>
          <w:fldChar w:fldCharType="separate"/>
        </w:r>
        <w:r w:rsidRPr="00EB444C">
          <w:rPr>
            <w:rFonts w:ascii="Calibri" w:hAnsi="Calibri" w:cs="Calibri"/>
            <w:noProof/>
            <w:color w:val="000000" w:themeColor="text1"/>
          </w:rPr>
          <w:t>(Quince et al., 2017)</w:t>
        </w:r>
        <w:r>
          <w:rPr>
            <w:rFonts w:ascii="Calibri" w:hAnsi="Calibri" w:cs="Calibri"/>
            <w:color w:val="000000" w:themeColor="text1"/>
          </w:rPr>
          <w:fldChar w:fldCharType="end"/>
        </w:r>
        <w:r>
          <w:rPr>
            <w:rFonts w:ascii="Calibri" w:hAnsi="Calibri" w:cs="Calibri"/>
            <w:color w:val="000000" w:themeColor="text1"/>
          </w:rPr>
          <w:t xml:space="preserve">. </w:t>
        </w:r>
        <w:commentRangeStart w:id="29"/>
        <w:r>
          <w:rPr>
            <w:rFonts w:ascii="Calibri" w:hAnsi="Calibri" w:cs="Calibri"/>
            <w:color w:val="000000" w:themeColor="text1"/>
          </w:rPr>
          <w:t>However, running these sequencers is expensive, and for many biomonitoring applications, it is important to consider the limited budget available to stakeholders. Consequently, the use of these high sequencing output sequencers might not be affordable yet for routine biomonitoring.</w:t>
        </w:r>
        <w:commentRangeEnd w:id="29"/>
        <w:r>
          <w:rPr>
            <w:rStyle w:val="CommentReference"/>
          </w:rPr>
          <w:commentReference w:id="29"/>
        </w:r>
      </w:ins>
    </w:p>
    <w:p w14:paraId="1B32F8B1" w14:textId="77777777" w:rsidR="00E97D19" w:rsidRDefault="00E97D19" w:rsidP="00E05CD2">
      <w:pPr>
        <w:spacing w:line="360" w:lineRule="auto"/>
      </w:pPr>
    </w:p>
    <w:p w14:paraId="033CCAA8" w14:textId="6F654B39" w:rsidR="003A1E4D" w:rsidRPr="00E97D19" w:rsidRDefault="00E97D19" w:rsidP="00E05CD2">
      <w:pPr>
        <w:spacing w:line="360" w:lineRule="auto"/>
        <w:ind w:firstLine="720"/>
        <w:jc w:val="both"/>
        <w:rPr>
          <w:rFonts w:ascii="Calibri" w:hAnsi="Calibri" w:cs="Calibri"/>
          <w:color w:val="000000" w:themeColor="text1"/>
        </w:rPr>
      </w:pPr>
      <w:commentRangeStart w:id="30"/>
      <w:commentRangeStart w:id="31"/>
      <w:ins w:id="32" w:author="Christopher Hempel" w:date="2020-06-11T23:10:00Z">
        <w:r w:rsidRPr="00E97D19">
          <w:rPr>
            <w:rFonts w:ascii="Calibri" w:hAnsi="Calibri" w:cs="Calibri"/>
            <w:color w:val="000000" w:themeColor="text1"/>
          </w:rPr>
          <w:t xml:space="preserve">We predicted that by using total RNA-Seq, we would be able to accurately profile the entire microbial mock community at a moderate sequencing depth and that this approach would outperform metagenomics. This would make total RNA-Seq attractive and affordable for stakeholders. We also predicted that significant differences would be observable for both the microbial mock community and the </w:t>
        </w:r>
      </w:ins>
      <w:r w:rsidR="00414D8B">
        <w:rPr>
          <w:rFonts w:ascii="Calibri" w:hAnsi="Calibri" w:cs="Calibri"/>
          <w:color w:val="000000" w:themeColor="text1"/>
        </w:rPr>
        <w:t>display tank</w:t>
      </w:r>
      <w:ins w:id="33" w:author="Christopher Hempel" w:date="2020-06-11T23:10:00Z">
        <w:r w:rsidRPr="00E97D19">
          <w:rPr>
            <w:rFonts w:ascii="Calibri" w:hAnsi="Calibri" w:cs="Calibri"/>
            <w:color w:val="000000" w:themeColor="text1"/>
          </w:rPr>
          <w:t xml:space="preserve"> sample using different </w:t>
        </w:r>
      </w:ins>
      <w:r w:rsidR="00B15E8D">
        <w:rPr>
          <w:rFonts w:ascii="Calibri" w:hAnsi="Calibri" w:cs="Calibri"/>
          <w:color w:val="000000" w:themeColor="text1"/>
        </w:rPr>
        <w:t>data processing</w:t>
      </w:r>
      <w:ins w:id="34" w:author="Christopher Hempel" w:date="2020-06-11T23:10:00Z">
        <w:r w:rsidRPr="00E97D19">
          <w:rPr>
            <w:rFonts w:ascii="Calibri" w:hAnsi="Calibri" w:cs="Calibri"/>
            <w:color w:val="000000" w:themeColor="text1"/>
          </w:rPr>
          <w:t xml:space="preserve"> pipelines.</w:t>
        </w:r>
        <w:commentRangeEnd w:id="30"/>
        <w:r w:rsidRPr="00E97D19">
          <w:rPr>
            <w:rFonts w:ascii="Calibri" w:hAnsi="Calibri" w:cs="Calibri"/>
            <w:color w:val="000000" w:themeColor="text1"/>
          </w:rPr>
          <w:commentReference w:id="30"/>
        </w:r>
        <w:commentRangeEnd w:id="31"/>
        <w:r w:rsidRPr="00E97D19">
          <w:rPr>
            <w:rFonts w:ascii="Calibri" w:hAnsi="Calibri" w:cs="Calibri"/>
            <w:color w:val="000000" w:themeColor="text1"/>
          </w:rPr>
          <w:commentReference w:id="31"/>
        </w:r>
      </w:ins>
      <w:r w:rsidR="003A1E4D" w:rsidRPr="00E97D19">
        <w:rPr>
          <w:rFonts w:ascii="Calibri" w:hAnsi="Calibri" w:cs="Calibri"/>
          <w:color w:val="000000" w:themeColor="text1"/>
        </w:rPr>
        <w:br w:type="page"/>
      </w:r>
    </w:p>
    <w:p w14:paraId="6234CCD6" w14:textId="77777777" w:rsidR="005C06A1" w:rsidRDefault="005C06A1" w:rsidP="005F161E">
      <w:pPr>
        <w:pStyle w:val="Heading1"/>
      </w:pPr>
      <w:r>
        <w:lastRenderedPageBreak/>
        <w:t>Acknowledgements</w:t>
      </w:r>
    </w:p>
    <w:p w14:paraId="1F86F449" w14:textId="630AA159" w:rsidR="005C06A1" w:rsidRDefault="005C06A1">
      <w:pPr>
        <w:rPr>
          <w:rFonts w:asciiTheme="majorHAnsi" w:eastAsiaTheme="majorEastAsia" w:hAnsiTheme="majorHAnsi" w:cstheme="majorBidi"/>
          <w:color w:val="2F5496" w:themeColor="accent1" w:themeShade="BF"/>
          <w:sz w:val="32"/>
          <w:szCs w:val="32"/>
        </w:rPr>
      </w:pPr>
      <w:r>
        <w:t xml:space="preserve">Sarah </w:t>
      </w:r>
      <w:proofErr w:type="spellStart"/>
      <w:r>
        <w:t>Adamowicz</w:t>
      </w:r>
      <w:proofErr w:type="spellEnd"/>
      <w:r>
        <w:t xml:space="preserve">, Karl </w:t>
      </w:r>
      <w:proofErr w:type="spellStart"/>
      <w:r>
        <w:t>Cottenie</w:t>
      </w:r>
      <w:proofErr w:type="spellEnd"/>
      <w:r>
        <w:t>, Nicole Ricker</w:t>
      </w:r>
      <w:r w:rsidR="000803DB">
        <w:t xml:space="preserve">, Anders </w:t>
      </w:r>
      <w:proofErr w:type="spellStart"/>
      <w:r w:rsidR="000803DB">
        <w:t>Lanzen</w:t>
      </w:r>
      <w:proofErr w:type="spellEnd"/>
      <w:r>
        <w:br w:type="page"/>
      </w:r>
    </w:p>
    <w:p w14:paraId="08E30B81" w14:textId="6E6122F5" w:rsidR="001B2FBE" w:rsidRDefault="001B2FBE" w:rsidP="001B2FBE">
      <w:pPr>
        <w:pStyle w:val="Heading1"/>
      </w:pPr>
      <w:r>
        <w:lastRenderedPageBreak/>
        <w:t>References</w:t>
      </w:r>
    </w:p>
    <w:p w14:paraId="12F5EA56" w14:textId="72115100" w:rsidR="00746676" w:rsidRPr="00746676" w:rsidRDefault="003A1E4D" w:rsidP="00746676">
      <w:pPr>
        <w:widowControl w:val="0"/>
        <w:autoSpaceDE w:val="0"/>
        <w:autoSpaceDN w:val="0"/>
        <w:adjustRightInd w:val="0"/>
        <w:spacing w:line="360" w:lineRule="auto"/>
        <w:ind w:left="480" w:hanging="480"/>
        <w:rPr>
          <w:rFonts w:ascii="Calibri" w:hAnsi="Calibri" w:cs="Calibri"/>
          <w:noProof/>
          <w:lang w:val="en-US"/>
        </w:rPr>
      </w:pPr>
      <w:r>
        <w:fldChar w:fldCharType="begin" w:fldLock="1"/>
      </w:r>
      <w:r>
        <w:instrText xml:space="preserve">ADDIN Mendeley Bibliography CSL_BIBLIOGRAPHY </w:instrText>
      </w:r>
      <w:r>
        <w:fldChar w:fldCharType="separate"/>
      </w:r>
      <w:r w:rsidR="00746676" w:rsidRPr="00746676">
        <w:rPr>
          <w:rFonts w:ascii="Calibri" w:hAnsi="Calibri" w:cs="Calibri"/>
          <w:noProof/>
          <w:lang w:val="en-US"/>
        </w:rPr>
        <w:t xml:space="preserve">Agarwala, R., Barrett, T., Beck, J., Benson, D. A., Bollin, C., Bolton, E., et al. (2016). Database resources of the National Center for Biotechnology Information. </w:t>
      </w:r>
      <w:r w:rsidR="00746676" w:rsidRPr="00746676">
        <w:rPr>
          <w:rFonts w:ascii="Calibri" w:hAnsi="Calibri" w:cs="Calibri"/>
          <w:i/>
          <w:iCs/>
          <w:noProof/>
          <w:lang w:val="en-US"/>
        </w:rPr>
        <w:t>Nucleic Acids Res.</w:t>
      </w:r>
      <w:r w:rsidR="00746676" w:rsidRPr="00746676">
        <w:rPr>
          <w:rFonts w:ascii="Calibri" w:hAnsi="Calibri" w:cs="Calibri"/>
          <w:noProof/>
          <w:lang w:val="en-US"/>
        </w:rPr>
        <w:t xml:space="preserve"> 44, D7–D19. doi:10.1093/nar/gkv1290.</w:t>
      </w:r>
    </w:p>
    <w:p w14:paraId="7F2B9964"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Alberdi, A., Aizpurua, O., Gilbert, M. T. P., and Bohmann, K. (2018). Scrutinizing key steps for reliable metabarcoding of environmental samples. </w:t>
      </w:r>
      <w:r w:rsidRPr="00746676">
        <w:rPr>
          <w:rFonts w:ascii="Calibri" w:hAnsi="Calibri" w:cs="Calibri"/>
          <w:i/>
          <w:iCs/>
          <w:noProof/>
          <w:lang w:val="en-US"/>
        </w:rPr>
        <w:t>Methods Ecol. Evol.</w:t>
      </w:r>
      <w:r w:rsidRPr="00746676">
        <w:rPr>
          <w:rFonts w:ascii="Calibri" w:hAnsi="Calibri" w:cs="Calibri"/>
          <w:noProof/>
          <w:lang w:val="en-US"/>
        </w:rPr>
        <w:t xml:space="preserve"> 9, 134–147. doi:10.1111/2041-210X.12849.</w:t>
      </w:r>
    </w:p>
    <w:p w14:paraId="46A87B5A"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Almeida, O. G. G., and De Martinis, E. C. P. (2019). Bioinformatics tools to assess metagenomic data for applied microbiology. </w:t>
      </w:r>
      <w:r w:rsidRPr="00746676">
        <w:rPr>
          <w:rFonts w:ascii="Calibri" w:hAnsi="Calibri" w:cs="Calibri"/>
          <w:i/>
          <w:iCs/>
          <w:noProof/>
          <w:lang w:val="en-US"/>
        </w:rPr>
        <w:t>Appl. Microbiol. Biotechnol.</w:t>
      </w:r>
      <w:r w:rsidRPr="00746676">
        <w:rPr>
          <w:rFonts w:ascii="Calibri" w:hAnsi="Calibri" w:cs="Calibri"/>
          <w:noProof/>
          <w:lang w:val="en-US"/>
        </w:rPr>
        <w:t xml:space="preserve"> 103, 69–82. doi:10.1007/s00253-018-9464-9.</w:t>
      </w:r>
    </w:p>
    <w:p w14:paraId="4891066F"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Altschul,  stephen F., Gish, W., Miller, W., Myers, E. W., and Lipman, D. J. (1990). Basic Local Alignment Search Tool. </w:t>
      </w:r>
      <w:r w:rsidRPr="00746676">
        <w:rPr>
          <w:rFonts w:ascii="Calibri" w:hAnsi="Calibri" w:cs="Calibri"/>
          <w:i/>
          <w:iCs/>
          <w:noProof/>
          <w:lang w:val="en-US"/>
        </w:rPr>
        <w:t>J. Mol. Biol.</w:t>
      </w:r>
      <w:r w:rsidRPr="00746676">
        <w:rPr>
          <w:rFonts w:ascii="Calibri" w:hAnsi="Calibri" w:cs="Calibri"/>
          <w:noProof/>
          <w:lang w:val="en-US"/>
        </w:rPr>
        <w:t xml:space="preserve"> 215, 403–410.</w:t>
      </w:r>
    </w:p>
    <w:p w14:paraId="7EB0A8E3"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Bang-Andreasen, T., Anwar, M. Z., Lanzén, A., Kjøller, R., Rønn, R., Ekelund, F., et al. (2020). Total RNA sequencing reveals multilevel microbial community changes and functional responses to wood ash application in agricultural and forest soil. </w:t>
      </w:r>
      <w:r w:rsidRPr="00746676">
        <w:rPr>
          <w:rFonts w:ascii="Calibri" w:hAnsi="Calibri" w:cs="Calibri"/>
          <w:i/>
          <w:iCs/>
          <w:noProof/>
          <w:lang w:val="en-US"/>
        </w:rPr>
        <w:t>FEMS Microbiol. Ecol.</w:t>
      </w:r>
      <w:r w:rsidRPr="00746676">
        <w:rPr>
          <w:rFonts w:ascii="Calibri" w:hAnsi="Calibri" w:cs="Calibri"/>
          <w:noProof/>
          <w:lang w:val="en-US"/>
        </w:rPr>
        <w:t xml:space="preserve"> 96, 1–13. doi:10.1093/femsec/fiaa016.</w:t>
      </w:r>
    </w:p>
    <w:p w14:paraId="5A4C0120"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Bankevich, A., Nurk, S., Antipov, D., Gurevich, A. A., Dvorkin, M., Kulikov, A. S., et al. (2012). SPAdes: A New Genome Assembly Algorithm and Its Applications to Single-Cell Sequencing. </w:t>
      </w:r>
      <w:r w:rsidRPr="00746676">
        <w:rPr>
          <w:rFonts w:ascii="Calibri" w:hAnsi="Calibri" w:cs="Calibri"/>
          <w:i/>
          <w:iCs/>
          <w:noProof/>
          <w:lang w:val="en-US"/>
        </w:rPr>
        <w:t>J. Comput. Biol.</w:t>
      </w:r>
      <w:r w:rsidRPr="00746676">
        <w:rPr>
          <w:rFonts w:ascii="Calibri" w:hAnsi="Calibri" w:cs="Calibri"/>
          <w:noProof/>
          <w:lang w:val="en-US"/>
        </w:rPr>
        <w:t xml:space="preserve"> 19, 455–477. doi:10.1089/cmb.2012.0021.</w:t>
      </w:r>
    </w:p>
    <w:p w14:paraId="30D421C9"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Bashiardes, S., Zilberman-Schapira, G., and Elinav, E. (2016). Use of metatranscriptomics in microbiome research. </w:t>
      </w:r>
      <w:r w:rsidRPr="00746676">
        <w:rPr>
          <w:rFonts w:ascii="Calibri" w:hAnsi="Calibri" w:cs="Calibri"/>
          <w:i/>
          <w:iCs/>
          <w:noProof/>
          <w:lang w:val="en-US"/>
        </w:rPr>
        <w:t>Bioinform. Biol. Insights</w:t>
      </w:r>
      <w:r w:rsidRPr="00746676">
        <w:rPr>
          <w:rFonts w:ascii="Calibri" w:hAnsi="Calibri" w:cs="Calibri"/>
          <w:noProof/>
          <w:lang w:val="en-US"/>
        </w:rPr>
        <w:t xml:space="preserve"> 10, 19–25. doi:10.4137/BBI.S34610.</w:t>
      </w:r>
    </w:p>
    <w:p w14:paraId="5520EAD8"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Bellinger, E. G., and Sigee, D. C. (2015). </w:t>
      </w:r>
      <w:r w:rsidRPr="00746676">
        <w:rPr>
          <w:rFonts w:ascii="Calibri" w:hAnsi="Calibri" w:cs="Calibri"/>
          <w:i/>
          <w:iCs/>
          <w:noProof/>
          <w:lang w:val="en-US"/>
        </w:rPr>
        <w:t>Freshwater Algae - Identification, Enumeration and Use as Bioindicators</w:t>
      </w:r>
      <w:r w:rsidRPr="00746676">
        <w:rPr>
          <w:rFonts w:ascii="Calibri" w:hAnsi="Calibri" w:cs="Calibri"/>
          <w:noProof/>
          <w:lang w:val="en-US"/>
        </w:rPr>
        <w:t>. 2nd ed. Chichester, West Sussex: John Wiley &amp; Sons Ltd.</w:t>
      </w:r>
    </w:p>
    <w:p w14:paraId="6ADE3D9A"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Bolger, A. M., Lohse, M., and Usadel, B. (2014). Trimmomatic: A flexible trimmer for Illumina sequence data. </w:t>
      </w:r>
      <w:r w:rsidRPr="00746676">
        <w:rPr>
          <w:rFonts w:ascii="Calibri" w:hAnsi="Calibri" w:cs="Calibri"/>
          <w:i/>
          <w:iCs/>
          <w:noProof/>
          <w:lang w:val="en-US"/>
        </w:rPr>
        <w:t>Bioinformatics</w:t>
      </w:r>
      <w:r w:rsidRPr="00746676">
        <w:rPr>
          <w:rFonts w:ascii="Calibri" w:hAnsi="Calibri" w:cs="Calibri"/>
          <w:noProof/>
          <w:lang w:val="en-US"/>
        </w:rPr>
        <w:t xml:space="preserve"> 30, 2114–2120. doi:10.1093/bioinformatics/btu170.</w:t>
      </w:r>
    </w:p>
    <w:p w14:paraId="6AEE34AE"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Burger, J. (2006). Bioindicators: A review of their use in the environmental literature 1970–2005. </w:t>
      </w:r>
      <w:r w:rsidRPr="00746676">
        <w:rPr>
          <w:rFonts w:ascii="Calibri" w:hAnsi="Calibri" w:cs="Calibri"/>
          <w:i/>
          <w:iCs/>
          <w:noProof/>
          <w:lang w:val="en-US"/>
        </w:rPr>
        <w:t>Environ. Bioindic.</w:t>
      </w:r>
      <w:r w:rsidRPr="00746676">
        <w:rPr>
          <w:rFonts w:ascii="Calibri" w:hAnsi="Calibri" w:cs="Calibri"/>
          <w:noProof/>
          <w:lang w:val="en-US"/>
        </w:rPr>
        <w:t xml:space="preserve"> 1, 136–144. doi:10.1080/15555270600701540.</w:t>
      </w:r>
    </w:p>
    <w:p w14:paraId="4F67DB3D"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Bushmanova, E., Antipov, D., Lapidus, A., and Prjibelski, A. D. (2019). rnaSPAdes: A de novo transcriptome assembler and its application to RNA-Seq data. </w:t>
      </w:r>
      <w:r w:rsidRPr="00746676">
        <w:rPr>
          <w:rFonts w:ascii="Calibri" w:hAnsi="Calibri" w:cs="Calibri"/>
          <w:i/>
          <w:iCs/>
          <w:noProof/>
          <w:lang w:val="en-US"/>
        </w:rPr>
        <w:t>Gigascience</w:t>
      </w:r>
      <w:r w:rsidRPr="00746676">
        <w:rPr>
          <w:rFonts w:ascii="Calibri" w:hAnsi="Calibri" w:cs="Calibri"/>
          <w:noProof/>
          <w:lang w:val="en-US"/>
        </w:rPr>
        <w:t xml:space="preserve"> 8, 1–13. </w:t>
      </w:r>
      <w:r w:rsidRPr="00746676">
        <w:rPr>
          <w:rFonts w:ascii="Calibri" w:hAnsi="Calibri" w:cs="Calibri"/>
          <w:noProof/>
          <w:lang w:val="en-US"/>
        </w:rPr>
        <w:lastRenderedPageBreak/>
        <w:t>doi:10.1093/gigascience/giz100.</w:t>
      </w:r>
    </w:p>
    <w:p w14:paraId="5E529FE1"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Carini, P., Marsden, P. J., Leff, J. W., Morgan, E. E., Strickland, M. S., and Fierer, N. (2016). Relic DNA is abundant in soil and obscures estimates of soil microbial diversity. </w:t>
      </w:r>
      <w:r w:rsidRPr="00746676">
        <w:rPr>
          <w:rFonts w:ascii="Calibri" w:hAnsi="Calibri" w:cs="Calibri"/>
          <w:i/>
          <w:iCs/>
          <w:noProof/>
          <w:lang w:val="en-US"/>
        </w:rPr>
        <w:t>Nat. Microbiol.</w:t>
      </w:r>
      <w:r w:rsidRPr="00746676">
        <w:rPr>
          <w:rFonts w:ascii="Calibri" w:hAnsi="Calibri" w:cs="Calibri"/>
          <w:noProof/>
          <w:lang w:val="en-US"/>
        </w:rPr>
        <w:t xml:space="preserve"> 2, 1–6. doi:10.1038/nmicrobiol.2016.242.</w:t>
      </w:r>
    </w:p>
    <w:p w14:paraId="22CC6A15"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Ceballos, G., Ehrlich, P. R., Barnosky, A. D., García, A., Pringle, R. M., and Palmer, T. M. (2015). Accelerated modern human-induced species losses: Entering the sixth mass extinction. </w:t>
      </w:r>
      <w:r w:rsidRPr="00746676">
        <w:rPr>
          <w:rFonts w:ascii="Calibri" w:hAnsi="Calibri" w:cs="Calibri"/>
          <w:i/>
          <w:iCs/>
          <w:noProof/>
          <w:lang w:val="en-US"/>
        </w:rPr>
        <w:t>Sci. Adv.</w:t>
      </w:r>
      <w:r w:rsidRPr="00746676">
        <w:rPr>
          <w:rFonts w:ascii="Calibri" w:hAnsi="Calibri" w:cs="Calibri"/>
          <w:noProof/>
          <w:lang w:val="en-US"/>
        </w:rPr>
        <w:t xml:space="preserve"> 1, e1400253. doi:10.1126/sciadv.1400253.</w:t>
      </w:r>
    </w:p>
    <w:p w14:paraId="170E7E53"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Cordier, T., Lanzén, A., Apothéloz-Perret-Gentil, L., Stoeck, T., and Pawlowski, J. (2019). Embracing Environmental Genomics and Machine Learning for Routine Biomonitoring. </w:t>
      </w:r>
      <w:r w:rsidRPr="00746676">
        <w:rPr>
          <w:rFonts w:ascii="Calibri" w:hAnsi="Calibri" w:cs="Calibri"/>
          <w:i/>
          <w:iCs/>
          <w:noProof/>
          <w:lang w:val="en-US"/>
        </w:rPr>
        <w:t>Trends Microbiol.</w:t>
      </w:r>
      <w:r w:rsidRPr="00746676">
        <w:rPr>
          <w:rFonts w:ascii="Calibri" w:hAnsi="Calibri" w:cs="Calibri"/>
          <w:noProof/>
          <w:lang w:val="en-US"/>
        </w:rPr>
        <w:t xml:space="preserve"> 27, 387–397. doi:10.1016/j.tim.2018.10.012.</w:t>
      </w:r>
    </w:p>
    <w:p w14:paraId="2210EFB3"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Cordier, T., Sáez, L. A., Apotheloz-Perret-Gentil, L., Aylagas, E., Bohan, D. A., Bouchez, A., et al. (2020). Ecosystems Monitoring Powered by Environmental Genomics: A Review of Current Strategies with An Implementation Roadmap. </w:t>
      </w:r>
      <w:r w:rsidRPr="00746676">
        <w:rPr>
          <w:rFonts w:ascii="Calibri" w:hAnsi="Calibri" w:cs="Calibri"/>
          <w:i/>
          <w:iCs/>
          <w:noProof/>
          <w:lang w:val="en-US"/>
        </w:rPr>
        <w:t>Preprints</w:t>
      </w:r>
      <w:r w:rsidRPr="00746676">
        <w:rPr>
          <w:rFonts w:ascii="Calibri" w:hAnsi="Calibri" w:cs="Calibri"/>
          <w:noProof/>
          <w:lang w:val="en-US"/>
        </w:rPr>
        <w:t>. doi:10.20944/PREPRINTS202001.0278.V1.</w:t>
      </w:r>
    </w:p>
    <w:p w14:paraId="7EC86CAE"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Corse, E., Tougard, C., Archambaud-Suard, G., Agnèse, J. F., Messu Mandeng, F. D., Bilong Bilong, C. F., et al. (2019). One-locus-several-primers: A strategy to improve the taxonomic and haplotypic coverage in diet metabarcoding studies. </w:t>
      </w:r>
      <w:r w:rsidRPr="00746676">
        <w:rPr>
          <w:rFonts w:ascii="Calibri" w:hAnsi="Calibri" w:cs="Calibri"/>
          <w:i/>
          <w:iCs/>
          <w:noProof/>
          <w:lang w:val="en-US"/>
        </w:rPr>
        <w:t>Ecol. Evol.</w:t>
      </w:r>
      <w:r w:rsidRPr="00746676">
        <w:rPr>
          <w:rFonts w:ascii="Calibri" w:hAnsi="Calibri" w:cs="Calibri"/>
          <w:noProof/>
          <w:lang w:val="en-US"/>
        </w:rPr>
        <w:t xml:space="preserve"> 9, 4603–4620. doi:10.1002/ece3.5063.</w:t>
      </w:r>
    </w:p>
    <w:p w14:paraId="69FE5A6D"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Costanza, R., de Groot, R., Sutton, P., van der Ploeg, S., Anderson, S. J., Kubiszewski, I., et al. (2014). Changes in the global value of ecosystem services. </w:t>
      </w:r>
      <w:r w:rsidRPr="00746676">
        <w:rPr>
          <w:rFonts w:ascii="Calibri" w:hAnsi="Calibri" w:cs="Calibri"/>
          <w:i/>
          <w:iCs/>
          <w:noProof/>
          <w:lang w:val="en-US"/>
        </w:rPr>
        <w:t>Glob. Environ. Chang.</w:t>
      </w:r>
      <w:r w:rsidRPr="00746676">
        <w:rPr>
          <w:rFonts w:ascii="Calibri" w:hAnsi="Calibri" w:cs="Calibri"/>
          <w:noProof/>
          <w:lang w:val="en-US"/>
        </w:rPr>
        <w:t xml:space="preserve"> 26, 152–158. doi:10.1016/j.gloenvcha.2014.04.002.</w:t>
      </w:r>
    </w:p>
    <w:p w14:paraId="5DDFF451"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De Barba, M., Miquel, C., Boyer, F., Mercier, C., Rioux, D., Coissac, E., et al. (2014). DNA metabarcoding multiplexing and validation of data accuracy for diet assessment: Application to omnivorous diet. </w:t>
      </w:r>
      <w:r w:rsidRPr="00746676">
        <w:rPr>
          <w:rFonts w:ascii="Calibri" w:hAnsi="Calibri" w:cs="Calibri"/>
          <w:i/>
          <w:iCs/>
          <w:noProof/>
          <w:lang w:val="en-US"/>
        </w:rPr>
        <w:t>Mol. Ecol. Resour.</w:t>
      </w:r>
      <w:r w:rsidRPr="00746676">
        <w:rPr>
          <w:rFonts w:ascii="Calibri" w:hAnsi="Calibri" w:cs="Calibri"/>
          <w:noProof/>
          <w:lang w:val="en-US"/>
        </w:rPr>
        <w:t xml:space="preserve"> 14, 306–323. doi:10.1111/1755-0998.12188.</w:t>
      </w:r>
    </w:p>
    <w:p w14:paraId="73ACB6C4"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Deiner, K., Bik, H. M., Mächler, E., Seymour, M., Lacoursière-Roussel, A., Altermatt, F., et al. (2017). Environmental DNA metabarcoding: Transforming how we survey animal and plant communities. </w:t>
      </w:r>
      <w:r w:rsidRPr="00746676">
        <w:rPr>
          <w:rFonts w:ascii="Calibri" w:hAnsi="Calibri" w:cs="Calibri"/>
          <w:i/>
          <w:iCs/>
          <w:noProof/>
          <w:lang w:val="en-US"/>
        </w:rPr>
        <w:t>Mol. Ecol.</w:t>
      </w:r>
      <w:r w:rsidRPr="00746676">
        <w:rPr>
          <w:rFonts w:ascii="Calibri" w:hAnsi="Calibri" w:cs="Calibri"/>
          <w:noProof/>
          <w:lang w:val="en-US"/>
        </w:rPr>
        <w:t xml:space="preserve"> 26, 5872–5895. doi:10.1111/mec.14350.</w:t>
      </w:r>
    </w:p>
    <w:p w14:paraId="43EC7A42"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Dextrase, A. J., and Mandrak, N. E. (2006). Impacts of alien invasive species on freshwater fauna </w:t>
      </w:r>
      <w:r w:rsidRPr="00746676">
        <w:rPr>
          <w:rFonts w:ascii="Calibri" w:hAnsi="Calibri" w:cs="Calibri"/>
          <w:noProof/>
          <w:lang w:val="en-US"/>
        </w:rPr>
        <w:lastRenderedPageBreak/>
        <w:t xml:space="preserve">at risk in Canada. </w:t>
      </w:r>
      <w:r w:rsidRPr="00746676">
        <w:rPr>
          <w:rFonts w:ascii="Calibri" w:hAnsi="Calibri" w:cs="Calibri"/>
          <w:i/>
          <w:iCs/>
          <w:noProof/>
          <w:lang w:val="en-US"/>
        </w:rPr>
        <w:t>Biol. Invasions</w:t>
      </w:r>
      <w:r w:rsidRPr="00746676">
        <w:rPr>
          <w:rFonts w:ascii="Calibri" w:hAnsi="Calibri" w:cs="Calibri"/>
          <w:noProof/>
          <w:lang w:val="en-US"/>
        </w:rPr>
        <w:t xml:space="preserve"> 8, 13–24. doi:10.1007/s10530-005-0232-2.</w:t>
      </w:r>
    </w:p>
    <w:p w14:paraId="621B15F5"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Dudgeon, D., Arthington, A. H., Gessner, M. O., Kawabata, Z. I., Knowler, D. J., Lévêque, C., et al. (2006). Freshwater biodiversity: Importance, threats, status and conservation challenges. </w:t>
      </w:r>
      <w:r w:rsidRPr="00746676">
        <w:rPr>
          <w:rFonts w:ascii="Calibri" w:hAnsi="Calibri" w:cs="Calibri"/>
          <w:i/>
          <w:iCs/>
          <w:noProof/>
          <w:lang w:val="en-US"/>
        </w:rPr>
        <w:t>Biol. Rev. Camb. Philos. Soc.</w:t>
      </w:r>
      <w:r w:rsidRPr="00746676">
        <w:rPr>
          <w:rFonts w:ascii="Calibri" w:hAnsi="Calibri" w:cs="Calibri"/>
          <w:noProof/>
          <w:lang w:val="en-US"/>
        </w:rPr>
        <w:t xml:space="preserve"> 81, 163–182. doi:10.1017/S1464793105006950.</w:t>
      </w:r>
    </w:p>
    <w:p w14:paraId="44264BFE"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Elbrecht, V., and Leese, F. (2015). Can DNA-based ecosystem assessments quantify species abundance? Testing primer bias and biomass-sequence relationships with an innovative metabarcoding protocol. </w:t>
      </w:r>
      <w:r w:rsidRPr="00746676">
        <w:rPr>
          <w:rFonts w:ascii="Calibri" w:hAnsi="Calibri" w:cs="Calibri"/>
          <w:i/>
          <w:iCs/>
          <w:noProof/>
          <w:lang w:val="en-US"/>
        </w:rPr>
        <w:t>PLoS One</w:t>
      </w:r>
      <w:r w:rsidRPr="00746676">
        <w:rPr>
          <w:rFonts w:ascii="Calibri" w:hAnsi="Calibri" w:cs="Calibri"/>
          <w:noProof/>
          <w:lang w:val="en-US"/>
        </w:rPr>
        <w:t xml:space="preserve"> 10, 1–16. doi:10.1371/journal.pone.0130324.</w:t>
      </w:r>
    </w:p>
    <w:p w14:paraId="0C3E3002"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Elekwachi, C. O., Wang, Z., Wu, X., Rabee, A., and Forster, R. J. (2017). Total rRNA-seq analysis gives insight into bacterial, fungal, protozoal and archaeal communities in the rumen using an optimized RNA isolation method. </w:t>
      </w:r>
      <w:r w:rsidRPr="00746676">
        <w:rPr>
          <w:rFonts w:ascii="Calibri" w:hAnsi="Calibri" w:cs="Calibri"/>
          <w:i/>
          <w:iCs/>
          <w:noProof/>
          <w:lang w:val="en-US"/>
        </w:rPr>
        <w:t>Front. Microbiol.</w:t>
      </w:r>
      <w:r w:rsidRPr="00746676">
        <w:rPr>
          <w:rFonts w:ascii="Calibri" w:hAnsi="Calibri" w:cs="Calibri"/>
          <w:noProof/>
          <w:lang w:val="en-US"/>
        </w:rPr>
        <w:t xml:space="preserve"> 8, 1–14. doi:10.3389/fmicb.2017.01814.</w:t>
      </w:r>
    </w:p>
    <w:p w14:paraId="48C4834F"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Foissner, W., and Berger, H. (1996). A User-Friendly Guide to the Ciliates. </w:t>
      </w:r>
      <w:r w:rsidRPr="00746676">
        <w:rPr>
          <w:rFonts w:ascii="Calibri" w:hAnsi="Calibri" w:cs="Calibri"/>
          <w:i/>
          <w:iCs/>
          <w:noProof/>
          <w:lang w:val="en-US"/>
        </w:rPr>
        <w:t>Freshw. Biol.</w:t>
      </w:r>
      <w:r w:rsidRPr="00746676">
        <w:rPr>
          <w:rFonts w:ascii="Calibri" w:hAnsi="Calibri" w:cs="Calibri"/>
          <w:noProof/>
          <w:lang w:val="en-US"/>
        </w:rPr>
        <w:t xml:space="preserve"> 35, 375–482.</w:t>
      </w:r>
    </w:p>
    <w:p w14:paraId="35EE4B96"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Geisen, S., Tveit, A. T., Clark, I. M., Richter, A., Svenning, M. M., Bonkowski, M., et al. (2015). Metatranscriptomic census of active protists in soils. </w:t>
      </w:r>
      <w:r w:rsidRPr="00746676">
        <w:rPr>
          <w:rFonts w:ascii="Calibri" w:hAnsi="Calibri" w:cs="Calibri"/>
          <w:i/>
          <w:iCs/>
          <w:noProof/>
          <w:lang w:val="en-US"/>
        </w:rPr>
        <w:t>ISME J.</w:t>
      </w:r>
      <w:r w:rsidRPr="00746676">
        <w:rPr>
          <w:rFonts w:ascii="Calibri" w:hAnsi="Calibri" w:cs="Calibri"/>
          <w:noProof/>
          <w:lang w:val="en-US"/>
        </w:rPr>
        <w:t xml:space="preserve"> 9, 2178–2190. doi:10.1038/ismej.2015.30.</w:t>
      </w:r>
    </w:p>
    <w:p w14:paraId="11D683D3"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Gomez-Silvan, C., Leung, M. H. Y., Grue, K. A., Kaur, R., Tong, X., Lee, P. K. H., et al. (2018). A comparison of methods used to unveil the genetic and metabolic pool in the built environment. </w:t>
      </w:r>
      <w:r w:rsidRPr="00746676">
        <w:rPr>
          <w:rFonts w:ascii="Calibri" w:hAnsi="Calibri" w:cs="Calibri"/>
          <w:i/>
          <w:iCs/>
          <w:noProof/>
          <w:lang w:val="en-US"/>
        </w:rPr>
        <w:t>Microbiome</w:t>
      </w:r>
      <w:r w:rsidRPr="00746676">
        <w:rPr>
          <w:rFonts w:ascii="Calibri" w:hAnsi="Calibri" w:cs="Calibri"/>
          <w:noProof/>
          <w:lang w:val="en-US"/>
        </w:rPr>
        <w:t xml:space="preserve"> 6, 1–16. doi:10.1186/s40168-018-0453-0.</w:t>
      </w:r>
    </w:p>
    <w:p w14:paraId="6D8BF052"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Grabherr, M. G., Haas, B. J., Yassour, M., Levin, J. Z., Thompson, D. A., Amit, I., et al. (2013). Trinity: reconstructing a full-length transcriptome without a genome from RNA-Seq data. </w:t>
      </w:r>
      <w:r w:rsidRPr="00746676">
        <w:rPr>
          <w:rFonts w:ascii="Calibri" w:hAnsi="Calibri" w:cs="Calibri"/>
          <w:i/>
          <w:iCs/>
          <w:noProof/>
          <w:lang w:val="en-US"/>
        </w:rPr>
        <w:t>Nat. Biotechnol.</w:t>
      </w:r>
      <w:r w:rsidRPr="00746676">
        <w:rPr>
          <w:rFonts w:ascii="Calibri" w:hAnsi="Calibri" w:cs="Calibri"/>
          <w:noProof/>
          <w:lang w:val="en-US"/>
        </w:rPr>
        <w:t xml:space="preserve"> 29, 644–652. doi:10.1038/nbt.1883.Trinity.</w:t>
      </w:r>
    </w:p>
    <w:p w14:paraId="2C8F5C3F"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Haury, J., Peltre, M.-C., Trémolières, M., Barbe, J., Thiébaut, G., Bernez, I., et al. (2006). A new method to assess water trophy and organic pollution – the Macrophyte Biological Index for Rivers (IBMR): its application to different types of river and pollution. </w:t>
      </w:r>
      <w:r w:rsidRPr="00746676">
        <w:rPr>
          <w:rFonts w:ascii="Calibri" w:hAnsi="Calibri" w:cs="Calibri"/>
          <w:i/>
          <w:iCs/>
          <w:noProof/>
          <w:lang w:val="en-US"/>
        </w:rPr>
        <w:t>Hydrobiologia</w:t>
      </w:r>
      <w:r w:rsidRPr="00746676">
        <w:rPr>
          <w:rFonts w:ascii="Calibri" w:hAnsi="Calibri" w:cs="Calibri"/>
          <w:noProof/>
          <w:lang w:val="en-US"/>
        </w:rPr>
        <w:t xml:space="preserve"> 570, 153–158. doi:10.1007/s10750-006-0175-3.</w:t>
      </w:r>
    </w:p>
    <w:p w14:paraId="12D2AA71"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IPBES (2019). </w:t>
      </w:r>
      <w:r w:rsidRPr="00746676">
        <w:rPr>
          <w:rFonts w:ascii="Calibri" w:hAnsi="Calibri" w:cs="Calibri"/>
          <w:i/>
          <w:iCs/>
          <w:noProof/>
          <w:lang w:val="en-US"/>
        </w:rPr>
        <w:t>Summary for policymakers of the global assessment report on biodiversity and ecosystem services of the Intergovernmental Science-Policy Platform on Biodiversity and Ecosystem Services</w:t>
      </w:r>
      <w:r w:rsidRPr="00746676">
        <w:rPr>
          <w:rFonts w:ascii="Calibri" w:hAnsi="Calibri" w:cs="Calibri"/>
          <w:noProof/>
          <w:lang w:val="en-US"/>
        </w:rPr>
        <w:t xml:space="preserve">. , eds. S. Díaz, J. Settele, E. S. Brondízio, H. T. Ngo, M. Guèze, J. Agard, </w:t>
      </w:r>
      <w:r w:rsidRPr="00746676">
        <w:rPr>
          <w:rFonts w:ascii="Calibri" w:hAnsi="Calibri" w:cs="Calibri"/>
          <w:noProof/>
          <w:lang w:val="en-US"/>
        </w:rPr>
        <w:lastRenderedPageBreak/>
        <w:t>et al. Bonn, Germany Available at: https://doi.org/10.5281/zenodo.3553579.</w:t>
      </w:r>
    </w:p>
    <w:p w14:paraId="36E16474"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Jane, S. F., Wilcox, T. M., Mckelvey, K. S., Young, M. K., Schwartz, M. K., Lowe, W. H., et al. (2015). Distance, flow and PCR inhibition: EDNA dynamics in two headwater streams. </w:t>
      </w:r>
      <w:r w:rsidRPr="00746676">
        <w:rPr>
          <w:rFonts w:ascii="Calibri" w:hAnsi="Calibri" w:cs="Calibri"/>
          <w:i/>
          <w:iCs/>
          <w:noProof/>
          <w:lang w:val="en-US"/>
        </w:rPr>
        <w:t>Mol. Ecol. Resour.</w:t>
      </w:r>
      <w:r w:rsidRPr="00746676">
        <w:rPr>
          <w:rFonts w:ascii="Calibri" w:hAnsi="Calibri" w:cs="Calibri"/>
          <w:noProof/>
          <w:lang w:val="en-US"/>
        </w:rPr>
        <w:t xml:space="preserve"> 15, 216–227. doi:10.1111/1755-0998.12285.</w:t>
      </w:r>
    </w:p>
    <w:p w14:paraId="7FD780D7"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Jensen, K., Trepel, M., Merritt, D., and Rosenthal, G. (2006). Restoration ecology of river valleys. </w:t>
      </w:r>
      <w:r w:rsidRPr="00746676">
        <w:rPr>
          <w:rFonts w:ascii="Calibri" w:hAnsi="Calibri" w:cs="Calibri"/>
          <w:i/>
          <w:iCs/>
          <w:noProof/>
          <w:lang w:val="en-US"/>
        </w:rPr>
        <w:t>Basic Appl. Ecol.</w:t>
      </w:r>
      <w:r w:rsidRPr="00746676">
        <w:rPr>
          <w:rFonts w:ascii="Calibri" w:hAnsi="Calibri" w:cs="Calibri"/>
          <w:noProof/>
          <w:lang w:val="en-US"/>
        </w:rPr>
        <w:t xml:space="preserve"> 7, 383–387. doi:10.1016/j.baae.2006.05.008.</w:t>
      </w:r>
    </w:p>
    <w:p w14:paraId="0976BBFC"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Kahlke, T., and Ralph, P. J. (2019). BASTA – Taxonomic classification of sequences and sequence bins using last common ancestor estimations. </w:t>
      </w:r>
      <w:r w:rsidRPr="00746676">
        <w:rPr>
          <w:rFonts w:ascii="Calibri" w:hAnsi="Calibri" w:cs="Calibri"/>
          <w:i/>
          <w:iCs/>
          <w:noProof/>
          <w:lang w:val="en-US"/>
        </w:rPr>
        <w:t>Methods Ecol. Evol.</w:t>
      </w:r>
      <w:r w:rsidRPr="00746676">
        <w:rPr>
          <w:rFonts w:ascii="Calibri" w:hAnsi="Calibri" w:cs="Calibri"/>
          <w:noProof/>
          <w:lang w:val="en-US"/>
        </w:rPr>
        <w:t xml:space="preserve"> 10, 100–103. doi:10.1111/2041-210X.13095.</w:t>
      </w:r>
    </w:p>
    <w:p w14:paraId="2B165A09"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Karr, J. R. (1981). Assessment of Biotic Integrity Using Fish Communities. </w:t>
      </w:r>
      <w:r w:rsidRPr="00746676">
        <w:rPr>
          <w:rFonts w:ascii="Calibri" w:hAnsi="Calibri" w:cs="Calibri"/>
          <w:i/>
          <w:iCs/>
          <w:noProof/>
          <w:lang w:val="en-US"/>
        </w:rPr>
        <w:t>Fisheries</w:t>
      </w:r>
      <w:r w:rsidRPr="00746676">
        <w:rPr>
          <w:rFonts w:ascii="Calibri" w:hAnsi="Calibri" w:cs="Calibri"/>
          <w:noProof/>
          <w:lang w:val="en-US"/>
        </w:rPr>
        <w:t xml:space="preserve"> 6, 21–27. doi:10.1577/1548-8446(1981)006.</w:t>
      </w:r>
    </w:p>
    <w:p w14:paraId="1388DA8C"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Knight, R., Navas, J., Quinn, R. A., Sanders, J. G., and Zhu, Q. (2018). Best practices for analysing microbiomes. </w:t>
      </w:r>
      <w:r w:rsidRPr="00746676">
        <w:rPr>
          <w:rFonts w:ascii="Calibri" w:hAnsi="Calibri" w:cs="Calibri"/>
          <w:i/>
          <w:iCs/>
          <w:noProof/>
          <w:lang w:val="en-US"/>
        </w:rPr>
        <w:t>Nat. Rev. Microbiol.</w:t>
      </w:r>
      <w:r w:rsidRPr="00746676">
        <w:rPr>
          <w:rFonts w:ascii="Calibri" w:hAnsi="Calibri" w:cs="Calibri"/>
          <w:noProof/>
          <w:lang w:val="en-US"/>
        </w:rPr>
        <w:t xml:space="preserve"> doi:10.1038/s41579-018-0029-9.</w:t>
      </w:r>
    </w:p>
    <w:p w14:paraId="0434E715"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Kopylova, E., Noé, L., and Touzet, H. (2012). SortMeRNA: Fast and accurate filtering of ribosomal RNAs in metatranscriptomic data. </w:t>
      </w:r>
      <w:r w:rsidRPr="00746676">
        <w:rPr>
          <w:rFonts w:ascii="Calibri" w:hAnsi="Calibri" w:cs="Calibri"/>
          <w:i/>
          <w:iCs/>
          <w:noProof/>
          <w:lang w:val="en-US"/>
        </w:rPr>
        <w:t>Bioinformatics</w:t>
      </w:r>
      <w:r w:rsidRPr="00746676">
        <w:rPr>
          <w:rFonts w:ascii="Calibri" w:hAnsi="Calibri" w:cs="Calibri"/>
          <w:noProof/>
          <w:lang w:val="en-US"/>
        </w:rPr>
        <w:t xml:space="preserve"> 28, 3211–3217. doi:10.1093/bioinformatics/bts611.</w:t>
      </w:r>
    </w:p>
    <w:p w14:paraId="7C91C945"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Krehenwinkel, H., Wolf, M., Lim, J. Y., Rominger, A. J., Simison, W. B., and Gillespie, R. G. (2017). Estimating and mitigating amplification bias in qualitative and quantitative arthropod metabarcoding. </w:t>
      </w:r>
      <w:r w:rsidRPr="00746676">
        <w:rPr>
          <w:rFonts w:ascii="Calibri" w:hAnsi="Calibri" w:cs="Calibri"/>
          <w:i/>
          <w:iCs/>
          <w:noProof/>
          <w:lang w:val="en-US"/>
        </w:rPr>
        <w:t>Sci. Rep.</w:t>
      </w:r>
      <w:r w:rsidRPr="00746676">
        <w:rPr>
          <w:rFonts w:ascii="Calibri" w:hAnsi="Calibri" w:cs="Calibri"/>
          <w:noProof/>
          <w:lang w:val="en-US"/>
        </w:rPr>
        <w:t xml:space="preserve"> 7, 1–12. doi:10.1038/s41598-017-17333-x.</w:t>
      </w:r>
    </w:p>
    <w:p w14:paraId="7FE3688E"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Langmead, B., and Salzberg, S. L. (2012). Fast gapped-read alignment with Bowtie 2. </w:t>
      </w:r>
      <w:r w:rsidRPr="00746676">
        <w:rPr>
          <w:rFonts w:ascii="Calibri" w:hAnsi="Calibri" w:cs="Calibri"/>
          <w:i/>
          <w:iCs/>
          <w:noProof/>
          <w:lang w:val="en-US"/>
        </w:rPr>
        <w:t>Nat. Methods</w:t>
      </w:r>
      <w:r w:rsidRPr="00746676">
        <w:rPr>
          <w:rFonts w:ascii="Calibri" w:hAnsi="Calibri" w:cs="Calibri"/>
          <w:noProof/>
          <w:lang w:val="en-US"/>
        </w:rPr>
        <w:t xml:space="preserve"> 9, 357–359. doi:10.1038/nmeth.1923.</w:t>
      </w:r>
    </w:p>
    <w:p w14:paraId="522EFF9A"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Lanzén, A., Jørgensen, S. L., Bengtsson, M. M., Jonassen, I., Øvreås, L., and Urich, T. (2011). Exploring the composition and diversity of microbial communities at the Jan Mayen hydrothermal vent field using RNA and DNA. </w:t>
      </w:r>
      <w:r w:rsidRPr="00746676">
        <w:rPr>
          <w:rFonts w:ascii="Calibri" w:hAnsi="Calibri" w:cs="Calibri"/>
          <w:i/>
          <w:iCs/>
          <w:noProof/>
          <w:lang w:val="en-US"/>
        </w:rPr>
        <w:t>FEMS Microbiol. Ecol.</w:t>
      </w:r>
      <w:r w:rsidRPr="00746676">
        <w:rPr>
          <w:rFonts w:ascii="Calibri" w:hAnsi="Calibri" w:cs="Calibri"/>
          <w:noProof/>
          <w:lang w:val="en-US"/>
        </w:rPr>
        <w:t xml:space="preserve"> 77, 577–589. doi:10.1111/j.1574-6941.2011.01138.x.</w:t>
      </w:r>
    </w:p>
    <w:p w14:paraId="7010A610"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Lanzén, A., Jørgensen, S. L., Huson, D. H., Gorfer, M., Grindhaug, S. H., Jonassen, I., et al. (2012). CREST - Classification Resources for Environmental Sequence Tags. </w:t>
      </w:r>
      <w:r w:rsidRPr="00746676">
        <w:rPr>
          <w:rFonts w:ascii="Calibri" w:hAnsi="Calibri" w:cs="Calibri"/>
          <w:i/>
          <w:iCs/>
          <w:noProof/>
          <w:lang w:val="en-US"/>
        </w:rPr>
        <w:t>PLoS One</w:t>
      </w:r>
      <w:r w:rsidRPr="00746676">
        <w:rPr>
          <w:rFonts w:ascii="Calibri" w:hAnsi="Calibri" w:cs="Calibri"/>
          <w:noProof/>
          <w:lang w:val="en-US"/>
        </w:rPr>
        <w:t xml:space="preserve"> 7. doi:10.1371/journal.pone.0049334.</w:t>
      </w:r>
    </w:p>
    <w:p w14:paraId="49BF9BF6"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Laroche, O., Wood, S. A., Tremblay, L. A., Ellis, J. I., Lejzerowicz, F., Pawlowski, J., et al. (2016). </w:t>
      </w:r>
      <w:r w:rsidRPr="00746676">
        <w:rPr>
          <w:rFonts w:ascii="Calibri" w:hAnsi="Calibri" w:cs="Calibri"/>
          <w:noProof/>
          <w:lang w:val="en-US"/>
        </w:rPr>
        <w:lastRenderedPageBreak/>
        <w:t xml:space="preserve">First evaluation of foraminiferal metabarcoding for monitoring environmental impact from an offshore oil drilling site. </w:t>
      </w:r>
      <w:r w:rsidRPr="00746676">
        <w:rPr>
          <w:rFonts w:ascii="Calibri" w:hAnsi="Calibri" w:cs="Calibri"/>
          <w:i/>
          <w:iCs/>
          <w:noProof/>
          <w:lang w:val="en-US"/>
        </w:rPr>
        <w:t>Mar. Environ. Res.</w:t>
      </w:r>
      <w:r w:rsidRPr="00746676">
        <w:rPr>
          <w:rFonts w:ascii="Calibri" w:hAnsi="Calibri" w:cs="Calibri"/>
          <w:noProof/>
          <w:lang w:val="en-US"/>
        </w:rPr>
        <w:t xml:space="preserve"> 120, 225–235. doi:10.1016/j.marenvres.2016.08.009.</w:t>
      </w:r>
    </w:p>
    <w:p w14:paraId="56CF18CA"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Leese, F., Bouchez, A., Abarenkov, K., Altermatt, F., Borja, Á., Bruce, K., et al. (2018). Why We Need Sustainable Networks Bridging Countries, Disciplines, Cultures and Generations for Aquatic Biomonitoring 2.0: A Perspective Derived From the DNAqua-Net COST Action. </w:t>
      </w:r>
      <w:r w:rsidRPr="00746676">
        <w:rPr>
          <w:rFonts w:ascii="Calibri" w:hAnsi="Calibri" w:cs="Calibri"/>
          <w:i/>
          <w:iCs/>
          <w:noProof/>
          <w:lang w:val="en-US"/>
        </w:rPr>
        <w:t>Adv. Ecol. Res.</w:t>
      </w:r>
      <w:r w:rsidRPr="00746676">
        <w:rPr>
          <w:rFonts w:ascii="Calibri" w:hAnsi="Calibri" w:cs="Calibri"/>
          <w:noProof/>
          <w:lang w:val="en-US"/>
        </w:rPr>
        <w:t xml:space="preserve"> 58, 63–99. doi:10.1016/bs.aecr.2018.01.001.</w:t>
      </w:r>
    </w:p>
    <w:p w14:paraId="61F6D0DA"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Li, D., Liu, C. M., Luo, R., Sadakane, K., and Lam, T. W. (2015). MEGAHIT: An ultra-fast single-node solution for large and complex metagenomics assembly via succinct de Bruijn graph. </w:t>
      </w:r>
      <w:r w:rsidRPr="00746676">
        <w:rPr>
          <w:rFonts w:ascii="Calibri" w:hAnsi="Calibri" w:cs="Calibri"/>
          <w:i/>
          <w:iCs/>
          <w:noProof/>
          <w:lang w:val="en-US"/>
        </w:rPr>
        <w:t>Bioinformatics</w:t>
      </w:r>
      <w:r w:rsidRPr="00746676">
        <w:rPr>
          <w:rFonts w:ascii="Calibri" w:hAnsi="Calibri" w:cs="Calibri"/>
          <w:noProof/>
          <w:lang w:val="en-US"/>
        </w:rPr>
        <w:t xml:space="preserve"> 31, 1674–1676. doi:10.1093/bioinformatics/btv033.</w:t>
      </w:r>
    </w:p>
    <w:p w14:paraId="54B7225F"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Li, F., and Guan, L. L. (2017). Metatranscriptomic profiling reveals linkages between the active rumen microbiome and feed efficiency in beef cattle. </w:t>
      </w:r>
      <w:r w:rsidRPr="00746676">
        <w:rPr>
          <w:rFonts w:ascii="Calibri" w:hAnsi="Calibri" w:cs="Calibri"/>
          <w:i/>
          <w:iCs/>
          <w:noProof/>
          <w:lang w:val="en-US"/>
        </w:rPr>
        <w:t>Appl. Environ. Microbiol.</w:t>
      </w:r>
      <w:r w:rsidRPr="00746676">
        <w:rPr>
          <w:rFonts w:ascii="Calibri" w:hAnsi="Calibri" w:cs="Calibri"/>
          <w:noProof/>
          <w:lang w:val="en-US"/>
        </w:rPr>
        <w:t xml:space="preserve"> 83, 1–16. doi:10.1128/AEM.00061-17.</w:t>
      </w:r>
    </w:p>
    <w:p w14:paraId="10AE74ED"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Li, F., Henderson, G., Sun, X., Cox, F., Janssen, P. H., and Guan, L. L. (2016). Taxonomic assessment of rumen microbiota using total rna and targeted amplicon sequencing approaches. </w:t>
      </w:r>
      <w:r w:rsidRPr="00746676">
        <w:rPr>
          <w:rFonts w:ascii="Calibri" w:hAnsi="Calibri" w:cs="Calibri"/>
          <w:i/>
          <w:iCs/>
          <w:noProof/>
          <w:lang w:val="en-US"/>
        </w:rPr>
        <w:t>Front. Microbiol.</w:t>
      </w:r>
      <w:r w:rsidRPr="00746676">
        <w:rPr>
          <w:rFonts w:ascii="Calibri" w:hAnsi="Calibri" w:cs="Calibri"/>
          <w:noProof/>
          <w:lang w:val="en-US"/>
        </w:rPr>
        <w:t xml:space="preserve"> 7. doi:10.3389/fmicb.2016.00987.</w:t>
      </w:r>
    </w:p>
    <w:p w14:paraId="0FC8567B"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Li, H., and Durbin, R. (2009). Fast and accurate short read alignment with Burrows-Wheeler transform. </w:t>
      </w:r>
      <w:r w:rsidRPr="00746676">
        <w:rPr>
          <w:rFonts w:ascii="Calibri" w:hAnsi="Calibri" w:cs="Calibri"/>
          <w:i/>
          <w:iCs/>
          <w:noProof/>
          <w:lang w:val="en-US"/>
        </w:rPr>
        <w:t>Bioinformatics</w:t>
      </w:r>
      <w:r w:rsidRPr="00746676">
        <w:rPr>
          <w:rFonts w:ascii="Calibri" w:hAnsi="Calibri" w:cs="Calibri"/>
          <w:noProof/>
          <w:lang w:val="en-US"/>
        </w:rPr>
        <w:t xml:space="preserve"> 25, 1754–1760. doi:10.1093/bioinformatics/btp324.</w:t>
      </w:r>
    </w:p>
    <w:p w14:paraId="13AA70DF"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Logares, R., Sunagawa, S., Salazar, G., Cornejo-Castillo, F. M., Ferrera, I., Sarmento, H., et al. (2014). Metagenomic 16S rDNA Illumina tags are a powerful alternative to amplicon sequencing to explore diversity and structure of microbial communities. </w:t>
      </w:r>
      <w:r w:rsidRPr="00746676">
        <w:rPr>
          <w:rFonts w:ascii="Calibri" w:hAnsi="Calibri" w:cs="Calibri"/>
          <w:i/>
          <w:iCs/>
          <w:noProof/>
          <w:lang w:val="en-US"/>
        </w:rPr>
        <w:t>Environ. Microbiol.</w:t>
      </w:r>
      <w:r w:rsidRPr="00746676">
        <w:rPr>
          <w:rFonts w:ascii="Calibri" w:hAnsi="Calibri" w:cs="Calibri"/>
          <w:noProof/>
          <w:lang w:val="en-US"/>
        </w:rPr>
        <w:t xml:space="preserve"> 16, 2659–2671. doi:10.1111/1462-2920.12250.</w:t>
      </w:r>
    </w:p>
    <w:p w14:paraId="0CB8D9BB"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MacManes, M. D. (2014). On the optimal trimming of high-throughput mRNA sequence data. </w:t>
      </w:r>
      <w:r w:rsidRPr="00746676">
        <w:rPr>
          <w:rFonts w:ascii="Calibri" w:hAnsi="Calibri" w:cs="Calibri"/>
          <w:i/>
          <w:iCs/>
          <w:noProof/>
          <w:lang w:val="en-US"/>
        </w:rPr>
        <w:t>Front. Genet.</w:t>
      </w:r>
      <w:r w:rsidRPr="00746676">
        <w:rPr>
          <w:rFonts w:ascii="Calibri" w:hAnsi="Calibri" w:cs="Calibri"/>
          <w:noProof/>
          <w:lang w:val="en-US"/>
        </w:rPr>
        <w:t xml:space="preserve"> 5, 1–7. doi:10.3389/fgene.2014.00013.</w:t>
      </w:r>
    </w:p>
    <w:p w14:paraId="2A858FAF"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Malmqvist, B., and Rundle, S. (2002). Threats to the running water ecosystems of the world. </w:t>
      </w:r>
      <w:r w:rsidRPr="00746676">
        <w:rPr>
          <w:rFonts w:ascii="Calibri" w:hAnsi="Calibri" w:cs="Calibri"/>
          <w:i/>
          <w:iCs/>
          <w:noProof/>
          <w:lang w:val="en-US"/>
        </w:rPr>
        <w:t>Environ. Conserv.</w:t>
      </w:r>
      <w:r w:rsidRPr="00746676">
        <w:rPr>
          <w:rFonts w:ascii="Calibri" w:hAnsi="Calibri" w:cs="Calibri"/>
          <w:noProof/>
          <w:lang w:val="en-US"/>
        </w:rPr>
        <w:t xml:space="preserve"> 29, 134–153. doi:10.1017/S0376892902000097.</w:t>
      </w:r>
    </w:p>
    <w:p w14:paraId="60E6019E"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McArthur, J. V (2001). “Bacteria as Biomonitors,” in </w:t>
      </w:r>
      <w:r w:rsidRPr="00746676">
        <w:rPr>
          <w:rFonts w:ascii="Calibri" w:hAnsi="Calibri" w:cs="Calibri"/>
          <w:i/>
          <w:iCs/>
          <w:noProof/>
          <w:lang w:val="en-US"/>
        </w:rPr>
        <w:t>Bioassessment and Management of North American Freshwater Wetlands</w:t>
      </w:r>
      <w:r w:rsidRPr="00746676">
        <w:rPr>
          <w:rFonts w:ascii="Calibri" w:hAnsi="Calibri" w:cs="Calibri"/>
          <w:noProof/>
          <w:lang w:val="en-US"/>
        </w:rPr>
        <w:t xml:space="preserve">, eds. R. B. Rader, D. P. Batzer, and S. A. Wissinger (Chichester, West Sussex: John Wiley &amp; Sons), 249–261. </w:t>
      </w:r>
      <w:r w:rsidRPr="00746676">
        <w:rPr>
          <w:rFonts w:ascii="Calibri" w:hAnsi="Calibri" w:cs="Calibri"/>
          <w:noProof/>
          <w:lang w:val="en-US"/>
        </w:rPr>
        <w:lastRenderedPageBreak/>
        <w:t>doi:https://doi.org/10.1002/aqc.509.</w:t>
      </w:r>
    </w:p>
    <w:p w14:paraId="72D8EA74"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McIntyre, A. B. R., Ounit, R., Afshinnekoo, E., Prill, R. J., Hénaff, E., Alexander, N., et al. (2017). Comprehensive benchmarking and ensemble approaches for metagenomic classifiers. </w:t>
      </w:r>
      <w:r w:rsidRPr="00746676">
        <w:rPr>
          <w:rFonts w:ascii="Calibri" w:hAnsi="Calibri" w:cs="Calibri"/>
          <w:i/>
          <w:iCs/>
          <w:noProof/>
          <w:lang w:val="en-US"/>
        </w:rPr>
        <w:t>Genome Biol.</w:t>
      </w:r>
      <w:r w:rsidRPr="00746676">
        <w:rPr>
          <w:rFonts w:ascii="Calibri" w:hAnsi="Calibri" w:cs="Calibri"/>
          <w:noProof/>
          <w:lang w:val="en-US"/>
        </w:rPr>
        <w:t xml:space="preserve"> 18, 1–19. doi:10.1186/s13059-017-1299-7.</w:t>
      </w:r>
    </w:p>
    <w:p w14:paraId="06A75F1A"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Nichols, R. V., Vollmers, C., Newsom, L. A., Wang, Y., Heintzman, P. D., Leighton, M., et al. (2018). Minimizing polymerase biases in metabarcoding. </w:t>
      </w:r>
      <w:r w:rsidRPr="00746676">
        <w:rPr>
          <w:rFonts w:ascii="Calibri" w:hAnsi="Calibri" w:cs="Calibri"/>
          <w:i/>
          <w:iCs/>
          <w:noProof/>
          <w:lang w:val="en-US"/>
        </w:rPr>
        <w:t>Mol. Ecol. Resour.</w:t>
      </w:r>
      <w:r w:rsidRPr="00746676">
        <w:rPr>
          <w:rFonts w:ascii="Calibri" w:hAnsi="Calibri" w:cs="Calibri"/>
          <w:noProof/>
          <w:lang w:val="en-US"/>
        </w:rPr>
        <w:t xml:space="preserve"> 18, 927–939. doi:10.1111/1755-0998.12895.</w:t>
      </w:r>
    </w:p>
    <w:p w14:paraId="5DF81EC4"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Nurk, S., Meleshko, D., Korobeynikov, A., and Pevzner, P. A. (2017). MetaSPAdes: A new versatile metagenomic assembler. </w:t>
      </w:r>
      <w:r w:rsidRPr="00746676">
        <w:rPr>
          <w:rFonts w:ascii="Calibri" w:hAnsi="Calibri" w:cs="Calibri"/>
          <w:i/>
          <w:iCs/>
          <w:noProof/>
          <w:lang w:val="en-US"/>
        </w:rPr>
        <w:t>Genome Res.</w:t>
      </w:r>
      <w:r w:rsidRPr="00746676">
        <w:rPr>
          <w:rFonts w:ascii="Calibri" w:hAnsi="Calibri" w:cs="Calibri"/>
          <w:noProof/>
          <w:lang w:val="en-US"/>
        </w:rPr>
        <w:t xml:space="preserve"> 27, 824–834. doi:10.1101/gr.213959.116.</w:t>
      </w:r>
    </w:p>
    <w:p w14:paraId="12C1397F"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Pawlowski, J., Audic, S., Adl, S., Bass, D., Belbahri, L., Berney, C., et al. (2012). CBOL Protist Working Group: Barcoding Eukaryotic Richness beyond the Animal, Plant, and Fungal Kingdoms. </w:t>
      </w:r>
      <w:r w:rsidRPr="00746676">
        <w:rPr>
          <w:rFonts w:ascii="Calibri" w:hAnsi="Calibri" w:cs="Calibri"/>
          <w:i/>
          <w:iCs/>
          <w:noProof/>
          <w:lang w:val="en-US"/>
        </w:rPr>
        <w:t>PLoS Biol.</w:t>
      </w:r>
      <w:r w:rsidRPr="00746676">
        <w:rPr>
          <w:rFonts w:ascii="Calibri" w:hAnsi="Calibri" w:cs="Calibri"/>
          <w:noProof/>
          <w:lang w:val="en-US"/>
        </w:rPr>
        <w:t xml:space="preserve"> 10, e1001419. doi:10.1371/journal.pbio.1001419.</w:t>
      </w:r>
    </w:p>
    <w:p w14:paraId="19C76D05"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Pawlowski, J., Lejzerowicz, F., Apotheloz-Perret-Gentil, L., Visco, J. A., and Esling, P. (2016). Protist metabarcoding and environmental biomonitoring: Time for change. </w:t>
      </w:r>
      <w:r w:rsidRPr="00746676">
        <w:rPr>
          <w:rFonts w:ascii="Calibri" w:hAnsi="Calibri" w:cs="Calibri"/>
          <w:i/>
          <w:iCs/>
          <w:noProof/>
          <w:lang w:val="en-US"/>
        </w:rPr>
        <w:t>Eur. J. Protistol.</w:t>
      </w:r>
      <w:r w:rsidRPr="00746676">
        <w:rPr>
          <w:rFonts w:ascii="Calibri" w:hAnsi="Calibri" w:cs="Calibri"/>
          <w:noProof/>
          <w:lang w:val="en-US"/>
        </w:rPr>
        <w:t xml:space="preserve"> 55, 12–25. doi:10.1016/j.ejop.2016.02.003.</w:t>
      </w:r>
    </w:p>
    <w:p w14:paraId="12AE0EEB"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Pawlowski, J., Lejzerowicz, F., and Esling, P. (2014). Next-generation environmental diversity surveys of foraminifera: Preparing the future. </w:t>
      </w:r>
      <w:r w:rsidRPr="00746676">
        <w:rPr>
          <w:rFonts w:ascii="Calibri" w:hAnsi="Calibri" w:cs="Calibri"/>
          <w:i/>
          <w:iCs/>
          <w:noProof/>
          <w:lang w:val="en-US"/>
        </w:rPr>
        <w:t>Biol. Bull.</w:t>
      </w:r>
      <w:r w:rsidRPr="00746676">
        <w:rPr>
          <w:rFonts w:ascii="Calibri" w:hAnsi="Calibri" w:cs="Calibri"/>
          <w:noProof/>
          <w:lang w:val="en-US"/>
        </w:rPr>
        <w:t xml:space="preserve"> 227, 93–106. doi:10.1086/BBLv227n2p93.</w:t>
      </w:r>
    </w:p>
    <w:p w14:paraId="3A7F0664"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Payne, R. J. (2013). Seven reasons why protists make useful bioindicators. </w:t>
      </w:r>
      <w:r w:rsidRPr="00746676">
        <w:rPr>
          <w:rFonts w:ascii="Calibri" w:hAnsi="Calibri" w:cs="Calibri"/>
          <w:i/>
          <w:iCs/>
          <w:noProof/>
          <w:lang w:val="en-US"/>
        </w:rPr>
        <w:t>Acta Protozool.</w:t>
      </w:r>
      <w:r w:rsidRPr="00746676">
        <w:rPr>
          <w:rFonts w:ascii="Calibri" w:hAnsi="Calibri" w:cs="Calibri"/>
          <w:noProof/>
          <w:lang w:val="en-US"/>
        </w:rPr>
        <w:t xml:space="preserve"> 52, 105–113. doi:10.4467/16890027AP.13.0011.1108.</w:t>
      </w:r>
    </w:p>
    <w:p w14:paraId="36250CEF"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Peano, C., Pietrelli, A., Consolandi, C., Rossi, E., Petiti, L., Tagliabue, L., et al. (2013). An efficient rRNA removal method for RNA sequencing in GC-rich bacteria. </w:t>
      </w:r>
      <w:r w:rsidRPr="00746676">
        <w:rPr>
          <w:rFonts w:ascii="Calibri" w:hAnsi="Calibri" w:cs="Calibri"/>
          <w:i/>
          <w:iCs/>
          <w:noProof/>
          <w:lang w:val="en-US"/>
        </w:rPr>
        <w:t>Microb. Inform. Exp.</w:t>
      </w:r>
      <w:r w:rsidRPr="00746676">
        <w:rPr>
          <w:rFonts w:ascii="Calibri" w:hAnsi="Calibri" w:cs="Calibri"/>
          <w:noProof/>
          <w:lang w:val="en-US"/>
        </w:rPr>
        <w:t xml:space="preserve"> 3, 1–11. doi:10.1186/2042-5783-3-1.</w:t>
      </w:r>
    </w:p>
    <w:p w14:paraId="466E0829"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Peng, Y., Leung, H. C. M., Yiu, S. M., and Chin, F. Y. L. (2012). IDBA-UD: A de novo assembler for single-cell and metagenomic sequencing data with highly uneven depth. </w:t>
      </w:r>
      <w:r w:rsidRPr="00746676">
        <w:rPr>
          <w:rFonts w:ascii="Calibri" w:hAnsi="Calibri" w:cs="Calibri"/>
          <w:i/>
          <w:iCs/>
          <w:noProof/>
          <w:lang w:val="en-US"/>
        </w:rPr>
        <w:t>Bioinformatics</w:t>
      </w:r>
      <w:r w:rsidRPr="00746676">
        <w:rPr>
          <w:rFonts w:ascii="Calibri" w:hAnsi="Calibri" w:cs="Calibri"/>
          <w:noProof/>
          <w:lang w:val="en-US"/>
        </w:rPr>
        <w:t xml:space="preserve"> 28, 1420–1428. doi:10.1093/bioinformatics/bts174.</w:t>
      </w:r>
    </w:p>
    <w:p w14:paraId="063BF6D9"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Peng, Y., Leung, H. C. M., Yiu, S. M., Lv, M. J., Zhu, X. G., and Chin, F. Y. L. (2013). IDBA-tran: A more robust de novo de Bruijn graph assembler for transcriptomes with uneven expression levels. </w:t>
      </w:r>
      <w:r w:rsidRPr="00746676">
        <w:rPr>
          <w:rFonts w:ascii="Calibri" w:hAnsi="Calibri" w:cs="Calibri"/>
          <w:i/>
          <w:iCs/>
          <w:noProof/>
          <w:lang w:val="en-US"/>
        </w:rPr>
        <w:t>Bioinformatics</w:t>
      </w:r>
      <w:r w:rsidRPr="00746676">
        <w:rPr>
          <w:rFonts w:ascii="Calibri" w:hAnsi="Calibri" w:cs="Calibri"/>
          <w:noProof/>
          <w:lang w:val="en-US"/>
        </w:rPr>
        <w:t xml:space="preserve"> 29, 326–334. doi:10.1093/bioinformatics/btt219.</w:t>
      </w:r>
    </w:p>
    <w:p w14:paraId="4579902A"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lastRenderedPageBreak/>
        <w:t xml:space="preserve">Pimm, S. L., Jenkins, C. N., Abell, R., Brooks, T. M., Gittleman, J. L., Joppa, L. N., et al. (2014). The biodiversity of species and their rates of extinction, distribution, and protection. </w:t>
      </w:r>
      <w:r w:rsidRPr="00746676">
        <w:rPr>
          <w:rFonts w:ascii="Calibri" w:hAnsi="Calibri" w:cs="Calibri"/>
          <w:i/>
          <w:iCs/>
          <w:noProof/>
          <w:lang w:val="en-US"/>
        </w:rPr>
        <w:t>Science (80-. ).</w:t>
      </w:r>
      <w:r w:rsidRPr="00746676">
        <w:rPr>
          <w:rFonts w:ascii="Calibri" w:hAnsi="Calibri" w:cs="Calibri"/>
          <w:noProof/>
          <w:lang w:val="en-US"/>
        </w:rPr>
        <w:t xml:space="preserve"> 344. doi:10.1126/science.1246752.</w:t>
      </w:r>
    </w:p>
    <w:p w14:paraId="639C70F9"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Piñol, J., San Andrés, V., Clare, E. L., Mir, G., and Symondson, W. O. C. (2014). A pragmatic approach to the analysis of diets of generalist predators: The use of next-generation sequencing with no blocking probes. </w:t>
      </w:r>
      <w:r w:rsidRPr="00746676">
        <w:rPr>
          <w:rFonts w:ascii="Calibri" w:hAnsi="Calibri" w:cs="Calibri"/>
          <w:i/>
          <w:iCs/>
          <w:noProof/>
          <w:lang w:val="en-US"/>
        </w:rPr>
        <w:t>Mol. Ecol. Resour.</w:t>
      </w:r>
      <w:r w:rsidRPr="00746676">
        <w:rPr>
          <w:rFonts w:ascii="Calibri" w:hAnsi="Calibri" w:cs="Calibri"/>
          <w:noProof/>
          <w:lang w:val="en-US"/>
        </w:rPr>
        <w:t xml:space="preserve"> 14, 18–26. doi:10.1111/1755-0998.12156.</w:t>
      </w:r>
    </w:p>
    <w:p w14:paraId="03A6F8DF"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Piñol, J., Senar, M. A., and Symondson, W. O. C. (2019). The choice of universal primers and the characteristics of the species mixture determine when DNA metabarcoding can be quantitative. </w:t>
      </w:r>
      <w:r w:rsidRPr="00746676">
        <w:rPr>
          <w:rFonts w:ascii="Calibri" w:hAnsi="Calibri" w:cs="Calibri"/>
          <w:i/>
          <w:iCs/>
          <w:noProof/>
          <w:lang w:val="en-US"/>
        </w:rPr>
        <w:t>Mol. Ecol.</w:t>
      </w:r>
      <w:r w:rsidRPr="00746676">
        <w:rPr>
          <w:rFonts w:ascii="Calibri" w:hAnsi="Calibri" w:cs="Calibri"/>
          <w:noProof/>
          <w:lang w:val="en-US"/>
        </w:rPr>
        <w:t xml:space="preserve"> 28, 407–419. doi:10.1111/mec.14776.</w:t>
      </w:r>
    </w:p>
    <w:p w14:paraId="37A63284"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Piper, A. M., Batovska, J., Cogan, N. O. I., Weiss, J., Cunningham, J. P., Rodoni, B. C., et al. (2019). Prospects and challenges of implementing DNA metabarcoding for high-throughput insect surveillance. </w:t>
      </w:r>
      <w:r w:rsidRPr="00746676">
        <w:rPr>
          <w:rFonts w:ascii="Calibri" w:hAnsi="Calibri" w:cs="Calibri"/>
          <w:i/>
          <w:iCs/>
          <w:noProof/>
          <w:lang w:val="en-US"/>
        </w:rPr>
        <w:t>Gigascience</w:t>
      </w:r>
      <w:r w:rsidRPr="00746676">
        <w:rPr>
          <w:rFonts w:ascii="Calibri" w:hAnsi="Calibri" w:cs="Calibri"/>
          <w:noProof/>
          <w:lang w:val="en-US"/>
        </w:rPr>
        <w:t xml:space="preserve"> 8, 1–22. doi:10.1093/gigascience/giz092.</w:t>
      </w:r>
    </w:p>
    <w:p w14:paraId="7DECD1EF"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Pochon, X., Wood, S. A., Keeley, N. B., Lejzerowicz, F., Esling, P., Drew, J., et al. (2015). Accurate assessment of the impact of salmon farming on benthic sediment enrichment using foraminiferal metabarcoding. </w:t>
      </w:r>
      <w:r w:rsidRPr="00746676">
        <w:rPr>
          <w:rFonts w:ascii="Calibri" w:hAnsi="Calibri" w:cs="Calibri"/>
          <w:i/>
          <w:iCs/>
          <w:noProof/>
          <w:lang w:val="en-US"/>
        </w:rPr>
        <w:t>Mar. Pollut. Bull.</w:t>
      </w:r>
      <w:r w:rsidRPr="00746676">
        <w:rPr>
          <w:rFonts w:ascii="Calibri" w:hAnsi="Calibri" w:cs="Calibri"/>
          <w:noProof/>
          <w:lang w:val="en-US"/>
        </w:rPr>
        <w:t xml:space="preserve"> 100, 370–382. doi:10.1016/j.marpolbul.2015.08.022.</w:t>
      </w:r>
    </w:p>
    <w:p w14:paraId="013EB1D1"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Quast, C., Pruesse, E., Yilmaz, P., Gerken, J., Schweer, T., Yarza, P., et al. (2013). The SILVA ribosomal RNA gene database project: Improved data processing and web-based tools. </w:t>
      </w:r>
      <w:r w:rsidRPr="00746676">
        <w:rPr>
          <w:rFonts w:ascii="Calibri" w:hAnsi="Calibri" w:cs="Calibri"/>
          <w:i/>
          <w:iCs/>
          <w:noProof/>
          <w:lang w:val="en-US"/>
        </w:rPr>
        <w:t>Nucleic Acids Res.</w:t>
      </w:r>
      <w:r w:rsidRPr="00746676">
        <w:rPr>
          <w:rFonts w:ascii="Calibri" w:hAnsi="Calibri" w:cs="Calibri"/>
          <w:noProof/>
          <w:lang w:val="en-US"/>
        </w:rPr>
        <w:t xml:space="preserve"> 41, 590–596. doi:10.1093/nar/gks1219.</w:t>
      </w:r>
    </w:p>
    <w:p w14:paraId="5D38594B"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Quince, C., Walker, A. W., Simpson, J. T., Loman, N. J., and Segata, N. (2017). Shotgun metagenomics, from sampling to analysis. </w:t>
      </w:r>
      <w:r w:rsidRPr="00746676">
        <w:rPr>
          <w:rFonts w:ascii="Calibri" w:hAnsi="Calibri" w:cs="Calibri"/>
          <w:i/>
          <w:iCs/>
          <w:noProof/>
          <w:lang w:val="en-US"/>
        </w:rPr>
        <w:t>Nat. Biotechnol.</w:t>
      </w:r>
      <w:r w:rsidRPr="00746676">
        <w:rPr>
          <w:rFonts w:ascii="Calibri" w:hAnsi="Calibri" w:cs="Calibri"/>
          <w:noProof/>
          <w:lang w:val="en-US"/>
        </w:rPr>
        <w:t xml:space="preserve"> 35, 833–844. doi:10.1038/nbt.3935.</w:t>
      </w:r>
    </w:p>
    <w:p w14:paraId="55C67F31"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Resh, V. H., and Unzicker, J. D. (1975). Water Quality Monitoring and Aquatic Organisms : The Importance of Species Identification. </w:t>
      </w:r>
      <w:r w:rsidRPr="00746676">
        <w:rPr>
          <w:rFonts w:ascii="Calibri" w:hAnsi="Calibri" w:cs="Calibri"/>
          <w:i/>
          <w:iCs/>
          <w:noProof/>
          <w:lang w:val="en-US"/>
        </w:rPr>
        <w:t>Water Pollut. Control Fed.</w:t>
      </w:r>
      <w:r w:rsidRPr="00746676">
        <w:rPr>
          <w:rFonts w:ascii="Calibri" w:hAnsi="Calibri" w:cs="Calibri"/>
          <w:noProof/>
          <w:lang w:val="en-US"/>
        </w:rPr>
        <w:t xml:space="preserve"> 47, 9–19.</w:t>
      </w:r>
    </w:p>
    <w:p w14:paraId="3B0A6427"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Robertson, G., Schein, J., Chiu, R., Corbett, R., Field, M., Jackman, S. D., et al. (2010). De novo assembly and analysis of RNA-seq data. </w:t>
      </w:r>
      <w:r w:rsidRPr="00746676">
        <w:rPr>
          <w:rFonts w:ascii="Calibri" w:hAnsi="Calibri" w:cs="Calibri"/>
          <w:i/>
          <w:iCs/>
          <w:noProof/>
          <w:lang w:val="en-US"/>
        </w:rPr>
        <w:t>Nat. Methods</w:t>
      </w:r>
      <w:r w:rsidRPr="00746676">
        <w:rPr>
          <w:rFonts w:ascii="Calibri" w:hAnsi="Calibri" w:cs="Calibri"/>
          <w:noProof/>
          <w:lang w:val="en-US"/>
        </w:rPr>
        <w:t xml:space="preserve"> 7, 909–912. doi:10.1038/nmeth.1517.</w:t>
      </w:r>
    </w:p>
    <w:p w14:paraId="18B0EE7B"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Sagova-Mareckova, M., Boenigk, J., Bouchez, A., Cermakova, K., Chonova, T., Cordier, T., et al. </w:t>
      </w:r>
      <w:r w:rsidRPr="00746676">
        <w:rPr>
          <w:rFonts w:ascii="Calibri" w:hAnsi="Calibri" w:cs="Calibri"/>
          <w:noProof/>
          <w:lang w:val="en-US"/>
        </w:rPr>
        <w:lastRenderedPageBreak/>
        <w:t xml:space="preserve">(2021). Expanding ecological assessment by integrating microorganisms into routine freshwater biomonitoring. </w:t>
      </w:r>
      <w:r w:rsidRPr="00746676">
        <w:rPr>
          <w:rFonts w:ascii="Calibri" w:hAnsi="Calibri" w:cs="Calibri"/>
          <w:i/>
          <w:iCs/>
          <w:noProof/>
          <w:lang w:val="en-US"/>
        </w:rPr>
        <w:t>Water Res.</w:t>
      </w:r>
      <w:r w:rsidRPr="00746676">
        <w:rPr>
          <w:rFonts w:ascii="Calibri" w:hAnsi="Calibri" w:cs="Calibri"/>
          <w:noProof/>
          <w:lang w:val="en-US"/>
        </w:rPr>
        <w:t xml:space="preserve"> 191, 116767. doi:10.1016/j.watres.2020.116767.</w:t>
      </w:r>
    </w:p>
    <w:p w14:paraId="56B9B501"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Seemann, T. BAsic Rapid Ribosomal RNA Predictor - barrnap.</w:t>
      </w:r>
    </w:p>
    <w:p w14:paraId="2D61DCC7"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Shah, N., Tang, H., Doak, T. G., and Ye, Y. (2010). Comparing bacterial communities inferred from 16S rRNA gene sequencing and shotgun metagenomics. </w:t>
      </w:r>
      <w:r w:rsidRPr="00746676">
        <w:rPr>
          <w:rFonts w:ascii="Calibri" w:hAnsi="Calibri" w:cs="Calibri"/>
          <w:i/>
          <w:iCs/>
          <w:noProof/>
          <w:lang w:val="en-US"/>
        </w:rPr>
        <w:t>Pacific Symp. Biocomput. 2011</w:t>
      </w:r>
      <w:r w:rsidRPr="00746676">
        <w:rPr>
          <w:rFonts w:ascii="Calibri" w:hAnsi="Calibri" w:cs="Calibri"/>
          <w:noProof/>
          <w:lang w:val="en-US"/>
        </w:rPr>
        <w:t>, 165–176.</w:t>
      </w:r>
    </w:p>
    <w:p w14:paraId="1E5F89F9"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Shakya, M., Lo, C. C., and Chain, P. S. G. (2019). Advances and challenges in metatranscriptomic analysis. </w:t>
      </w:r>
      <w:r w:rsidRPr="00746676">
        <w:rPr>
          <w:rFonts w:ascii="Calibri" w:hAnsi="Calibri" w:cs="Calibri"/>
          <w:i/>
          <w:iCs/>
          <w:noProof/>
          <w:lang w:val="en-US"/>
        </w:rPr>
        <w:t>Front. Genet.</w:t>
      </w:r>
      <w:r w:rsidRPr="00746676">
        <w:rPr>
          <w:rFonts w:ascii="Calibri" w:hAnsi="Calibri" w:cs="Calibri"/>
          <w:noProof/>
          <w:lang w:val="en-US"/>
        </w:rPr>
        <w:t xml:space="preserve"> 10, 1–10. doi:10.3389/fgene.2019.00904.</w:t>
      </w:r>
    </w:p>
    <w:p w14:paraId="523CDA77"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Shakya, M., Quince, C., Campbell, J. H., Yang, Z. K., Schadt, C. W., and Podar, M. (2013). Comparative metagenomic and rRNA microbial diversity characterization using archaeal and bacterial synthetic communities. </w:t>
      </w:r>
      <w:r w:rsidRPr="00746676">
        <w:rPr>
          <w:rFonts w:ascii="Calibri" w:hAnsi="Calibri" w:cs="Calibri"/>
          <w:i/>
          <w:iCs/>
          <w:noProof/>
          <w:lang w:val="en-US"/>
        </w:rPr>
        <w:t>Environ. Microbiol.</w:t>
      </w:r>
      <w:r w:rsidRPr="00746676">
        <w:rPr>
          <w:rFonts w:ascii="Calibri" w:hAnsi="Calibri" w:cs="Calibri"/>
          <w:noProof/>
          <w:lang w:val="en-US"/>
        </w:rPr>
        <w:t xml:space="preserve"> 15, 1882–1899. doi:10.1111/1462-2920.12086.</w:t>
      </w:r>
    </w:p>
    <w:p w14:paraId="0395EC3D"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Shi, Y., Tyson, G. W., Eppley, J. M., and Delong, E. F. (2011). Integrated metatranscriptomic and metagenomic analyses of stratified microbial assemblages in the open ocean. </w:t>
      </w:r>
      <w:r w:rsidRPr="00746676">
        <w:rPr>
          <w:rFonts w:ascii="Calibri" w:hAnsi="Calibri" w:cs="Calibri"/>
          <w:i/>
          <w:iCs/>
          <w:noProof/>
          <w:lang w:val="en-US"/>
        </w:rPr>
        <w:t>ISME J.</w:t>
      </w:r>
      <w:r w:rsidRPr="00746676">
        <w:rPr>
          <w:rFonts w:ascii="Calibri" w:hAnsi="Calibri" w:cs="Calibri"/>
          <w:noProof/>
          <w:lang w:val="en-US"/>
        </w:rPr>
        <w:t xml:space="preserve"> 5, 999–1013. doi:10.1038/ismej.2010.189.</w:t>
      </w:r>
    </w:p>
    <w:p w14:paraId="29948DF1"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Singer, G. A. C., Shekarriz, S., McCarthy, A., Fahner, N., and Hajibabaei, M. (2020). The utility of a metagenomics approach for marine biomonitoring. </w:t>
      </w:r>
      <w:r w:rsidRPr="00746676">
        <w:rPr>
          <w:rFonts w:ascii="Calibri" w:hAnsi="Calibri" w:cs="Calibri"/>
          <w:i/>
          <w:iCs/>
          <w:noProof/>
          <w:lang w:val="en-US"/>
        </w:rPr>
        <w:t>bioRxiv</w:t>
      </w:r>
      <w:r w:rsidRPr="00746676">
        <w:rPr>
          <w:rFonts w:ascii="Calibri" w:hAnsi="Calibri" w:cs="Calibri"/>
          <w:noProof/>
          <w:lang w:val="en-US"/>
        </w:rPr>
        <w:t>, 2020.03.16.993667. doi:10.1101/2020.03.16.993667.</w:t>
      </w:r>
    </w:p>
    <w:p w14:paraId="43162FB7"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Smith, M. B., Rocha, A. M., Smillie, C. S., Olesen, S. W., Paradis, C., Wu, L., et al. (2015). Natural Bacterial Communities Serve as Quantitative Geochemical Biosensors. </w:t>
      </w:r>
      <w:r w:rsidRPr="00746676">
        <w:rPr>
          <w:rFonts w:ascii="Calibri" w:hAnsi="Calibri" w:cs="Calibri"/>
          <w:i/>
          <w:iCs/>
          <w:noProof/>
          <w:lang w:val="en-US"/>
        </w:rPr>
        <w:t>MBio</w:t>
      </w:r>
      <w:r w:rsidRPr="00746676">
        <w:rPr>
          <w:rFonts w:ascii="Calibri" w:hAnsi="Calibri" w:cs="Calibri"/>
          <w:noProof/>
          <w:lang w:val="en-US"/>
        </w:rPr>
        <w:t xml:space="preserve"> 6, e00326-15. doi:10.1128/mBio.00326-15.</w:t>
      </w:r>
    </w:p>
    <w:p w14:paraId="45315F2A"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Stat, M., Huggett, M. J., Bernasconi, R., Dibattista, J. D., Berry, T. E., Newman, S. J., et al. (2017). Ecosystem biomonitoring with eDNA: Metabarcoding across the tree of life in a tropical marine environment. </w:t>
      </w:r>
      <w:r w:rsidRPr="00746676">
        <w:rPr>
          <w:rFonts w:ascii="Calibri" w:hAnsi="Calibri" w:cs="Calibri"/>
          <w:i/>
          <w:iCs/>
          <w:noProof/>
          <w:lang w:val="en-US"/>
        </w:rPr>
        <w:t>Sci. Rep.</w:t>
      </w:r>
      <w:r w:rsidRPr="00746676">
        <w:rPr>
          <w:rFonts w:ascii="Calibri" w:hAnsi="Calibri" w:cs="Calibri"/>
          <w:noProof/>
          <w:lang w:val="en-US"/>
        </w:rPr>
        <w:t xml:space="preserve"> 7, 1–11. doi:10.1038/s41598-017-12501-5.</w:t>
      </w:r>
    </w:p>
    <w:p w14:paraId="121CA660"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Stein, E. D., White, B. P., Mazor, R. D., Jackson, J. K., Battle, J. M., Miller, P. E., et al. (2014). Does DNA barcoding improve performance of traditional stream bioassessment metrics? </w:t>
      </w:r>
      <w:r w:rsidRPr="00746676">
        <w:rPr>
          <w:rFonts w:ascii="Calibri" w:hAnsi="Calibri" w:cs="Calibri"/>
          <w:i/>
          <w:iCs/>
          <w:noProof/>
          <w:lang w:val="en-US"/>
        </w:rPr>
        <w:t>Freshw. Sci.</w:t>
      </w:r>
      <w:r w:rsidRPr="00746676">
        <w:rPr>
          <w:rFonts w:ascii="Calibri" w:hAnsi="Calibri" w:cs="Calibri"/>
          <w:noProof/>
          <w:lang w:val="en-US"/>
        </w:rPr>
        <w:t xml:space="preserve"> 33, 302–311. doi:10.1086/674782.</w:t>
      </w:r>
    </w:p>
    <w:p w14:paraId="70277BBA"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Stoeck, T., Kochems, R., Forster, D., Lejzerowicz, F., and Pawlowski, J. (2018). Metabarcoding of benthic ciliate communities shows high potential for environmental monitoring in salmon </w:t>
      </w:r>
      <w:r w:rsidRPr="00746676">
        <w:rPr>
          <w:rFonts w:ascii="Calibri" w:hAnsi="Calibri" w:cs="Calibri"/>
          <w:noProof/>
          <w:lang w:val="en-US"/>
        </w:rPr>
        <w:lastRenderedPageBreak/>
        <w:t xml:space="preserve">aquaculture. </w:t>
      </w:r>
      <w:r w:rsidRPr="00746676">
        <w:rPr>
          <w:rFonts w:ascii="Calibri" w:hAnsi="Calibri" w:cs="Calibri"/>
          <w:i/>
          <w:iCs/>
          <w:noProof/>
          <w:lang w:val="en-US"/>
        </w:rPr>
        <w:t>Ecol. Indic.</w:t>
      </w:r>
      <w:r w:rsidRPr="00746676">
        <w:rPr>
          <w:rFonts w:ascii="Calibri" w:hAnsi="Calibri" w:cs="Calibri"/>
          <w:noProof/>
          <w:lang w:val="en-US"/>
        </w:rPr>
        <w:t xml:space="preserve"> 85, 153–164. doi:10.1016/j.ecolind.2017.10.041.</w:t>
      </w:r>
    </w:p>
    <w:p w14:paraId="35C27A05"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Sweeney, B. W., Battle, J. M., Jackson, J. K., and Dapkey, T. (2011). Can DNA barcodes of stream macroinvertebrates improve descriptions of community structure and water quality? </w:t>
      </w:r>
      <w:r w:rsidRPr="00746676">
        <w:rPr>
          <w:rFonts w:ascii="Calibri" w:hAnsi="Calibri" w:cs="Calibri"/>
          <w:i/>
          <w:iCs/>
          <w:noProof/>
          <w:lang w:val="en-US"/>
        </w:rPr>
        <w:t>J. North Am. Benthol. Soc.</w:t>
      </w:r>
      <w:r w:rsidRPr="00746676">
        <w:rPr>
          <w:rFonts w:ascii="Calibri" w:hAnsi="Calibri" w:cs="Calibri"/>
          <w:noProof/>
          <w:lang w:val="en-US"/>
        </w:rPr>
        <w:t xml:space="preserve"> 30, 195–216. doi:10.1899/10-016.1.</w:t>
      </w:r>
    </w:p>
    <w:p w14:paraId="00CFD794"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Sze, M. A., and Schloss, P. D. (2019). The Impact of DNA Polymerase and Number of Rounds of Amplification in PCR on 16S rRNA Gene Sequence Data. </w:t>
      </w:r>
      <w:r w:rsidRPr="00746676">
        <w:rPr>
          <w:rFonts w:ascii="Calibri" w:hAnsi="Calibri" w:cs="Calibri"/>
          <w:i/>
          <w:iCs/>
          <w:noProof/>
          <w:lang w:val="en-US"/>
        </w:rPr>
        <w:t>mSphere</w:t>
      </w:r>
      <w:r w:rsidRPr="00746676">
        <w:rPr>
          <w:rFonts w:ascii="Calibri" w:hAnsi="Calibri" w:cs="Calibri"/>
          <w:noProof/>
          <w:lang w:val="en-US"/>
        </w:rPr>
        <w:t xml:space="preserve"> 4, e00163-19. doi:10.1128/msphere.00163-19.</w:t>
      </w:r>
    </w:p>
    <w:p w14:paraId="408E005D"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Taberlet, P., Coissac, E., Pompanon, F., Brochmann, C., and Willerslev, E. (2012). Towards next-generation biodiversity assessment using DNA metabarcoding. </w:t>
      </w:r>
      <w:r w:rsidRPr="00746676">
        <w:rPr>
          <w:rFonts w:ascii="Calibri" w:hAnsi="Calibri" w:cs="Calibri"/>
          <w:i/>
          <w:iCs/>
          <w:noProof/>
          <w:lang w:val="en-US"/>
        </w:rPr>
        <w:t>Mol. Ecol.</w:t>
      </w:r>
      <w:r w:rsidRPr="00746676">
        <w:rPr>
          <w:rFonts w:ascii="Calibri" w:hAnsi="Calibri" w:cs="Calibri"/>
          <w:noProof/>
          <w:lang w:val="en-US"/>
        </w:rPr>
        <w:t xml:space="preserve"> 21, 2045–2050. Available at: http://onlinelibrary.wiley.com/doi/10.1111/j.1365-294X.2012.05470.x/full%5Cnpapers2://publication/uuid/30F6E470-48F9-4C24-A3C1-6964EE26B34F.</w:t>
      </w:r>
    </w:p>
    <w:p w14:paraId="22B0C116"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Taberlet, P., Griffin, S., Goossens, B., Questiau, S., Manceau, V., Escaravage, N., et al. (1996). Reliable genotyping of samples with very low DNA quantities using PCR. </w:t>
      </w:r>
      <w:r w:rsidRPr="00746676">
        <w:rPr>
          <w:rFonts w:ascii="Calibri" w:hAnsi="Calibri" w:cs="Calibri"/>
          <w:i/>
          <w:iCs/>
          <w:noProof/>
          <w:lang w:val="en-US"/>
        </w:rPr>
        <w:t>Nucleic Acids Res.</w:t>
      </w:r>
      <w:r w:rsidRPr="00746676">
        <w:rPr>
          <w:rFonts w:ascii="Calibri" w:hAnsi="Calibri" w:cs="Calibri"/>
          <w:noProof/>
          <w:lang w:val="en-US"/>
        </w:rPr>
        <w:t xml:space="preserve"> 24, 3189–3194.</w:t>
      </w:r>
    </w:p>
    <w:p w14:paraId="71EC2B00"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Torti, A., Lever, M. A., and Jørgensen, B. B. (2015). Origin, dynamics, and implications of extracellular DNA pools in marine sediments. </w:t>
      </w:r>
      <w:r w:rsidRPr="00746676">
        <w:rPr>
          <w:rFonts w:ascii="Calibri" w:hAnsi="Calibri" w:cs="Calibri"/>
          <w:i/>
          <w:iCs/>
          <w:noProof/>
          <w:lang w:val="en-US"/>
        </w:rPr>
        <w:t>Mar. Genomics</w:t>
      </w:r>
      <w:r w:rsidRPr="00746676">
        <w:rPr>
          <w:rFonts w:ascii="Calibri" w:hAnsi="Calibri" w:cs="Calibri"/>
          <w:noProof/>
          <w:lang w:val="en-US"/>
        </w:rPr>
        <w:t xml:space="preserve"> 24, 185–196. doi:10.1016/j.margen.2015.08.007.</w:t>
      </w:r>
    </w:p>
    <w:p w14:paraId="0C3AA02E"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Turner, T. R., Ramakrishnan, K., Walshaw, J., Heavens, D., Alston, M., Swarbreck, D., et al. (2013). Comparative metatranscriptomics reveals kingdom level changes in the rhizosphere microbiome of plants. </w:t>
      </w:r>
      <w:r w:rsidRPr="00746676">
        <w:rPr>
          <w:rFonts w:ascii="Calibri" w:hAnsi="Calibri" w:cs="Calibri"/>
          <w:i/>
          <w:iCs/>
          <w:noProof/>
          <w:lang w:val="en-US"/>
        </w:rPr>
        <w:t>ISME J.</w:t>
      </w:r>
      <w:r w:rsidRPr="00746676">
        <w:rPr>
          <w:rFonts w:ascii="Calibri" w:hAnsi="Calibri" w:cs="Calibri"/>
          <w:noProof/>
          <w:lang w:val="en-US"/>
        </w:rPr>
        <w:t xml:space="preserve"> 7, 2248–2258. doi:10.1038/ismej.2013.119.</w:t>
      </w:r>
    </w:p>
    <w:p w14:paraId="401FBDE2"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Urich, T., Lanzén, A., Qi, J., Huson, D. H., Schleper, C., and Schuster, S. C. (2008). Simultaneous assessment of soil microbial community structure and function through analysis of the meta-transcriptome. </w:t>
      </w:r>
      <w:r w:rsidRPr="00746676">
        <w:rPr>
          <w:rFonts w:ascii="Calibri" w:hAnsi="Calibri" w:cs="Calibri"/>
          <w:i/>
          <w:iCs/>
          <w:noProof/>
          <w:lang w:val="en-US"/>
        </w:rPr>
        <w:t>PLoS One</w:t>
      </w:r>
      <w:r w:rsidRPr="00746676">
        <w:rPr>
          <w:rFonts w:ascii="Calibri" w:hAnsi="Calibri" w:cs="Calibri"/>
          <w:noProof/>
          <w:lang w:val="en-US"/>
        </w:rPr>
        <w:t xml:space="preserve"> 3. doi:10.1371/journal.pone.0002527.</w:t>
      </w:r>
    </w:p>
    <w:p w14:paraId="1CC45148"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Urich, T., Lanzén, A., Stokke, R., Pedersen, R. B., Bayer, C., Thorseth, I. H., et al. (2014). Microbial community structure and functioning in marine sediments associated with diffuse hydrothermal venting assessed by integrated meta-omics. </w:t>
      </w:r>
      <w:r w:rsidRPr="00746676">
        <w:rPr>
          <w:rFonts w:ascii="Calibri" w:hAnsi="Calibri" w:cs="Calibri"/>
          <w:i/>
          <w:iCs/>
          <w:noProof/>
          <w:lang w:val="en-US"/>
        </w:rPr>
        <w:t>Environ. Microbiol.</w:t>
      </w:r>
      <w:r w:rsidRPr="00746676">
        <w:rPr>
          <w:rFonts w:ascii="Calibri" w:hAnsi="Calibri" w:cs="Calibri"/>
          <w:noProof/>
          <w:lang w:val="en-US"/>
        </w:rPr>
        <w:t xml:space="preserve"> 16, 2699–2710. doi:10.1111/1462-2920.12283.</w:t>
      </w:r>
    </w:p>
    <w:p w14:paraId="326F0A41"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Visco, J. A., Apothéloz-Perret-Gentil, L., Cordonier, A., Esling, P., Pillet, L., and Pawlowski, J. </w:t>
      </w:r>
      <w:r w:rsidRPr="00746676">
        <w:rPr>
          <w:rFonts w:ascii="Calibri" w:hAnsi="Calibri" w:cs="Calibri"/>
          <w:noProof/>
          <w:lang w:val="en-US"/>
        </w:rPr>
        <w:lastRenderedPageBreak/>
        <w:t xml:space="preserve">(2015). Environmental Monitoring: Inferring the Diatom Index from Next-Generation Sequencing Data. </w:t>
      </w:r>
      <w:r w:rsidRPr="00746676">
        <w:rPr>
          <w:rFonts w:ascii="Calibri" w:hAnsi="Calibri" w:cs="Calibri"/>
          <w:i/>
          <w:iCs/>
          <w:noProof/>
          <w:lang w:val="en-US"/>
        </w:rPr>
        <w:t>Environ. Sci. Technol.</w:t>
      </w:r>
      <w:r w:rsidRPr="00746676">
        <w:rPr>
          <w:rFonts w:ascii="Calibri" w:hAnsi="Calibri" w:cs="Calibri"/>
          <w:noProof/>
          <w:lang w:val="en-US"/>
        </w:rPr>
        <w:t xml:space="preserve"> 49, 7597–7605. doi:10.1021/es506158m.</w:t>
      </w:r>
    </w:p>
    <w:p w14:paraId="68E923F2"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Vollmers, J., Wiegand, S., and Kaster, A. K. (2017). Comparing and evaluating metagenome assembly tools from a microbiologist’s perspective - Not only size matters! </w:t>
      </w:r>
      <w:r w:rsidRPr="00746676">
        <w:rPr>
          <w:rFonts w:ascii="Calibri" w:hAnsi="Calibri" w:cs="Calibri"/>
          <w:i/>
          <w:iCs/>
          <w:noProof/>
          <w:lang w:val="en-US"/>
        </w:rPr>
        <w:t>PLoS One</w:t>
      </w:r>
      <w:r w:rsidRPr="00746676">
        <w:rPr>
          <w:rFonts w:ascii="Calibri" w:hAnsi="Calibri" w:cs="Calibri"/>
          <w:noProof/>
          <w:lang w:val="en-US"/>
        </w:rPr>
        <w:t xml:space="preserve"> 12, 1–31. doi:10.1371/journal.pone.0169662.</w:t>
      </w:r>
    </w:p>
    <w:p w14:paraId="5314EDEE"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Wang, Y., Hu, H., and Li, X. (2017). rRNAFilter: A Fast Approach for Ribosomal RNA Read Removal Without a Reference Database. </w:t>
      </w:r>
      <w:r w:rsidRPr="00746676">
        <w:rPr>
          <w:rFonts w:ascii="Calibri" w:hAnsi="Calibri" w:cs="Calibri"/>
          <w:i/>
          <w:iCs/>
          <w:noProof/>
          <w:lang w:val="en-US"/>
        </w:rPr>
        <w:t>J. Comput. Biol.</w:t>
      </w:r>
      <w:r w:rsidRPr="00746676">
        <w:rPr>
          <w:rFonts w:ascii="Calibri" w:hAnsi="Calibri" w:cs="Calibri"/>
          <w:noProof/>
          <w:lang w:val="en-US"/>
        </w:rPr>
        <w:t xml:space="preserve"> 24, 368–375. doi:10.1089/cmb.2016.0113.</w:t>
      </w:r>
    </w:p>
    <w:p w14:paraId="64F89654"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Westermann, A. J., Gorski, S. A., and Vogel, J. (2012). Dual RNA-seq of pathogen and host. </w:t>
      </w:r>
      <w:r w:rsidRPr="00746676">
        <w:rPr>
          <w:rFonts w:ascii="Calibri" w:hAnsi="Calibri" w:cs="Calibri"/>
          <w:i/>
          <w:iCs/>
          <w:noProof/>
          <w:lang w:val="en-US"/>
        </w:rPr>
        <w:t>Nat. Rev. Microbiol.</w:t>
      </w:r>
      <w:r w:rsidRPr="00746676">
        <w:rPr>
          <w:rFonts w:ascii="Calibri" w:hAnsi="Calibri" w:cs="Calibri"/>
          <w:noProof/>
          <w:lang w:val="en-US"/>
        </w:rPr>
        <w:t xml:space="preserve"> 10, 618–630. doi:10.1038/nrmicro2852.</w:t>
      </w:r>
    </w:p>
    <w:p w14:paraId="2FAC10AC"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Will, K. W., and Rubinoff, D. (2004). Myth of the molecule: DNA barcodes for species cannot replace morphology for identification and classification. </w:t>
      </w:r>
      <w:r w:rsidRPr="00746676">
        <w:rPr>
          <w:rFonts w:ascii="Calibri" w:hAnsi="Calibri" w:cs="Calibri"/>
          <w:i/>
          <w:iCs/>
          <w:noProof/>
          <w:lang w:val="en-US"/>
        </w:rPr>
        <w:t>Cladistics</w:t>
      </w:r>
      <w:r w:rsidRPr="00746676">
        <w:rPr>
          <w:rFonts w:ascii="Calibri" w:hAnsi="Calibri" w:cs="Calibri"/>
          <w:noProof/>
          <w:lang w:val="en-US"/>
        </w:rPr>
        <w:t xml:space="preserve"> 20, 47–55. doi:10.1111/j.1096-0031.2003.00008.x.</w:t>
      </w:r>
    </w:p>
    <w:p w14:paraId="77086F7F"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Wood, D. E., Lu, J., and Langmead, B. (2019). Improved metagenomic analysis with Kraken 2. </w:t>
      </w:r>
      <w:r w:rsidRPr="00746676">
        <w:rPr>
          <w:rFonts w:ascii="Calibri" w:hAnsi="Calibri" w:cs="Calibri"/>
          <w:i/>
          <w:iCs/>
          <w:noProof/>
          <w:lang w:val="en-US"/>
        </w:rPr>
        <w:t>Genome Biol.</w:t>
      </w:r>
      <w:r w:rsidRPr="00746676">
        <w:rPr>
          <w:rFonts w:ascii="Calibri" w:hAnsi="Calibri" w:cs="Calibri"/>
          <w:noProof/>
          <w:lang w:val="en-US"/>
        </w:rPr>
        <w:t xml:space="preserve"> 20, 1–13. doi:10.1186/s13059-019-1891-0.</w:t>
      </w:r>
    </w:p>
    <w:p w14:paraId="19AA5340"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Wooley, J. C., Godzik, A., and Friedberg, I. (2010). A primer on metagenomics. </w:t>
      </w:r>
      <w:r w:rsidRPr="00746676">
        <w:rPr>
          <w:rFonts w:ascii="Calibri" w:hAnsi="Calibri" w:cs="Calibri"/>
          <w:i/>
          <w:iCs/>
          <w:noProof/>
          <w:lang w:val="en-US"/>
        </w:rPr>
        <w:t>PLoS Comput. Biol.</w:t>
      </w:r>
      <w:r w:rsidRPr="00746676">
        <w:rPr>
          <w:rFonts w:ascii="Calibri" w:hAnsi="Calibri" w:cs="Calibri"/>
          <w:noProof/>
          <w:lang w:val="en-US"/>
        </w:rPr>
        <w:t xml:space="preserve"> 6. doi:10.1371/journal.pcbi.1000667.</w:t>
      </w:r>
    </w:p>
    <w:p w14:paraId="36487852"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WWF (2020). </w:t>
      </w:r>
      <w:r w:rsidRPr="00746676">
        <w:rPr>
          <w:rFonts w:ascii="Calibri" w:hAnsi="Calibri" w:cs="Calibri"/>
          <w:i/>
          <w:iCs/>
          <w:noProof/>
          <w:lang w:val="en-US"/>
        </w:rPr>
        <w:t>Living Planet Report 2020 - Bending the curve of biodiversity loss</w:t>
      </w:r>
      <w:r w:rsidRPr="00746676">
        <w:rPr>
          <w:rFonts w:ascii="Calibri" w:hAnsi="Calibri" w:cs="Calibri"/>
          <w:noProof/>
          <w:lang w:val="en-US"/>
        </w:rPr>
        <w:t>. , eds. R. E. A. Almond, M. Grooten, and T. Petersen Gland, Switzerland.</w:t>
      </w:r>
    </w:p>
    <w:p w14:paraId="153CB2DD"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Yan, Y. W., Jiang, Q. Y., Wang, J. G., Zhu, T., Zou, B., Qiu, Q. F., et al. (2018). Microbial communities and diversities in mudflat sediments analyzed using a modified metatranscriptomic method. </w:t>
      </w:r>
      <w:r w:rsidRPr="00746676">
        <w:rPr>
          <w:rFonts w:ascii="Calibri" w:hAnsi="Calibri" w:cs="Calibri"/>
          <w:i/>
          <w:iCs/>
          <w:noProof/>
          <w:lang w:val="en-US"/>
        </w:rPr>
        <w:t>Front. Microbiol.</w:t>
      </w:r>
      <w:r w:rsidRPr="00746676">
        <w:rPr>
          <w:rFonts w:ascii="Calibri" w:hAnsi="Calibri" w:cs="Calibri"/>
          <w:noProof/>
          <w:lang w:val="en-US"/>
        </w:rPr>
        <w:t xml:space="preserve"> 9, 1–15. doi:10.3389/fmicb.2018.00093.</w:t>
      </w:r>
    </w:p>
    <w:p w14:paraId="54A6904A"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Yilmaz, P., Kottmann, R., Field, D., Knight, R., Cole, J. R., Amaral-Zettler, L., et al. (2011). Minimum information about a marker gene sequence (MIMARKS) and minimum information about any (x) sequence (MIxS) specifications. </w:t>
      </w:r>
      <w:r w:rsidRPr="00746676">
        <w:rPr>
          <w:rFonts w:ascii="Calibri" w:hAnsi="Calibri" w:cs="Calibri"/>
          <w:i/>
          <w:iCs/>
          <w:noProof/>
          <w:lang w:val="en-US"/>
        </w:rPr>
        <w:t>Nat. Biotechnol.</w:t>
      </w:r>
      <w:r w:rsidRPr="00746676">
        <w:rPr>
          <w:rFonts w:ascii="Calibri" w:hAnsi="Calibri" w:cs="Calibri"/>
          <w:noProof/>
          <w:lang w:val="en-US"/>
        </w:rPr>
        <w:t xml:space="preserve"> 29, 415–420. doi:10.1038/nbt.1823.</w:t>
      </w:r>
    </w:p>
    <w:p w14:paraId="14FA5614"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lang w:val="en-US"/>
        </w:rPr>
      </w:pPr>
      <w:r w:rsidRPr="00746676">
        <w:rPr>
          <w:rFonts w:ascii="Calibri" w:hAnsi="Calibri" w:cs="Calibri"/>
          <w:noProof/>
          <w:lang w:val="en-US"/>
        </w:rPr>
        <w:t xml:space="preserve">Yu, K., and Zhang, T. (2012). Metagenomic and metatranscriptomic analysis of microbial community structure and gene expression of activated sludge. </w:t>
      </w:r>
      <w:r w:rsidRPr="00746676">
        <w:rPr>
          <w:rFonts w:ascii="Calibri" w:hAnsi="Calibri" w:cs="Calibri"/>
          <w:i/>
          <w:iCs/>
          <w:noProof/>
          <w:lang w:val="en-US"/>
        </w:rPr>
        <w:t>PLoS One</w:t>
      </w:r>
      <w:r w:rsidRPr="00746676">
        <w:rPr>
          <w:rFonts w:ascii="Calibri" w:hAnsi="Calibri" w:cs="Calibri"/>
          <w:noProof/>
          <w:lang w:val="en-US"/>
        </w:rPr>
        <w:t xml:space="preserve"> 7. doi:10.1371/journal.pone.0038183.</w:t>
      </w:r>
    </w:p>
    <w:p w14:paraId="62C50605" w14:textId="77777777" w:rsidR="00746676" w:rsidRPr="00746676" w:rsidRDefault="00746676" w:rsidP="00746676">
      <w:pPr>
        <w:widowControl w:val="0"/>
        <w:autoSpaceDE w:val="0"/>
        <w:autoSpaceDN w:val="0"/>
        <w:adjustRightInd w:val="0"/>
        <w:spacing w:line="360" w:lineRule="auto"/>
        <w:ind w:left="480" w:hanging="480"/>
        <w:rPr>
          <w:rFonts w:ascii="Calibri" w:hAnsi="Calibri" w:cs="Calibri"/>
          <w:noProof/>
        </w:rPr>
      </w:pPr>
      <w:r w:rsidRPr="00746676">
        <w:rPr>
          <w:rFonts w:ascii="Calibri" w:hAnsi="Calibri" w:cs="Calibri"/>
          <w:noProof/>
          <w:lang w:val="en-US"/>
        </w:rPr>
        <w:lastRenderedPageBreak/>
        <w:t xml:space="preserve">Zhang, G. K., Chain, F. J. J., Abbott, C. L., and Cristescu, M. E. (2018). Metabarcoding using multiplexed markers increases species detection in complex zooplankton communities. </w:t>
      </w:r>
      <w:r w:rsidRPr="00746676">
        <w:rPr>
          <w:rFonts w:ascii="Calibri" w:hAnsi="Calibri" w:cs="Calibri"/>
          <w:i/>
          <w:iCs/>
          <w:noProof/>
          <w:lang w:val="en-US"/>
        </w:rPr>
        <w:t>Evol. Appl.</w:t>
      </w:r>
      <w:r w:rsidRPr="00746676">
        <w:rPr>
          <w:rFonts w:ascii="Calibri" w:hAnsi="Calibri" w:cs="Calibri"/>
          <w:noProof/>
          <w:lang w:val="en-US"/>
        </w:rPr>
        <w:t xml:space="preserve"> 11, 1901–1914. doi:10.1111/eva.12694.</w:t>
      </w:r>
    </w:p>
    <w:p w14:paraId="4DFEFDCC" w14:textId="3B84D5F8" w:rsidR="00EC6348" w:rsidRDefault="003A1E4D" w:rsidP="00746676">
      <w:pPr>
        <w:widowControl w:val="0"/>
        <w:autoSpaceDE w:val="0"/>
        <w:autoSpaceDN w:val="0"/>
        <w:adjustRightInd w:val="0"/>
        <w:spacing w:line="360" w:lineRule="auto"/>
        <w:ind w:left="480" w:hanging="480"/>
      </w:pPr>
      <w:r>
        <w:fldChar w:fldCharType="end"/>
      </w:r>
    </w:p>
    <w:p w14:paraId="36C71FB1" w14:textId="77777777" w:rsidR="00EC6348" w:rsidRDefault="00EC6348" w:rsidP="00E05CD2">
      <w:pPr>
        <w:spacing w:line="360" w:lineRule="auto"/>
      </w:pPr>
      <w:r>
        <w:br w:type="page"/>
      </w:r>
    </w:p>
    <w:p w14:paraId="039595D1" w14:textId="63A0B6D8" w:rsidR="004F3EB3" w:rsidRDefault="00776123" w:rsidP="001B2FBE">
      <w:pPr>
        <w:pStyle w:val="Heading1"/>
      </w:pPr>
      <w:r>
        <w:lastRenderedPageBreak/>
        <w:t>Supplemental material</w:t>
      </w:r>
    </w:p>
    <w:p w14:paraId="27935B7B" w14:textId="5B293D72" w:rsidR="001B2FBE" w:rsidRDefault="001B2FBE" w:rsidP="00776123"/>
    <w:p w14:paraId="722A4122" w14:textId="77777777" w:rsidR="001B2FBE" w:rsidRDefault="001B2FBE" w:rsidP="001B2FBE">
      <w:pPr>
        <w:keepNext/>
        <w:widowControl w:val="0"/>
        <w:autoSpaceDE w:val="0"/>
        <w:autoSpaceDN w:val="0"/>
        <w:adjustRightInd w:val="0"/>
        <w:spacing w:line="360" w:lineRule="auto"/>
        <w:ind w:left="480" w:hanging="480"/>
      </w:pPr>
      <w:r>
        <w:rPr>
          <w:noProof/>
        </w:rPr>
        <w:drawing>
          <wp:inline distT="0" distB="0" distL="0" distR="0" wp14:anchorId="36F9709E" wp14:editId="1A623EBC">
            <wp:extent cx="5943600" cy="4457700"/>
            <wp:effectExtent l="0" t="6350" r="6350" b="6350"/>
            <wp:docPr id="3" name="Picture 3" descr="A picture containing algae, broccoli, food,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8904.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5A119AA7" w14:textId="640918AB" w:rsidR="001B2FBE" w:rsidRDefault="001B2FBE" w:rsidP="001B2FBE">
      <w:pPr>
        <w:pStyle w:val="Caption"/>
        <w:spacing w:line="360" w:lineRule="auto"/>
      </w:pPr>
      <w:r>
        <w:t xml:space="preserve">Supplementary Figure </w:t>
      </w:r>
      <w:fldSimple w:instr=" SEQ Supplementary_Figure \* ARABIC ">
        <w:r>
          <w:rPr>
            <w:noProof/>
          </w:rPr>
          <w:t>1</w:t>
        </w:r>
      </w:fldSimple>
      <w:r>
        <w:t xml:space="preserve">: </w:t>
      </w:r>
      <w:r w:rsidR="00414D8B">
        <w:t>Display tank</w:t>
      </w:r>
    </w:p>
    <w:p w14:paraId="7066E8AF" w14:textId="77777777" w:rsidR="001B2FBE" w:rsidRDefault="001B2FBE" w:rsidP="001B2FBE">
      <w:pPr>
        <w:rPr>
          <w:i/>
          <w:iCs/>
          <w:color w:val="44546A" w:themeColor="text2"/>
          <w:sz w:val="18"/>
          <w:szCs w:val="18"/>
        </w:rPr>
      </w:pPr>
      <w:r>
        <w:br w:type="page"/>
      </w:r>
    </w:p>
    <w:p w14:paraId="12C56F04" w14:textId="2D3BAE1E" w:rsidR="001B2FBE" w:rsidRDefault="001B2FBE" w:rsidP="00776123">
      <w:pPr>
        <w:pStyle w:val="paragraph"/>
        <w:spacing w:before="0" w:beforeAutospacing="0" w:after="0" w:afterAutospacing="0"/>
        <w:textAlignment w:val="baseline"/>
        <w:rPr>
          <w:rStyle w:val="normaltextrun"/>
          <w:rFonts w:ascii="Calibri" w:hAnsi="Calibri" w:cs="Calibri"/>
          <w:b/>
          <w:bCs/>
          <w:lang w:val="en-US"/>
        </w:rPr>
      </w:pPr>
      <w:r w:rsidRPr="001B2FBE">
        <w:rPr>
          <w:rStyle w:val="normaltextrun"/>
          <w:rFonts w:ascii="Calibri" w:hAnsi="Calibri" w:cs="Calibri"/>
          <w:b/>
          <w:bCs/>
          <w:lang w:val="en-US"/>
        </w:rPr>
        <w:lastRenderedPageBreak/>
        <w:t xml:space="preserve">Supplemental material 1: </w:t>
      </w:r>
      <w:r>
        <w:rPr>
          <w:rStyle w:val="normaltextrun"/>
          <w:rFonts w:ascii="Calibri" w:hAnsi="Calibri" w:cs="Calibri"/>
          <w:b/>
          <w:bCs/>
          <w:lang w:val="en-US"/>
        </w:rPr>
        <w:t>filtration</w:t>
      </w:r>
    </w:p>
    <w:p w14:paraId="622B6FA6" w14:textId="66EF367A"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3767245F"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Needed:</w:t>
      </w:r>
      <w:r>
        <w:rPr>
          <w:rStyle w:val="eop"/>
          <w:rFonts w:ascii="Calibri" w:hAnsi="Calibri" w:cs="Calibri"/>
        </w:rPr>
        <w:t> </w:t>
      </w:r>
    </w:p>
    <w:p w14:paraId="0AEB2E07" w14:textId="293C394E" w:rsidR="00776123" w:rsidRDefault="00776123" w:rsidP="00F97E08">
      <w:pPr>
        <w:pStyle w:val="paragraph"/>
        <w:numPr>
          <w:ilvl w:val="0"/>
          <w:numId w:val="4"/>
        </w:numPr>
        <w:spacing w:before="0" w:beforeAutospacing="0" w:after="0" w:afterAutospacing="0"/>
        <w:textAlignment w:val="baseline"/>
        <w:rPr>
          <w:rFonts w:ascii="Calibri" w:hAnsi="Calibri" w:cs="Calibri"/>
          <w:sz w:val="22"/>
          <w:szCs w:val="22"/>
        </w:rPr>
      </w:pPr>
      <w:proofErr w:type="spellStart"/>
      <w:r>
        <w:rPr>
          <w:rStyle w:val="normaltextrun"/>
          <w:rFonts w:ascii="Calibri" w:hAnsi="Calibri" w:cs="Calibri"/>
          <w:lang w:val="en-US"/>
        </w:rPr>
        <w:t>Zymo</w:t>
      </w:r>
      <w:proofErr w:type="spellEnd"/>
      <w:r>
        <w:rPr>
          <w:rStyle w:val="normaltextrun"/>
          <w:rFonts w:ascii="Calibri" w:hAnsi="Calibri" w:cs="Calibri"/>
          <w:lang w:val="en-US"/>
        </w:rPr>
        <w:t> Bashing Bead tubes (ZR </w:t>
      </w:r>
      <w:proofErr w:type="spellStart"/>
      <w:r>
        <w:rPr>
          <w:rStyle w:val="normaltextrun"/>
          <w:rFonts w:ascii="Calibri" w:hAnsi="Calibri" w:cs="Calibri"/>
          <w:lang w:val="en-US"/>
        </w:rPr>
        <w:t>BashingBead</w:t>
      </w:r>
      <w:proofErr w:type="spellEnd"/>
      <w:r>
        <w:rPr>
          <w:rStyle w:val="normaltextrun"/>
          <w:rFonts w:ascii="Calibri" w:hAnsi="Calibri" w:cs="Calibri"/>
          <w:lang w:val="en-US"/>
        </w:rPr>
        <w:t> Lysis Tubes (0.1 &amp; 0.5</w:t>
      </w:r>
      <w:r w:rsidR="001B2FBE">
        <w:rPr>
          <w:rStyle w:val="normaltextrun"/>
          <w:rFonts w:ascii="Calibri" w:hAnsi="Calibri" w:cs="Calibri"/>
          <w:lang w:val="en-US"/>
        </w:rPr>
        <w:t> </w:t>
      </w:r>
      <w:r>
        <w:rPr>
          <w:rStyle w:val="normaltextrun"/>
          <w:rFonts w:ascii="Calibri" w:hAnsi="Calibri" w:cs="Calibri"/>
          <w:lang w:val="en-US"/>
        </w:rPr>
        <w:t>mm))</w:t>
      </w:r>
      <w:r>
        <w:rPr>
          <w:rStyle w:val="eop"/>
          <w:rFonts w:ascii="Calibri" w:hAnsi="Calibri" w:cs="Calibri"/>
        </w:rPr>
        <w:t> </w:t>
      </w:r>
    </w:p>
    <w:p w14:paraId="7B516A07" w14:textId="023FBB33" w:rsidR="00776123" w:rsidRDefault="001B2FBE" w:rsidP="00F97E08">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D</w:t>
      </w:r>
      <w:r w:rsidR="00776123">
        <w:rPr>
          <w:rStyle w:val="normaltextrun"/>
          <w:rFonts w:ascii="Calibri" w:hAnsi="Calibri" w:cs="Calibri"/>
          <w:lang w:val="en-US"/>
        </w:rPr>
        <w:t>NA/RNA Shield reagent</w:t>
      </w:r>
      <w:r w:rsidR="00776123">
        <w:rPr>
          <w:rStyle w:val="eop"/>
          <w:rFonts w:ascii="Calibri" w:hAnsi="Calibri" w:cs="Calibri"/>
        </w:rPr>
        <w:t> </w:t>
      </w:r>
    </w:p>
    <w:p w14:paraId="7D5D842D" w14:textId="0F52CE17" w:rsidR="00776123" w:rsidRPr="00173A9E" w:rsidRDefault="00E601D1" w:rsidP="00F97E08">
      <w:pPr>
        <w:pStyle w:val="paragraph"/>
        <w:numPr>
          <w:ilvl w:val="0"/>
          <w:numId w:val="4"/>
        </w:numPr>
        <w:spacing w:before="0" w:beforeAutospacing="0" w:after="0" w:afterAutospacing="0"/>
        <w:textAlignment w:val="baseline"/>
        <w:rPr>
          <w:rFonts w:ascii="Calibri" w:hAnsi="Calibri" w:cs="Calibri"/>
          <w:lang w:val="nb-NO"/>
        </w:rPr>
      </w:pPr>
      <w:r w:rsidRPr="00173A9E">
        <w:rPr>
          <w:rFonts w:ascii="Calibri" w:hAnsi="Calibri" w:cs="Calibri"/>
          <w:lang w:val="nb-NO"/>
        </w:rPr>
        <w:t xml:space="preserve">0.2 µm </w:t>
      </w:r>
      <w:proofErr w:type="spellStart"/>
      <w:r w:rsidRPr="00173A9E">
        <w:rPr>
          <w:rFonts w:ascii="Calibri" w:hAnsi="Calibri" w:cs="Calibri"/>
          <w:lang w:val="nb-NO"/>
        </w:rPr>
        <w:t>Nalgene</w:t>
      </w:r>
      <w:proofErr w:type="spellEnd"/>
      <w:r w:rsidRPr="00173A9E">
        <w:rPr>
          <w:rFonts w:ascii="Calibri" w:hAnsi="Calibri" w:cs="Calibri"/>
          <w:lang w:val="nb-NO"/>
        </w:rPr>
        <w:t xml:space="preserve"> </w:t>
      </w:r>
      <w:proofErr w:type="spellStart"/>
      <w:r w:rsidRPr="00173A9E">
        <w:rPr>
          <w:rFonts w:ascii="Calibri" w:hAnsi="Calibri" w:cs="Calibri"/>
          <w:lang w:val="nb-NO"/>
        </w:rPr>
        <w:t>Analytical</w:t>
      </w:r>
      <w:proofErr w:type="spellEnd"/>
      <w:r w:rsidRPr="00173A9E">
        <w:rPr>
          <w:rFonts w:ascii="Calibri" w:hAnsi="Calibri" w:cs="Calibri"/>
          <w:lang w:val="nb-NO"/>
        </w:rPr>
        <w:t xml:space="preserve"> Test Filter </w:t>
      </w:r>
      <w:proofErr w:type="spellStart"/>
      <w:r w:rsidRPr="00173A9E">
        <w:rPr>
          <w:rFonts w:ascii="Calibri" w:hAnsi="Calibri" w:cs="Calibri"/>
          <w:lang w:val="nb-NO"/>
        </w:rPr>
        <w:t>Funnels</w:t>
      </w:r>
      <w:proofErr w:type="spellEnd"/>
    </w:p>
    <w:p w14:paraId="07A4B972" w14:textId="77777777" w:rsidR="00776123" w:rsidRDefault="00776123" w:rsidP="00F97E08">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Forceps, scissors, burner</w:t>
      </w:r>
      <w:r>
        <w:rPr>
          <w:rStyle w:val="eop"/>
          <w:rFonts w:ascii="Calibri" w:hAnsi="Calibri" w:cs="Calibri"/>
        </w:rPr>
        <w:t> </w:t>
      </w:r>
    </w:p>
    <w:p w14:paraId="556B1112" w14:textId="77777777" w:rsidR="00776123" w:rsidRDefault="00776123" w:rsidP="00F97E08">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Bleach + EtOH</w:t>
      </w:r>
      <w:r>
        <w:rPr>
          <w:rStyle w:val="eop"/>
          <w:rFonts w:ascii="Calibri" w:hAnsi="Calibri" w:cs="Calibri"/>
        </w:rPr>
        <w:t> </w:t>
      </w:r>
    </w:p>
    <w:p w14:paraId="077AC465"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0BCD1CE7"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Preparation:</w:t>
      </w:r>
      <w:r>
        <w:rPr>
          <w:rStyle w:val="eop"/>
          <w:rFonts w:ascii="Calibri" w:hAnsi="Calibri" w:cs="Calibri"/>
        </w:rPr>
        <w:t> </w:t>
      </w:r>
    </w:p>
    <w:p w14:paraId="56DA84F6" w14:textId="0E945663"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Label bashing tubes (1 per sample + 1 filtration control) and load them with 1</w:t>
      </w:r>
      <w:r w:rsidR="001B2FBE">
        <w:rPr>
          <w:rStyle w:val="normaltextrun"/>
          <w:rFonts w:ascii="Calibri" w:hAnsi="Calibri" w:cs="Calibri"/>
          <w:lang w:val="en-US"/>
        </w:rPr>
        <w:t> </w:t>
      </w:r>
      <w:r>
        <w:rPr>
          <w:rStyle w:val="normaltextrun"/>
          <w:rFonts w:ascii="Calibri" w:hAnsi="Calibri" w:cs="Calibri"/>
          <w:lang w:val="en-US"/>
        </w:rPr>
        <w:t>mL of</w:t>
      </w:r>
      <w:r w:rsidR="001B2FBE">
        <w:rPr>
          <w:rStyle w:val="normaltextrun"/>
          <w:rFonts w:ascii="Calibri" w:hAnsi="Calibri" w:cs="Calibri"/>
          <w:lang w:val="en-US"/>
        </w:rPr>
        <w:t xml:space="preserve"> </w:t>
      </w:r>
      <w:r>
        <w:rPr>
          <w:rStyle w:val="normaltextrun"/>
          <w:rFonts w:ascii="Calibri" w:hAnsi="Calibri" w:cs="Calibri"/>
          <w:lang w:val="en-US"/>
        </w:rPr>
        <w:t>DNA/RNA Shield</w:t>
      </w:r>
    </w:p>
    <w:p w14:paraId="182BB04E"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5F175921"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Procedure:</w:t>
      </w:r>
      <w:r>
        <w:rPr>
          <w:rStyle w:val="eop"/>
          <w:rFonts w:ascii="Calibri" w:hAnsi="Calibri" w:cs="Calibri"/>
        </w:rPr>
        <w:t> </w:t>
      </w:r>
    </w:p>
    <w:p w14:paraId="1DC33B0E"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Sterilize forceps and scissors with burner, then bleach, then EtOH before each filtration</w:t>
      </w:r>
      <w:r>
        <w:rPr>
          <w:rStyle w:val="eop"/>
          <w:rFonts w:ascii="Calibri" w:hAnsi="Calibri" w:cs="Calibri"/>
        </w:rPr>
        <w:t> </w:t>
      </w:r>
    </w:p>
    <w:p w14:paraId="16F1FD53" w14:textId="06D20A4C" w:rsidR="00776123" w:rsidRP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Filter </w:t>
      </w:r>
      <w:r w:rsidR="001B2FBE">
        <w:rPr>
          <w:rStyle w:val="normaltextrun"/>
          <w:rFonts w:ascii="Calibri" w:hAnsi="Calibri" w:cs="Calibri"/>
          <w:lang w:val="en-US"/>
        </w:rPr>
        <w:t xml:space="preserve">water </w:t>
      </w:r>
      <w:r>
        <w:rPr>
          <w:rStyle w:val="normaltextrun"/>
          <w:rFonts w:ascii="Calibri" w:hAnsi="Calibri" w:cs="Calibri"/>
          <w:lang w:val="en-US"/>
        </w:rPr>
        <w:t>sample</w:t>
      </w:r>
      <w:r w:rsidR="001B2FBE">
        <w:rPr>
          <w:rStyle w:val="normaltextrun"/>
          <w:rFonts w:ascii="Calibri" w:hAnsi="Calibri" w:cs="Calibri"/>
          <w:lang w:val="en-US"/>
        </w:rPr>
        <w:t>, make sure to keep the filtration unit closed when opening the wrapping</w:t>
      </w:r>
      <w:r w:rsidR="00E601D1">
        <w:rPr>
          <w:rStyle w:val="normaltextrun"/>
          <w:rFonts w:ascii="Calibri" w:hAnsi="Calibri" w:cs="Calibri"/>
          <w:lang w:val="en-US"/>
        </w:rPr>
        <w:t xml:space="preserve">, </w:t>
      </w:r>
      <w:r w:rsidR="001B2FBE">
        <w:rPr>
          <w:rStyle w:val="normaltextrun"/>
          <w:rFonts w:ascii="Calibri" w:hAnsi="Calibri" w:cs="Calibri"/>
          <w:lang w:val="en-US"/>
        </w:rPr>
        <w:t>to hold nothing but the sam</w:t>
      </w:r>
      <w:r w:rsidR="00E601D1">
        <w:rPr>
          <w:rStyle w:val="normaltextrun"/>
          <w:rFonts w:ascii="Calibri" w:hAnsi="Calibri" w:cs="Calibri"/>
          <w:lang w:val="en-US"/>
        </w:rPr>
        <w:t>ple over the unit, and to stand as far as possible away from the unit while it is open</w:t>
      </w:r>
    </w:p>
    <w:p w14:paraId="7A71A864" w14:textId="7FC6F3F6" w:rsidR="00E601D1" w:rsidRP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Cut filter into small pieces (forceps and scissors) while filter lays on the filtration unit</w:t>
      </w:r>
      <w:r w:rsidR="00E601D1">
        <w:rPr>
          <w:rStyle w:val="eop"/>
          <w:rFonts w:ascii="Calibri" w:hAnsi="Calibri" w:cs="Calibri"/>
        </w:rPr>
        <w:t xml:space="preserve">, make sure to stand </w:t>
      </w:r>
      <w:r w:rsidR="00E601D1">
        <w:rPr>
          <w:rStyle w:val="normaltextrun"/>
          <w:rFonts w:ascii="Calibri" w:hAnsi="Calibri" w:cs="Calibri"/>
          <w:lang w:val="en-US"/>
        </w:rPr>
        <w:t>as far as possible away from the unit</w:t>
      </w:r>
    </w:p>
    <w:p w14:paraId="5DB426B5"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Transfer pieces into bashing tubes until all pieces </w:t>
      </w:r>
      <w:proofErr w:type="gramStart"/>
      <w:r>
        <w:rPr>
          <w:rStyle w:val="normaltextrun"/>
          <w:rFonts w:ascii="Calibri" w:hAnsi="Calibri" w:cs="Calibri"/>
          <w:lang w:val="en-US"/>
        </w:rPr>
        <w:t>are covered</w:t>
      </w:r>
      <w:proofErr w:type="gramEnd"/>
      <w:r>
        <w:rPr>
          <w:rStyle w:val="normaltextrun"/>
          <w:rFonts w:ascii="Calibri" w:hAnsi="Calibri" w:cs="Calibri"/>
          <w:lang w:val="en-US"/>
        </w:rPr>
        <w:t xml:space="preserve"> with DNA/RNA Shield</w:t>
      </w:r>
      <w:r>
        <w:rPr>
          <w:rStyle w:val="eop"/>
          <w:rFonts w:ascii="Calibri" w:hAnsi="Calibri" w:cs="Calibri"/>
        </w:rPr>
        <w:t> </w:t>
      </w:r>
    </w:p>
    <w:p w14:paraId="633DDAEC"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Clean filtration unit adapter with bleach after each filtration</w:t>
      </w:r>
      <w:r>
        <w:rPr>
          <w:rStyle w:val="eop"/>
          <w:rFonts w:ascii="Calibri" w:hAnsi="Calibri" w:cs="Calibri"/>
        </w:rPr>
        <w:t> </w:t>
      </w:r>
    </w:p>
    <w:p w14:paraId="57048286"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Bashing tubes can </w:t>
      </w:r>
      <w:proofErr w:type="gramStart"/>
      <w:r>
        <w:rPr>
          <w:rStyle w:val="normaltextrun"/>
          <w:rFonts w:ascii="Calibri" w:hAnsi="Calibri" w:cs="Calibri"/>
          <w:lang w:val="en-US"/>
        </w:rPr>
        <w:t>be stored</w:t>
      </w:r>
      <w:proofErr w:type="gramEnd"/>
      <w:r>
        <w:rPr>
          <w:rStyle w:val="normaltextrun"/>
          <w:rFonts w:ascii="Calibri" w:hAnsi="Calibri" w:cs="Calibri"/>
          <w:lang w:val="en-US"/>
        </w:rPr>
        <w:t xml:space="preserve"> at -20°C</w:t>
      </w:r>
      <w:r>
        <w:rPr>
          <w:rStyle w:val="eop"/>
          <w:rFonts w:ascii="Calibri" w:hAnsi="Calibri" w:cs="Calibri"/>
        </w:rPr>
        <w:t> </w:t>
      </w:r>
    </w:p>
    <w:p w14:paraId="77DDABA1" w14:textId="154FC073" w:rsidR="001B2FBE" w:rsidRDefault="001B2FBE">
      <w:pPr>
        <w:rPr>
          <w:rStyle w:val="pagebreaktextspan"/>
          <w:rFonts w:ascii="Segoe UI" w:hAnsi="Segoe UI" w:cs="Calibri"/>
          <w:color w:val="666666"/>
          <w:shd w:val="clear" w:color="auto" w:fill="FFFFFF"/>
        </w:rPr>
      </w:pPr>
      <w:r>
        <w:rPr>
          <w:rStyle w:val="pagebreaktextspan"/>
          <w:rFonts w:ascii="Segoe UI" w:hAnsi="Segoe UI" w:cs="Calibri"/>
          <w:color w:val="666666"/>
          <w:shd w:val="clear" w:color="auto" w:fill="FFFFFF"/>
        </w:rPr>
        <w:br w:type="page"/>
      </w:r>
    </w:p>
    <w:p w14:paraId="6FF4CEEE" w14:textId="48993BB7" w:rsidR="001B2FBE" w:rsidRPr="001B2FBE" w:rsidRDefault="001B2FBE" w:rsidP="001B2FBE">
      <w:pPr>
        <w:pStyle w:val="paragraph"/>
        <w:spacing w:before="0" w:beforeAutospacing="0" w:after="0" w:afterAutospacing="0"/>
        <w:textAlignment w:val="baseline"/>
        <w:rPr>
          <w:rFonts w:ascii="Calibri" w:hAnsi="Calibri" w:cs="Calibri"/>
          <w:sz w:val="20"/>
          <w:szCs w:val="20"/>
        </w:rPr>
      </w:pPr>
      <w:r>
        <w:rPr>
          <w:rStyle w:val="normaltextrun"/>
          <w:rFonts w:ascii="Calibri" w:hAnsi="Calibri" w:cs="Calibri"/>
          <w:b/>
          <w:bCs/>
          <w:lang w:val="en-US"/>
        </w:rPr>
        <w:lastRenderedPageBreak/>
        <w:t xml:space="preserve">Supplemental material 2: </w:t>
      </w:r>
      <w:r w:rsidRPr="001B2FBE">
        <w:rPr>
          <w:rStyle w:val="normaltextrun"/>
          <w:rFonts w:ascii="Calibri" w:hAnsi="Calibri" w:cs="Calibri"/>
          <w:b/>
          <w:bCs/>
          <w:lang w:val="en-US"/>
        </w:rPr>
        <w:t>parallel DNA+RNA extraction from freshwater samples using</w:t>
      </w:r>
      <w:r w:rsidR="00E601D1">
        <w:rPr>
          <w:rStyle w:val="normaltextrun"/>
          <w:rFonts w:ascii="Calibri" w:hAnsi="Calibri" w:cs="Calibri"/>
          <w:b/>
          <w:bCs/>
          <w:lang w:val="en-US"/>
        </w:rPr>
        <w:t xml:space="preserve"> the</w:t>
      </w:r>
      <w:r w:rsidRPr="001B2FBE">
        <w:rPr>
          <w:rStyle w:val="normaltextrun"/>
          <w:rFonts w:ascii="Calibri" w:hAnsi="Calibri" w:cs="Calibri"/>
          <w:b/>
          <w:bCs/>
          <w:lang w:val="en-US"/>
        </w:rPr>
        <w:t> </w:t>
      </w:r>
      <w:r w:rsidR="00E601D1" w:rsidRPr="00E601D1">
        <w:rPr>
          <w:rStyle w:val="normaltextrun"/>
          <w:rFonts w:ascii="Calibri" w:hAnsi="Calibri" w:cs="Calibri"/>
          <w:b/>
          <w:bCs/>
          <w:lang w:val="en-US"/>
        </w:rPr>
        <w:t xml:space="preserve">Quick-DNA/RNA </w:t>
      </w:r>
      <w:proofErr w:type="spellStart"/>
      <w:r w:rsidR="00E601D1" w:rsidRPr="00E601D1">
        <w:rPr>
          <w:rStyle w:val="normaltextrun"/>
          <w:rFonts w:ascii="Calibri" w:hAnsi="Calibri" w:cs="Calibri"/>
          <w:b/>
          <w:bCs/>
          <w:lang w:val="en-US"/>
        </w:rPr>
        <w:t>Microprep</w:t>
      </w:r>
      <w:proofErr w:type="spellEnd"/>
      <w:r w:rsidR="00E601D1" w:rsidRPr="00E601D1">
        <w:rPr>
          <w:rStyle w:val="normaltextrun"/>
          <w:rFonts w:ascii="Calibri" w:hAnsi="Calibri" w:cs="Calibri"/>
          <w:b/>
          <w:bCs/>
          <w:lang w:val="en-US"/>
        </w:rPr>
        <w:t xml:space="preserve"> Plus Kit </w:t>
      </w:r>
      <w:r w:rsidR="00E601D1">
        <w:rPr>
          <w:rStyle w:val="normaltextrun"/>
          <w:rFonts w:ascii="Calibri" w:hAnsi="Calibri" w:cs="Calibri"/>
          <w:b/>
          <w:bCs/>
          <w:lang w:val="en-US"/>
        </w:rPr>
        <w:t xml:space="preserve">and </w:t>
      </w:r>
      <w:r w:rsidR="00E601D1" w:rsidRPr="00E601D1">
        <w:rPr>
          <w:rStyle w:val="normaltextrun"/>
          <w:rFonts w:ascii="Calibri" w:hAnsi="Calibri" w:cs="Calibri"/>
          <w:b/>
          <w:bCs/>
          <w:lang w:val="en-US"/>
        </w:rPr>
        <w:t>Zymo-Spin II-µHRC Filters</w:t>
      </w:r>
      <w:r w:rsidR="00E601D1">
        <w:rPr>
          <w:rStyle w:val="normaltextrun"/>
          <w:rFonts w:ascii="Calibri" w:hAnsi="Calibri" w:cs="Calibri"/>
          <w:b/>
          <w:bCs/>
          <w:lang w:val="en-US"/>
        </w:rPr>
        <w:t xml:space="preserve"> </w:t>
      </w:r>
      <w:r w:rsidR="00E601D1" w:rsidRPr="00E601D1">
        <w:rPr>
          <w:rStyle w:val="normaltextrun"/>
          <w:rFonts w:ascii="Calibri" w:hAnsi="Calibri" w:cs="Calibri"/>
          <w:b/>
          <w:bCs/>
          <w:lang w:val="en-US"/>
        </w:rPr>
        <w:t>(</w:t>
      </w:r>
      <w:proofErr w:type="spellStart"/>
      <w:r w:rsidR="00E601D1" w:rsidRPr="00E601D1">
        <w:rPr>
          <w:rStyle w:val="normaltextrun"/>
          <w:rFonts w:ascii="Calibri" w:hAnsi="Calibri" w:cs="Calibri"/>
          <w:b/>
          <w:bCs/>
          <w:lang w:val="en-US"/>
        </w:rPr>
        <w:t>Zymo</w:t>
      </w:r>
      <w:proofErr w:type="spellEnd"/>
      <w:r w:rsidR="00E601D1" w:rsidRPr="00E601D1">
        <w:rPr>
          <w:rStyle w:val="normaltextrun"/>
          <w:rFonts w:ascii="Calibri" w:hAnsi="Calibri" w:cs="Calibri"/>
          <w:b/>
          <w:bCs/>
          <w:lang w:val="en-US"/>
        </w:rPr>
        <w:t xml:space="preserve"> Research)</w:t>
      </w:r>
    </w:p>
    <w:p w14:paraId="2E2B76FE"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i/>
          <w:iCs/>
          <w:lang w:val="en-US"/>
        </w:rPr>
        <w:t>Note: maximum of 11 samples + extraction control possible at a time</w:t>
      </w:r>
      <w:r>
        <w:rPr>
          <w:rStyle w:val="eop"/>
          <w:rFonts w:ascii="Calibri" w:hAnsi="Calibri" w:cs="Calibri"/>
        </w:rPr>
        <w:t> </w:t>
      </w:r>
    </w:p>
    <w:p w14:paraId="5480CAA9"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6BEB8DCF"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Needed:</w:t>
      </w:r>
      <w:r>
        <w:rPr>
          <w:rStyle w:val="eop"/>
          <w:rFonts w:ascii="Calibri" w:hAnsi="Calibri" w:cs="Calibri"/>
        </w:rPr>
        <w:t> </w:t>
      </w:r>
    </w:p>
    <w:p w14:paraId="55117322" w14:textId="5FDC4B4B"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Access to </w:t>
      </w:r>
      <w:r w:rsidR="00E601D1">
        <w:rPr>
          <w:rStyle w:val="normaltextrun"/>
          <w:rFonts w:ascii="Calibri" w:hAnsi="Calibri" w:cs="Calibri"/>
          <w:lang w:val="en-US"/>
        </w:rPr>
        <w:t xml:space="preserve">a </w:t>
      </w:r>
      <w:r>
        <w:rPr>
          <w:rStyle w:val="normaltextrun"/>
          <w:rFonts w:ascii="Calibri" w:hAnsi="Calibri" w:cs="Calibri"/>
          <w:lang w:val="en-US"/>
        </w:rPr>
        <w:t>-80°C freezer</w:t>
      </w:r>
      <w:r>
        <w:rPr>
          <w:rStyle w:val="eop"/>
          <w:rFonts w:ascii="Calibri" w:hAnsi="Calibri" w:cs="Calibri"/>
        </w:rPr>
        <w:t> </w:t>
      </w:r>
    </w:p>
    <w:p w14:paraId="197AD3CB" w14:textId="77777777"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Microcentrifuge</w:t>
      </w:r>
      <w:r>
        <w:rPr>
          <w:rStyle w:val="eop"/>
          <w:rFonts w:ascii="Calibri" w:hAnsi="Calibri" w:cs="Calibri"/>
        </w:rPr>
        <w:t> </w:t>
      </w:r>
    </w:p>
    <w:p w14:paraId="181BD091" w14:textId="37643A0B"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Bead beater </w:t>
      </w:r>
      <w:proofErr w:type="gramStart"/>
      <w:r>
        <w:rPr>
          <w:rStyle w:val="normaltextrun"/>
          <w:rFonts w:ascii="Wingdings" w:hAnsi="Wingdings" w:cs="Calibri"/>
          <w:lang w:val="en-US"/>
        </w:rPr>
        <w:t>à</w:t>
      </w:r>
      <w:r>
        <w:rPr>
          <w:rStyle w:val="normaltextrun"/>
          <w:rFonts w:ascii="Calibri" w:hAnsi="Calibri" w:cs="Calibri"/>
          <w:lang w:val="en-US"/>
        </w:rPr>
        <w:t>  recommendation</w:t>
      </w:r>
      <w:proofErr w:type="gramEnd"/>
      <w:r>
        <w:rPr>
          <w:rStyle w:val="normaltextrun"/>
          <w:rFonts w:ascii="Calibri" w:hAnsi="Calibri" w:cs="Calibri"/>
          <w:lang w:val="en-US"/>
        </w:rPr>
        <w:t xml:space="preserve"> from </w:t>
      </w:r>
      <w:proofErr w:type="spellStart"/>
      <w:r>
        <w:rPr>
          <w:rStyle w:val="normaltextrun"/>
          <w:rFonts w:ascii="Calibri" w:hAnsi="Calibri" w:cs="Calibri"/>
          <w:lang w:val="en-US"/>
        </w:rPr>
        <w:t>Zymo</w:t>
      </w:r>
      <w:proofErr w:type="spellEnd"/>
      <w:r>
        <w:rPr>
          <w:rStyle w:val="normaltextrun"/>
          <w:rFonts w:ascii="Calibri" w:hAnsi="Calibri" w:cs="Calibri"/>
          <w:lang w:val="en-US"/>
        </w:rPr>
        <w:t> Research is a Vortex Genie unit with a 24 Microtube holder</w:t>
      </w:r>
    </w:p>
    <w:p w14:paraId="7E1CF887" w14:textId="08081794" w:rsidR="00776123" w:rsidRPr="00E601D1" w:rsidRDefault="00776123" w:rsidP="00F97E08">
      <w:pPr>
        <w:pStyle w:val="paragraph"/>
        <w:numPr>
          <w:ilvl w:val="0"/>
          <w:numId w:val="3"/>
        </w:numPr>
        <w:spacing w:before="0" w:beforeAutospacing="0" w:after="0" w:afterAutospacing="0"/>
        <w:textAlignment w:val="baseline"/>
        <w:rPr>
          <w:rStyle w:val="normaltextrun"/>
          <w:rFonts w:ascii="Calibri" w:hAnsi="Calibri" w:cs="Calibri"/>
          <w:sz w:val="22"/>
          <w:szCs w:val="22"/>
        </w:rPr>
      </w:pPr>
      <w:proofErr w:type="spellStart"/>
      <w:r>
        <w:rPr>
          <w:rStyle w:val="normaltextrun"/>
          <w:rFonts w:ascii="Calibri" w:hAnsi="Calibri" w:cs="Calibri"/>
          <w:lang w:val="en-US"/>
        </w:rPr>
        <w:t>ZymoBIOMICS</w:t>
      </w:r>
      <w:proofErr w:type="spellEnd"/>
      <w:r>
        <w:rPr>
          <w:rStyle w:val="normaltextrun"/>
          <w:rFonts w:ascii="Calibri" w:hAnsi="Calibri" w:cs="Calibri"/>
          <w:lang w:val="en-US"/>
        </w:rPr>
        <w:t> </w:t>
      </w:r>
      <w:r w:rsidR="00E601D1" w:rsidRPr="00E601D1">
        <w:rPr>
          <w:rStyle w:val="normaltextrun"/>
          <w:rFonts w:ascii="Calibri" w:hAnsi="Calibri" w:cs="Calibri"/>
          <w:lang w:val="en-US"/>
        </w:rPr>
        <w:t xml:space="preserve">Quick-DNA/RNA </w:t>
      </w:r>
      <w:proofErr w:type="spellStart"/>
      <w:r w:rsidR="00E601D1" w:rsidRPr="00E601D1">
        <w:rPr>
          <w:rStyle w:val="normaltextrun"/>
          <w:rFonts w:ascii="Calibri" w:hAnsi="Calibri" w:cs="Calibri"/>
          <w:lang w:val="en-US"/>
        </w:rPr>
        <w:t>Microprep</w:t>
      </w:r>
      <w:proofErr w:type="spellEnd"/>
      <w:r w:rsidR="00E601D1" w:rsidRPr="00E601D1">
        <w:rPr>
          <w:rStyle w:val="normaltextrun"/>
          <w:rFonts w:ascii="Calibri" w:hAnsi="Calibri" w:cs="Calibri"/>
          <w:lang w:val="en-US"/>
        </w:rPr>
        <w:t xml:space="preserve"> Plus Kit</w:t>
      </w:r>
    </w:p>
    <w:p w14:paraId="397D4AB4" w14:textId="118729E2" w:rsidR="00E601D1" w:rsidRPr="00E601D1" w:rsidRDefault="00E601D1" w:rsidP="00F97E08">
      <w:pPr>
        <w:pStyle w:val="paragraph"/>
        <w:numPr>
          <w:ilvl w:val="0"/>
          <w:numId w:val="3"/>
        </w:numPr>
        <w:spacing w:before="0" w:beforeAutospacing="0" w:after="0" w:afterAutospacing="0"/>
        <w:textAlignment w:val="baseline"/>
        <w:rPr>
          <w:rFonts w:ascii="Calibri" w:hAnsi="Calibri" w:cs="Calibri"/>
        </w:rPr>
      </w:pPr>
      <w:r w:rsidRPr="00E601D1">
        <w:rPr>
          <w:rFonts w:ascii="Calibri" w:hAnsi="Calibri" w:cs="Calibri"/>
        </w:rPr>
        <w:t>Zymo-Spin II-µHRC Filters</w:t>
      </w:r>
    </w:p>
    <w:p w14:paraId="3877598A" w14:textId="77777777"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100% EtOH (1.5 mL per sample + extraction control)</w:t>
      </w:r>
      <w:r>
        <w:rPr>
          <w:rStyle w:val="eop"/>
          <w:rFonts w:ascii="Calibri" w:hAnsi="Calibri" w:cs="Calibri"/>
        </w:rPr>
        <w:t> </w:t>
      </w:r>
    </w:p>
    <w:p w14:paraId="55B2DEC5" w14:textId="480170D6"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proofErr w:type="spellStart"/>
      <w:r>
        <w:rPr>
          <w:rStyle w:val="normaltextrun"/>
          <w:rFonts w:ascii="Calibri" w:hAnsi="Calibri" w:cs="Calibri"/>
          <w:lang w:val="en-US"/>
        </w:rPr>
        <w:t>Eliminase</w:t>
      </w:r>
      <w:proofErr w:type="spellEnd"/>
      <w:r>
        <w:rPr>
          <w:rStyle w:val="normaltextrun"/>
          <w:rFonts w:ascii="Calibri" w:hAnsi="Calibri" w:cs="Calibri"/>
          <w:lang w:val="en-US"/>
        </w:rPr>
        <w:t> (or </w:t>
      </w:r>
      <w:proofErr w:type="gramStart"/>
      <w:r>
        <w:rPr>
          <w:rStyle w:val="normaltextrun"/>
          <w:rFonts w:ascii="Calibri" w:hAnsi="Calibri" w:cs="Calibri"/>
          <w:lang w:val="en-US"/>
        </w:rPr>
        <w:t>other</w:t>
      </w:r>
      <w:proofErr w:type="gramEnd"/>
      <w:r>
        <w:rPr>
          <w:rStyle w:val="normaltextrun"/>
          <w:rFonts w:ascii="Calibri" w:hAnsi="Calibri" w:cs="Calibri"/>
          <w:lang w:val="en-US"/>
        </w:rPr>
        <w:t> RNase-</w:t>
      </w:r>
      <w:r w:rsidR="00E601D1">
        <w:rPr>
          <w:rStyle w:val="normaltextrun"/>
          <w:rFonts w:ascii="Calibri" w:hAnsi="Calibri" w:cs="Calibri"/>
          <w:lang w:val="en-US"/>
        </w:rPr>
        <w:t>eliminating</w:t>
      </w:r>
      <w:r>
        <w:rPr>
          <w:rStyle w:val="normaltextrun"/>
          <w:rFonts w:ascii="Calibri" w:hAnsi="Calibri" w:cs="Calibri"/>
          <w:lang w:val="en-US"/>
        </w:rPr>
        <w:t xml:space="preserve"> reagent)</w:t>
      </w:r>
      <w:r>
        <w:rPr>
          <w:rStyle w:val="eop"/>
          <w:rFonts w:ascii="Calibri" w:hAnsi="Calibri" w:cs="Calibri"/>
        </w:rPr>
        <w:t> </w:t>
      </w:r>
    </w:p>
    <w:p w14:paraId="4A190B06" w14:textId="5C3FAA00"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11 </w:t>
      </w:r>
      <w:r w:rsidR="00E601D1">
        <w:rPr>
          <w:rStyle w:val="normaltextrun"/>
          <w:rFonts w:ascii="Calibri" w:hAnsi="Calibri" w:cs="Calibri"/>
          <w:lang w:val="en-US"/>
        </w:rPr>
        <w:t xml:space="preserve">microtube </w:t>
      </w:r>
      <w:r>
        <w:rPr>
          <w:rStyle w:val="normaltextrun"/>
          <w:rFonts w:ascii="Calibri" w:hAnsi="Calibri" w:cs="Calibri"/>
          <w:lang w:val="en-US"/>
        </w:rPr>
        <w:t>racks (</w:t>
      </w:r>
      <w:r w:rsidR="00E601D1">
        <w:rPr>
          <w:rStyle w:val="normaltextrun"/>
          <w:rFonts w:ascii="Calibri" w:hAnsi="Calibri" w:cs="Calibri"/>
          <w:lang w:val="en-US"/>
        </w:rPr>
        <w:t xml:space="preserve">1x </w:t>
      </w:r>
      <w:r>
        <w:rPr>
          <w:rStyle w:val="normaltextrun"/>
          <w:rFonts w:ascii="Calibri" w:hAnsi="Calibri" w:cs="Calibri"/>
          <w:lang w:val="en-US"/>
        </w:rPr>
        <w:t>Qubit tubes; </w:t>
      </w:r>
      <w:r w:rsidR="00E601D1">
        <w:rPr>
          <w:rStyle w:val="normaltextrun"/>
          <w:rFonts w:ascii="Calibri" w:hAnsi="Calibri" w:cs="Calibri"/>
          <w:lang w:val="en-US"/>
        </w:rPr>
        <w:t xml:space="preserve">1x </w:t>
      </w:r>
      <w:r>
        <w:rPr>
          <w:rStyle w:val="normaltextrun"/>
          <w:rFonts w:ascii="Calibri" w:hAnsi="Calibri" w:cs="Calibri"/>
          <w:lang w:val="en-US"/>
        </w:rPr>
        <w:t>2 mL tubes + samples + extra tubes; 2x 1.5 mL tubes; 3x columns; 4x collection tubes)</w:t>
      </w:r>
      <w:r w:rsidR="00E601D1">
        <w:rPr>
          <w:rStyle w:val="eop"/>
          <w:rFonts w:ascii="Calibri" w:hAnsi="Calibri" w:cs="Calibri"/>
        </w:rPr>
        <w:t xml:space="preserve"> + 1 rack for falcon tubes + 1 ice rack</w:t>
      </w:r>
    </w:p>
    <w:p w14:paraId="3DC8CEC1" w14:textId="117FEC32"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Timer</w:t>
      </w:r>
    </w:p>
    <w:p w14:paraId="5BB09954"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0E5D1E00" w14:textId="77777777" w:rsidR="00E601D1" w:rsidRDefault="00776123" w:rsidP="00E601D1">
      <w:pPr>
        <w:pStyle w:val="paragraph"/>
        <w:spacing w:before="0" w:beforeAutospacing="0" w:after="0" w:afterAutospacing="0"/>
        <w:textAlignment w:val="baseline"/>
        <w:rPr>
          <w:rStyle w:val="normaltextrun"/>
          <w:rFonts w:ascii="Calibri" w:hAnsi="Calibri" w:cs="Calibri"/>
          <w:b/>
          <w:bCs/>
          <w:lang w:val="en-US"/>
        </w:rPr>
      </w:pPr>
      <w:r>
        <w:rPr>
          <w:rStyle w:val="normaltextrun"/>
          <w:rFonts w:ascii="Calibri" w:hAnsi="Calibri" w:cs="Calibri"/>
          <w:b/>
          <w:bCs/>
          <w:lang w:val="en-US"/>
        </w:rPr>
        <w:t>Preparation (all one day in advance):</w:t>
      </w:r>
    </w:p>
    <w:p w14:paraId="778D3D11" w14:textId="2C0834A1" w:rsidR="00E601D1" w:rsidRDefault="00E601D1" w:rsidP="00E601D1">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i/>
          <w:iCs/>
          <w:lang w:val="en-US"/>
        </w:rPr>
        <w:t>Note: 1 set refers to 1x the number of samples + extraction control</w:t>
      </w:r>
      <w:r>
        <w:rPr>
          <w:rStyle w:val="eop"/>
          <w:rFonts w:ascii="Calibri" w:hAnsi="Calibri" w:cs="Calibri"/>
        </w:rPr>
        <w:t> </w:t>
      </w:r>
    </w:p>
    <w:p w14:paraId="420DA947" w14:textId="68F9E50D"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Clean whole </w:t>
      </w:r>
      <w:r w:rsidR="00E601D1">
        <w:rPr>
          <w:rStyle w:val="normaltextrun"/>
          <w:rFonts w:ascii="Calibri" w:hAnsi="Calibri" w:cs="Calibri"/>
          <w:lang w:val="en-US"/>
        </w:rPr>
        <w:t xml:space="preserve">extraction </w:t>
      </w:r>
      <w:r>
        <w:rPr>
          <w:rStyle w:val="normaltextrun"/>
          <w:rFonts w:ascii="Calibri" w:hAnsi="Calibri" w:cs="Calibri"/>
          <w:lang w:val="en-US"/>
        </w:rPr>
        <w:t xml:space="preserve">hood with </w:t>
      </w:r>
      <w:r w:rsidR="00E601D1">
        <w:rPr>
          <w:rStyle w:val="normaltextrun"/>
          <w:rFonts w:ascii="Calibri" w:hAnsi="Calibri" w:cs="Calibri"/>
          <w:lang w:val="en-US"/>
        </w:rPr>
        <w:t>b</w:t>
      </w:r>
      <w:r>
        <w:rPr>
          <w:rStyle w:val="normaltextrun"/>
          <w:rFonts w:ascii="Calibri" w:hAnsi="Calibri" w:cs="Calibri"/>
          <w:lang w:val="en-US"/>
        </w:rPr>
        <w:t>leach, EtOH, </w:t>
      </w:r>
      <w:proofErr w:type="spellStart"/>
      <w:r>
        <w:rPr>
          <w:rStyle w:val="normaltextrun"/>
          <w:rFonts w:ascii="Calibri" w:hAnsi="Calibri" w:cs="Calibri"/>
          <w:lang w:val="en-US"/>
        </w:rPr>
        <w:t>Eliminase</w:t>
      </w:r>
      <w:proofErr w:type="spellEnd"/>
      <w:r>
        <w:rPr>
          <w:rStyle w:val="normaltextrun"/>
          <w:rFonts w:ascii="Calibri" w:hAnsi="Calibri" w:cs="Calibri"/>
          <w:lang w:val="en-US"/>
        </w:rPr>
        <w:t> (this order)</w:t>
      </w:r>
      <w:r>
        <w:rPr>
          <w:rStyle w:val="eop"/>
          <w:rFonts w:ascii="Calibri" w:hAnsi="Calibri" w:cs="Calibri"/>
        </w:rPr>
        <w:t> </w:t>
      </w:r>
    </w:p>
    <w:p w14:paraId="2123F045" w14:textId="7002B665"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Clean </w:t>
      </w:r>
      <w:r w:rsidR="0051007C">
        <w:rPr>
          <w:rStyle w:val="normaltextrun"/>
          <w:rFonts w:ascii="Calibri" w:hAnsi="Calibri" w:cs="Calibri"/>
          <w:lang w:val="en-US"/>
        </w:rPr>
        <w:t>microtube</w:t>
      </w:r>
      <w:r w:rsidR="00E601D1">
        <w:rPr>
          <w:rStyle w:val="normaltextrun"/>
          <w:rFonts w:ascii="Calibri" w:hAnsi="Calibri" w:cs="Calibri"/>
          <w:lang w:val="en-US"/>
        </w:rPr>
        <w:t xml:space="preserve"> and falcon racks</w:t>
      </w:r>
      <w:r>
        <w:rPr>
          <w:rStyle w:val="normaltextrun"/>
          <w:rFonts w:ascii="Calibri" w:hAnsi="Calibri" w:cs="Calibri"/>
          <w:lang w:val="en-US"/>
        </w:rPr>
        <w:t> in the same way and put in hood</w:t>
      </w:r>
    </w:p>
    <w:p w14:paraId="7AC55AFC" w14:textId="757C9DD8"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Clean pipettes, tip boxes (1x </w:t>
      </w:r>
      <w:r w:rsidR="00E601D1">
        <w:rPr>
          <w:rStyle w:val="normaltextrun"/>
          <w:rFonts w:ascii="Calibri" w:hAnsi="Calibri" w:cs="Calibri"/>
          <w:lang w:val="en-US"/>
        </w:rPr>
        <w:t>small</w:t>
      </w:r>
      <w:r>
        <w:rPr>
          <w:rStyle w:val="normaltextrun"/>
          <w:rFonts w:ascii="Calibri" w:hAnsi="Calibri" w:cs="Calibri"/>
          <w:lang w:val="en-US"/>
        </w:rPr>
        <w:t xml:space="preserve">, 1x </w:t>
      </w:r>
      <w:r w:rsidR="00E601D1">
        <w:rPr>
          <w:rStyle w:val="normaltextrun"/>
          <w:rFonts w:ascii="Calibri" w:hAnsi="Calibri" w:cs="Calibri"/>
          <w:lang w:val="en-US"/>
        </w:rPr>
        <w:t>medium</w:t>
      </w:r>
      <w:r>
        <w:rPr>
          <w:rStyle w:val="normaltextrun"/>
          <w:rFonts w:ascii="Calibri" w:hAnsi="Calibri" w:cs="Calibri"/>
          <w:lang w:val="en-US"/>
        </w:rPr>
        <w:t xml:space="preserve">, 3x </w:t>
      </w:r>
      <w:r w:rsidR="00E601D1">
        <w:rPr>
          <w:rStyle w:val="normaltextrun"/>
          <w:rFonts w:ascii="Calibri" w:hAnsi="Calibri" w:cs="Calibri"/>
          <w:lang w:val="en-US"/>
        </w:rPr>
        <w:t>large</w:t>
      </w:r>
      <w:r>
        <w:rPr>
          <w:rStyle w:val="normaltextrun"/>
          <w:rFonts w:ascii="Calibri" w:hAnsi="Calibri" w:cs="Calibri"/>
          <w:lang w:val="en-US"/>
        </w:rPr>
        <w:t xml:space="preserve">), and </w:t>
      </w:r>
      <w:r w:rsidR="00E601D1">
        <w:rPr>
          <w:rStyle w:val="normaltextrun"/>
          <w:rFonts w:ascii="Calibri" w:hAnsi="Calibri" w:cs="Calibri"/>
          <w:lang w:val="en-US"/>
        </w:rPr>
        <w:t xml:space="preserve">hood </w:t>
      </w:r>
      <w:r>
        <w:rPr>
          <w:rStyle w:val="normaltextrun"/>
          <w:rFonts w:ascii="Calibri" w:hAnsi="Calibri" w:cs="Calibri"/>
          <w:lang w:val="en-US"/>
        </w:rPr>
        <w:t>waste the same way</w:t>
      </w:r>
      <w:r>
        <w:rPr>
          <w:rStyle w:val="eop"/>
          <w:rFonts w:ascii="Calibri" w:hAnsi="Calibri" w:cs="Calibri"/>
        </w:rPr>
        <w:t> </w:t>
      </w:r>
    </w:p>
    <w:p w14:paraId="0040602D" w14:textId="5AD54EED"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Label tubes and columns in hood</w:t>
      </w:r>
      <w:r w:rsidR="00E601D1">
        <w:rPr>
          <w:rStyle w:val="normaltextrun"/>
          <w:rFonts w:ascii="Calibri" w:hAnsi="Calibri" w:cs="Calibri"/>
          <w:lang w:val="en-US"/>
        </w:rPr>
        <w:t xml:space="preserve"> and close them after labelling</w:t>
      </w:r>
      <w:r>
        <w:rPr>
          <w:rStyle w:val="normaltextrun"/>
          <w:rFonts w:ascii="Calibri" w:hAnsi="Calibri" w:cs="Calibri"/>
          <w:lang w:val="en-US"/>
        </w:rPr>
        <w:t> (no detailed labels necessary unless specified)</w:t>
      </w:r>
    </w:p>
    <w:p w14:paraId="40B63DBE"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 set 2 mL tubes</w:t>
      </w:r>
      <w:r>
        <w:rPr>
          <w:rStyle w:val="eop"/>
          <w:rFonts w:ascii="Calibri" w:hAnsi="Calibri" w:cs="Calibri"/>
        </w:rPr>
        <w:t> </w:t>
      </w:r>
    </w:p>
    <w:p w14:paraId="2A6B7FFD" w14:textId="278E34A0"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 set Zymo-Spin ICXM columns + collection tubes (labelled “DNA”)</w:t>
      </w:r>
      <w:r>
        <w:rPr>
          <w:rStyle w:val="eop"/>
          <w:rFonts w:ascii="Calibri" w:hAnsi="Calibri" w:cs="Calibri"/>
        </w:rPr>
        <w:t> </w:t>
      </w:r>
    </w:p>
    <w:p w14:paraId="7919C63A" w14:textId="04E43644"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 set Zymo-Spin IC columns</w:t>
      </w:r>
      <w:r w:rsidR="00E601D1">
        <w:rPr>
          <w:rStyle w:val="normaltextrun"/>
          <w:rFonts w:ascii="Calibri" w:hAnsi="Calibri" w:cs="Calibri"/>
          <w:lang w:val="en-US"/>
        </w:rPr>
        <w:t xml:space="preserve"> </w:t>
      </w:r>
      <w:r>
        <w:rPr>
          <w:rStyle w:val="normaltextrun"/>
          <w:rFonts w:ascii="Calibri" w:hAnsi="Calibri" w:cs="Calibri"/>
          <w:lang w:val="en-US"/>
        </w:rPr>
        <w:t>+ collection tubes (labelled “RNA”)</w:t>
      </w:r>
      <w:r>
        <w:rPr>
          <w:rStyle w:val="eop"/>
          <w:rFonts w:ascii="Calibri" w:hAnsi="Calibri" w:cs="Calibri"/>
        </w:rPr>
        <w:t> </w:t>
      </w:r>
    </w:p>
    <w:p w14:paraId="6CD69D8C"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9 more sets collection tubes (4 sets labelled “DNA”, 6 sets labelled “RNA”)</w:t>
      </w:r>
      <w:r>
        <w:rPr>
          <w:rStyle w:val="eop"/>
          <w:rFonts w:ascii="Calibri" w:hAnsi="Calibri" w:cs="Calibri"/>
        </w:rPr>
        <w:t> </w:t>
      </w:r>
    </w:p>
    <w:p w14:paraId="0066F515"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sets 1.5 mL tubes (1 set labelled “DNA”, 1 set labelled “RNA”)</w:t>
      </w:r>
      <w:r>
        <w:rPr>
          <w:rStyle w:val="eop"/>
          <w:rFonts w:ascii="Calibri" w:hAnsi="Calibri" w:cs="Calibri"/>
        </w:rPr>
        <w:t> </w:t>
      </w:r>
    </w:p>
    <w:p w14:paraId="08D4C56E" w14:textId="2FD4BB8C"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sets Zymo-Spin III u-HCR Filter columns</w:t>
      </w:r>
      <w:r w:rsidR="00E601D1">
        <w:rPr>
          <w:rStyle w:val="normaltextrun"/>
          <w:rFonts w:ascii="Calibri" w:hAnsi="Calibri" w:cs="Calibri"/>
          <w:lang w:val="en-US"/>
        </w:rPr>
        <w:t xml:space="preserve"> </w:t>
      </w:r>
      <w:r>
        <w:rPr>
          <w:rStyle w:val="normaltextrun"/>
          <w:rFonts w:ascii="Calibri" w:hAnsi="Calibri" w:cs="Calibri"/>
          <w:lang w:val="en-US"/>
        </w:rPr>
        <w:t>+ collection tubes (1 set labelled “DNA”, 1 set labelled “RNA”)</w:t>
      </w:r>
      <w:r>
        <w:rPr>
          <w:rStyle w:val="eop"/>
          <w:rFonts w:ascii="Calibri" w:hAnsi="Calibri" w:cs="Calibri"/>
        </w:rPr>
        <w:t> </w:t>
      </w:r>
    </w:p>
    <w:p w14:paraId="65A6B32D"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sets 1.5 mL tubes with detailed labels (1 set labelled “DNA”, 1 set labelled “RNA”)</w:t>
      </w:r>
      <w:r>
        <w:rPr>
          <w:rStyle w:val="eop"/>
          <w:rFonts w:ascii="Calibri" w:hAnsi="Calibri" w:cs="Calibri"/>
        </w:rPr>
        <w:t> </w:t>
      </w:r>
    </w:p>
    <w:p w14:paraId="47349FA0"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2 sets Qubit tubes (1 set labelled “DNA”, 1 set labelled “RNA”) + 4 </w:t>
      </w:r>
      <w:proofErr w:type="gramStart"/>
      <w:r>
        <w:rPr>
          <w:rStyle w:val="normaltextrun"/>
          <w:rFonts w:ascii="Calibri" w:hAnsi="Calibri" w:cs="Calibri"/>
          <w:lang w:val="en-US"/>
        </w:rPr>
        <w:t>additional</w:t>
      </w:r>
      <w:proofErr w:type="gramEnd"/>
      <w:r>
        <w:rPr>
          <w:rStyle w:val="normaltextrun"/>
          <w:rFonts w:ascii="Calibri" w:hAnsi="Calibri" w:cs="Calibri"/>
          <w:lang w:val="en-US"/>
        </w:rPr>
        <w:t xml:space="preserve"> Qubit tubes for standards (2 RNA + 2 DNA)</w:t>
      </w:r>
      <w:r>
        <w:rPr>
          <w:rStyle w:val="eop"/>
          <w:rFonts w:ascii="Calibri" w:hAnsi="Calibri" w:cs="Calibri"/>
        </w:rPr>
        <w:t> </w:t>
      </w:r>
    </w:p>
    <w:p w14:paraId="48DCA952" w14:textId="54CD9241"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2 </w:t>
      </w:r>
      <w:proofErr w:type="gramStart"/>
      <w:r>
        <w:rPr>
          <w:rStyle w:val="normaltextrun"/>
          <w:rFonts w:ascii="Calibri" w:hAnsi="Calibri" w:cs="Calibri"/>
          <w:lang w:val="en-US"/>
        </w:rPr>
        <w:t>additional</w:t>
      </w:r>
      <w:proofErr w:type="gramEnd"/>
      <w:r>
        <w:rPr>
          <w:rStyle w:val="normaltextrun"/>
          <w:rFonts w:ascii="Calibri" w:hAnsi="Calibri" w:cs="Calibri"/>
          <w:lang w:val="en-US"/>
        </w:rPr>
        <w:t xml:space="preserve"> 1.5 mL tubes for DNase-mix preparation + 2 additional 5 mL tube</w:t>
      </w:r>
      <w:r w:rsidR="00E601D1">
        <w:rPr>
          <w:rStyle w:val="normaltextrun"/>
          <w:rFonts w:ascii="Calibri" w:hAnsi="Calibri" w:cs="Calibri"/>
          <w:lang w:val="en-US"/>
        </w:rPr>
        <w:t>s</w:t>
      </w:r>
      <w:r>
        <w:rPr>
          <w:rStyle w:val="normaltextrun"/>
          <w:rFonts w:ascii="Calibri" w:hAnsi="Calibri" w:cs="Calibri"/>
          <w:lang w:val="en-US"/>
        </w:rPr>
        <w:t xml:space="preserve"> for Qubit solution preparation (RNA + DNA)</w:t>
      </w:r>
      <w:r>
        <w:rPr>
          <w:rStyle w:val="eop"/>
          <w:rFonts w:ascii="Calibri" w:hAnsi="Calibri" w:cs="Calibri"/>
        </w:rPr>
        <w:t> </w:t>
      </w:r>
    </w:p>
    <w:p w14:paraId="545893B7" w14:textId="7F531AA2" w:rsidR="00776123" w:rsidRPr="00E601D1"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 xml:space="preserve">Put 100% EtOH and 5 mL tubes in </w:t>
      </w:r>
      <w:r w:rsidR="00E601D1" w:rsidRPr="00E601D1">
        <w:rPr>
          <w:rStyle w:val="normaltextrun"/>
          <w:rFonts w:ascii="Calibri" w:hAnsi="Calibri" w:cs="Calibri"/>
          <w:lang w:val="en-US"/>
        </w:rPr>
        <w:t>falcon</w:t>
      </w:r>
      <w:r w:rsidRPr="00E601D1">
        <w:rPr>
          <w:rStyle w:val="normaltextrun"/>
          <w:rFonts w:ascii="Calibri" w:hAnsi="Calibri" w:cs="Calibri"/>
          <w:lang w:val="en-US"/>
        </w:rPr>
        <w:t xml:space="preserve"> rack</w:t>
      </w:r>
      <w:r w:rsidRPr="00E601D1">
        <w:rPr>
          <w:rStyle w:val="eop"/>
          <w:rFonts w:ascii="Calibri" w:hAnsi="Calibri" w:cs="Calibri"/>
        </w:rPr>
        <w:t> </w:t>
      </w:r>
    </w:p>
    <w:p w14:paraId="6527C705" w14:textId="77777777" w:rsidR="00776123" w:rsidRPr="00E601D1"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UV-sterilize everything overnight</w:t>
      </w:r>
      <w:r w:rsidRPr="00E601D1">
        <w:rPr>
          <w:rStyle w:val="eop"/>
          <w:rFonts w:ascii="Calibri" w:hAnsi="Calibri" w:cs="Calibri"/>
        </w:rPr>
        <w:t> </w:t>
      </w:r>
    </w:p>
    <w:p w14:paraId="420AE81A" w14:textId="77777777" w:rsidR="00776123" w:rsidRPr="00E601D1" w:rsidRDefault="00776123" w:rsidP="00776123">
      <w:pPr>
        <w:pStyle w:val="paragraph"/>
        <w:spacing w:before="0" w:beforeAutospacing="0" w:after="0" w:afterAutospacing="0"/>
        <w:textAlignment w:val="baseline"/>
        <w:rPr>
          <w:rFonts w:ascii="Calibri" w:hAnsi="Calibri" w:cs="Calibri"/>
          <w:sz w:val="22"/>
          <w:szCs w:val="22"/>
        </w:rPr>
      </w:pPr>
      <w:r w:rsidRPr="00E601D1">
        <w:rPr>
          <w:rStyle w:val="eop"/>
          <w:rFonts w:ascii="Calibri" w:hAnsi="Calibri" w:cs="Calibri"/>
        </w:rPr>
        <w:t> </w:t>
      </w:r>
    </w:p>
    <w:p w14:paraId="37770CC1" w14:textId="77777777" w:rsidR="00776123" w:rsidRPr="00E601D1" w:rsidRDefault="00776123" w:rsidP="00776123">
      <w:pPr>
        <w:pStyle w:val="paragraph"/>
        <w:spacing w:before="0" w:beforeAutospacing="0" w:after="0" w:afterAutospacing="0"/>
        <w:textAlignment w:val="baseline"/>
        <w:rPr>
          <w:rFonts w:ascii="Calibri" w:hAnsi="Calibri" w:cs="Calibri"/>
          <w:sz w:val="22"/>
          <w:szCs w:val="22"/>
        </w:rPr>
      </w:pPr>
      <w:r w:rsidRPr="00E601D1">
        <w:rPr>
          <w:rStyle w:val="normaltextrun"/>
          <w:rFonts w:ascii="Calibri" w:hAnsi="Calibri" w:cs="Calibri"/>
          <w:b/>
          <w:bCs/>
          <w:lang w:val="en-US"/>
        </w:rPr>
        <w:t>Procedure:</w:t>
      </w:r>
      <w:r w:rsidRPr="00E601D1">
        <w:rPr>
          <w:rStyle w:val="eop"/>
          <w:rFonts w:ascii="Calibri" w:hAnsi="Calibri" w:cs="Calibri"/>
        </w:rPr>
        <w:t> </w:t>
      </w:r>
    </w:p>
    <w:p w14:paraId="6D3123C0" w14:textId="77777777"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Place filters/bead tubes (thawed) in Microtube holder on Vortex Genie, vortex for </w:t>
      </w:r>
      <w:r w:rsidRPr="00E601D1">
        <w:rPr>
          <w:rStyle w:val="normaltextrun"/>
          <w:rFonts w:ascii="Calibri" w:hAnsi="Calibri" w:cs="Calibri"/>
        </w:rPr>
        <w:t>40 min</w:t>
      </w:r>
      <w:r w:rsidRPr="00E601D1">
        <w:rPr>
          <w:rStyle w:val="normaltextrun"/>
          <w:rFonts w:ascii="Calibri" w:hAnsi="Calibri" w:cs="Calibri"/>
          <w:lang w:val="en-US"/>
        </w:rPr>
        <w:t> at max speed (never more than 18 tubes at a time, because &gt;18 tubes will slow </w:t>
      </w:r>
      <w:proofErr w:type="spellStart"/>
      <w:r w:rsidRPr="00E601D1">
        <w:rPr>
          <w:rStyle w:val="normaltextrun"/>
          <w:rFonts w:ascii="Calibri" w:hAnsi="Calibri" w:cs="Calibri"/>
          <w:lang w:val="en-US"/>
        </w:rPr>
        <w:t>vortexing</w:t>
      </w:r>
      <w:proofErr w:type="spellEnd"/>
      <w:r w:rsidRPr="00E601D1">
        <w:rPr>
          <w:rStyle w:val="normaltextrun"/>
          <w:rFonts w:ascii="Calibri" w:hAnsi="Calibri" w:cs="Calibri"/>
          <w:lang w:val="en-US"/>
        </w:rPr>
        <w:t> and create inaccurate results)</w:t>
      </w:r>
      <w:r w:rsidRPr="00E601D1">
        <w:rPr>
          <w:rStyle w:val="eop"/>
          <w:rFonts w:ascii="Calibri" w:hAnsi="Calibri" w:cs="Calibri"/>
        </w:rPr>
        <w:t> </w:t>
      </w:r>
    </w:p>
    <w:p w14:paraId="11355C36" w14:textId="77777777"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lastRenderedPageBreak/>
        <w:t>Centrifuge bead tubes for 1 min at 13,000 </w:t>
      </w:r>
      <w:proofErr w:type="spellStart"/>
      <w:r w:rsidRPr="00E601D1">
        <w:rPr>
          <w:rStyle w:val="normaltextrun"/>
          <w:rFonts w:ascii="Calibri" w:hAnsi="Calibri" w:cs="Calibri"/>
          <w:lang w:val="en-US"/>
        </w:rPr>
        <w:t>xg</w:t>
      </w:r>
      <w:proofErr w:type="spellEnd"/>
      <w:r w:rsidRPr="00E601D1">
        <w:rPr>
          <w:rStyle w:val="normaltextrun"/>
          <w:rFonts w:ascii="Calibri" w:hAnsi="Calibri" w:cs="Calibri"/>
          <w:lang w:val="en-US"/>
        </w:rPr>
        <w:t> and room temperature</w:t>
      </w:r>
      <w:r w:rsidRPr="00E601D1">
        <w:rPr>
          <w:rStyle w:val="eop"/>
          <w:rFonts w:ascii="Calibri" w:hAnsi="Calibri" w:cs="Calibri"/>
        </w:rPr>
        <w:t> </w:t>
      </w:r>
    </w:p>
    <w:p w14:paraId="471F46FA" w14:textId="77777777"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 xml:space="preserve">Transfer as much of the supernatant as possible into 2 mL tubes (ideally </w:t>
      </w:r>
      <w:proofErr w:type="gramStart"/>
      <w:r w:rsidRPr="00E601D1">
        <w:rPr>
          <w:rStyle w:val="normaltextrun"/>
          <w:rFonts w:ascii="Calibri" w:hAnsi="Calibri" w:cs="Calibri"/>
          <w:lang w:val="en-US"/>
        </w:rPr>
        <w:t>don’t</w:t>
      </w:r>
      <w:proofErr w:type="gramEnd"/>
      <w:r w:rsidRPr="00E601D1">
        <w:rPr>
          <w:rStyle w:val="normaltextrun"/>
          <w:rFonts w:ascii="Calibri" w:hAnsi="Calibri" w:cs="Calibri"/>
          <w:lang w:val="en-US"/>
        </w:rPr>
        <w:t xml:space="preserve"> transfer any beads)</w:t>
      </w:r>
      <w:r w:rsidRPr="00E601D1">
        <w:rPr>
          <w:rStyle w:val="eop"/>
          <w:rFonts w:ascii="Calibri" w:hAnsi="Calibri" w:cs="Calibri"/>
        </w:rPr>
        <w:t> </w:t>
      </w:r>
    </w:p>
    <w:p w14:paraId="15F2C9FA" w14:textId="2CAB67BB"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Add 1 volume of </w:t>
      </w:r>
      <w:r w:rsidRPr="00E601D1">
        <w:rPr>
          <w:rStyle w:val="normaltextrun"/>
          <w:rFonts w:ascii="Calibri" w:hAnsi="Calibri" w:cs="Calibri"/>
          <w:b/>
          <w:bCs/>
          <w:lang w:val="en-US"/>
        </w:rPr>
        <w:t>DNA/RNA Lysis Buffer</w:t>
      </w:r>
      <w:r w:rsidRPr="00E601D1">
        <w:rPr>
          <w:rStyle w:val="normaltextrun"/>
          <w:rFonts w:ascii="Calibri" w:hAnsi="Calibri" w:cs="Calibri"/>
          <w:lang w:val="en-US"/>
        </w:rPr>
        <w:t> to samples and vortex</w:t>
      </w:r>
    </w:p>
    <w:p w14:paraId="1E3B378A" w14:textId="392C91D1" w:rsidR="00776123" w:rsidRPr="00E601D1" w:rsidRDefault="00776123" w:rsidP="00E601D1">
      <w:pPr>
        <w:pStyle w:val="paragraph"/>
        <w:spacing w:before="0" w:beforeAutospacing="0" w:after="0" w:afterAutospacing="0"/>
        <w:ind w:left="720" w:firstLine="60"/>
        <w:textAlignment w:val="baseline"/>
        <w:rPr>
          <w:rFonts w:ascii="Calibri" w:hAnsi="Calibri" w:cs="Calibri"/>
          <w:sz w:val="22"/>
          <w:szCs w:val="22"/>
        </w:rPr>
      </w:pPr>
    </w:p>
    <w:p w14:paraId="60CE7A0E" w14:textId="3F85F94E" w:rsidR="00776123" w:rsidRPr="007242ED" w:rsidRDefault="00776123" w:rsidP="00E601D1">
      <w:pPr>
        <w:pStyle w:val="paragraph"/>
        <w:spacing w:before="0" w:beforeAutospacing="0" w:after="0" w:afterAutospacing="0"/>
        <w:ind w:left="2160"/>
        <w:textAlignment w:val="baseline"/>
        <w:rPr>
          <w:rFonts w:ascii="Calibri" w:hAnsi="Calibri" w:cs="Calibri"/>
          <w:sz w:val="22"/>
          <w:szCs w:val="22"/>
        </w:rPr>
      </w:pPr>
      <w:r w:rsidRPr="00E601D1">
        <w:rPr>
          <w:rStyle w:val="normaltextrun"/>
          <w:rFonts w:ascii="Calibri" w:hAnsi="Calibri" w:cs="Calibri"/>
          <w:i/>
          <w:iCs/>
          <w:lang w:val="en-US"/>
        </w:rPr>
        <w:t>Note: </w:t>
      </w:r>
      <w:r w:rsidRPr="00E601D1">
        <w:rPr>
          <w:rStyle w:val="normaltextrun"/>
          <w:rFonts w:ascii="Calibri" w:hAnsi="Calibri" w:cs="Calibri"/>
          <w:i/>
          <w:iCs/>
          <w:color w:val="000000"/>
          <w:lang w:val="en-US"/>
        </w:rPr>
        <w:t>because we transferred </w:t>
      </w:r>
      <w:r w:rsidR="00E601D1" w:rsidRPr="00E601D1">
        <w:rPr>
          <w:rStyle w:val="normaltextrun"/>
          <w:rFonts w:ascii="Calibri" w:hAnsi="Calibri" w:cs="Calibri"/>
          <w:i/>
          <w:iCs/>
          <w:color w:val="000000"/>
          <w:lang w:val="en-US"/>
        </w:rPr>
        <w:t>all</w:t>
      </w:r>
      <w:r w:rsidRPr="00E601D1">
        <w:rPr>
          <w:rStyle w:val="normaltextrun"/>
          <w:rFonts w:ascii="Calibri" w:hAnsi="Calibri" w:cs="Calibri"/>
          <w:i/>
          <w:iCs/>
          <w:color w:val="000000"/>
          <w:lang w:val="en-US"/>
        </w:rPr>
        <w:t> the supernatant from bead tubes (instead of 400 µl as specified in protocol), the samples are too large to carry out next steps in one go. The</w:t>
      </w:r>
      <w:r w:rsidR="00E601D1" w:rsidRPr="00E601D1">
        <w:rPr>
          <w:rStyle w:val="normaltextrun"/>
          <w:rFonts w:ascii="Calibri" w:hAnsi="Calibri" w:cs="Calibri"/>
          <w:i/>
          <w:iCs/>
          <w:color w:val="000000"/>
          <w:lang w:val="en-US"/>
        </w:rPr>
        <w:t xml:space="preserve"> next steps</w:t>
      </w:r>
      <w:r w:rsidRPr="00E601D1">
        <w:rPr>
          <w:rStyle w:val="normaltextrun"/>
          <w:rFonts w:ascii="Calibri" w:hAnsi="Calibri" w:cs="Calibri"/>
          <w:i/>
          <w:iCs/>
          <w:color w:val="000000"/>
          <w:lang w:val="en-US"/>
        </w:rPr>
        <w:t> </w:t>
      </w:r>
      <w:proofErr w:type="gramStart"/>
      <w:r w:rsidRPr="00E601D1">
        <w:rPr>
          <w:rStyle w:val="normaltextrun"/>
          <w:rFonts w:ascii="Calibri" w:hAnsi="Calibri" w:cs="Calibri"/>
          <w:i/>
          <w:iCs/>
          <w:color w:val="000000"/>
          <w:lang w:val="en-US"/>
        </w:rPr>
        <w:t>have to</w:t>
      </w:r>
      <w:proofErr w:type="gramEnd"/>
      <w:r w:rsidRPr="00E601D1">
        <w:rPr>
          <w:rStyle w:val="normaltextrun"/>
          <w:rFonts w:ascii="Calibri" w:hAnsi="Calibri" w:cs="Calibri"/>
          <w:i/>
          <w:iCs/>
          <w:color w:val="000000"/>
          <w:lang w:val="en-US"/>
        </w:rPr>
        <w:t xml:space="preserve"> be repeated, so </w:t>
      </w:r>
      <w:r w:rsidRPr="007242ED">
        <w:rPr>
          <w:rStyle w:val="normaltextrun"/>
          <w:rFonts w:ascii="Calibri" w:hAnsi="Calibri" w:cs="Calibri"/>
          <w:i/>
          <w:iCs/>
          <w:color w:val="000000"/>
          <w:lang w:val="en-US"/>
        </w:rPr>
        <w:t xml:space="preserve">keep all columns/tubes/mixes etc. First </w:t>
      </w:r>
      <w:r w:rsidR="00E601D1" w:rsidRPr="007242ED">
        <w:rPr>
          <w:rStyle w:val="normaltextrun"/>
          <w:rFonts w:ascii="Calibri" w:hAnsi="Calibri" w:cs="Calibri"/>
          <w:i/>
          <w:iCs/>
          <w:color w:val="000000"/>
          <w:lang w:val="en-US"/>
        </w:rPr>
        <w:t xml:space="preserve">and second rounds are </w:t>
      </w:r>
      <w:proofErr w:type="gramStart"/>
      <w:r w:rsidR="00E601D1" w:rsidRPr="007242ED">
        <w:rPr>
          <w:rStyle w:val="normaltextrun"/>
          <w:rFonts w:ascii="Calibri" w:hAnsi="Calibri" w:cs="Calibri"/>
          <w:i/>
          <w:iCs/>
          <w:color w:val="000000"/>
          <w:lang w:val="en-US"/>
        </w:rPr>
        <w:t>indicated</w:t>
      </w:r>
      <w:proofErr w:type="gramEnd"/>
      <w:r w:rsidR="00E601D1" w:rsidRPr="007242ED">
        <w:rPr>
          <w:rStyle w:val="normaltextrun"/>
          <w:rFonts w:ascii="Calibri" w:hAnsi="Calibri" w:cs="Calibri"/>
          <w:i/>
          <w:iCs/>
          <w:color w:val="000000"/>
          <w:lang w:val="en-US"/>
        </w:rPr>
        <w:t xml:space="preserve"> in brackets.</w:t>
      </w:r>
    </w:p>
    <w:p w14:paraId="6C2D4B84" w14:textId="7DE2DE4E" w:rsidR="00776123" w:rsidRPr="007242ED" w:rsidRDefault="00776123" w:rsidP="00E601D1">
      <w:pPr>
        <w:pStyle w:val="paragraph"/>
        <w:spacing w:before="0" w:beforeAutospacing="0" w:after="0" w:afterAutospacing="0"/>
        <w:ind w:left="720" w:firstLine="60"/>
        <w:textAlignment w:val="baseline"/>
        <w:rPr>
          <w:rFonts w:ascii="Calibri" w:hAnsi="Calibri" w:cs="Calibri"/>
          <w:sz w:val="22"/>
          <w:szCs w:val="22"/>
        </w:rPr>
      </w:pPr>
    </w:p>
    <w:p w14:paraId="20B6FE64" w14:textId="3EEED2A3"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Transfer 800 µl (first round)/rest (second round) of </w:t>
      </w:r>
      <w:r w:rsidRPr="007242ED">
        <w:rPr>
          <w:rStyle w:val="normaltextrun"/>
          <w:rFonts w:ascii="Calibri" w:hAnsi="Calibri" w:cs="Calibri"/>
          <w:lang w:val="en-US"/>
        </w:rPr>
        <w:t>samples into</w:t>
      </w:r>
      <w:r w:rsidR="007242ED">
        <w:rPr>
          <w:rStyle w:val="normaltextrun"/>
          <w:rFonts w:ascii="Calibri" w:hAnsi="Calibri" w:cs="Calibri"/>
          <w:lang w:val="en-US"/>
        </w:rPr>
        <w:t xml:space="preserve"> Zymo-Spin ICXM </w:t>
      </w:r>
      <w:r w:rsidRPr="007242ED">
        <w:rPr>
          <w:rStyle w:val="normaltextrun"/>
          <w:rFonts w:ascii="Calibri" w:hAnsi="Calibri" w:cs="Calibri"/>
          <w:lang w:val="en-US"/>
        </w:rPr>
        <w:t>in a collection tube and centrifuge 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 </w:t>
      </w:r>
      <w:r w:rsidRPr="007242ED">
        <w:rPr>
          <w:rStyle w:val="normaltextrun"/>
          <w:rFonts w:ascii="Calibri" w:hAnsi="Calibri" w:cs="Calibri"/>
          <w:b/>
          <w:bCs/>
          <w:color w:val="000000"/>
          <w:u w:val="single"/>
          <w:lang w:val="en-US"/>
        </w:rPr>
        <w:t>SAFE THE FLOW-THROUGH</w:t>
      </w:r>
      <w:r w:rsidRPr="007242ED">
        <w:rPr>
          <w:rStyle w:val="eop"/>
          <w:rFonts w:ascii="Calibri" w:hAnsi="Calibri" w:cs="Calibri"/>
          <w:color w:val="000000"/>
        </w:rPr>
        <w:t> </w:t>
      </w:r>
    </w:p>
    <w:p w14:paraId="274A0A7C"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Transfer </w:t>
      </w:r>
      <w:r w:rsidRPr="007242ED">
        <w:rPr>
          <w:rStyle w:val="normaltextrun"/>
          <w:rFonts w:ascii="Calibri" w:hAnsi="Calibri" w:cs="Calibri"/>
          <w:lang w:val="en-US"/>
        </w:rPr>
        <w:t>Filter columns into a new collection tube</w:t>
      </w:r>
      <w:r w:rsidRPr="007242ED">
        <w:rPr>
          <w:rStyle w:val="eop"/>
          <w:rFonts w:ascii="Calibri" w:hAnsi="Calibri" w:cs="Calibri"/>
        </w:rPr>
        <w:t> </w:t>
      </w:r>
    </w:p>
    <w:p w14:paraId="5E810DD0"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1 volume of </w:t>
      </w:r>
      <w:r w:rsidRPr="007242ED">
        <w:rPr>
          <w:rStyle w:val="normaltextrun"/>
          <w:rFonts w:ascii="Calibri" w:hAnsi="Calibri" w:cs="Calibri"/>
          <w:b/>
          <w:bCs/>
          <w:color w:val="000000"/>
          <w:lang w:val="en-US"/>
        </w:rPr>
        <w:t>100% EtOH</w:t>
      </w:r>
      <w:r w:rsidRPr="007242ED">
        <w:rPr>
          <w:rStyle w:val="normaltextrun"/>
          <w:rFonts w:ascii="Calibri" w:hAnsi="Calibri" w:cs="Calibri"/>
          <w:color w:val="000000"/>
          <w:lang w:val="en-US"/>
        </w:rPr>
        <w:t> (800 µl (first round)/600 µl (second round)) to flow-through and mix well (pipette 10x up and down)</w:t>
      </w:r>
      <w:r w:rsidRPr="007242ED">
        <w:rPr>
          <w:rStyle w:val="eop"/>
          <w:rFonts w:ascii="Calibri" w:hAnsi="Calibri" w:cs="Calibri"/>
          <w:color w:val="000000"/>
        </w:rPr>
        <w:t> </w:t>
      </w:r>
    </w:p>
    <w:p w14:paraId="17FBCB71" w14:textId="4D477BCF"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 xml:space="preserve">Transfer sample </w:t>
      </w:r>
      <w:r w:rsidR="00E601D1" w:rsidRPr="007242ED">
        <w:rPr>
          <w:rStyle w:val="normaltextrun"/>
          <w:rFonts w:ascii="Calibri" w:hAnsi="Calibri" w:cs="Calibri"/>
          <w:color w:val="000000"/>
          <w:lang w:val="en-US"/>
        </w:rPr>
        <w:t>into Zymo</w:t>
      </w:r>
      <w:r w:rsidR="007242ED">
        <w:rPr>
          <w:rStyle w:val="normaltextrun"/>
          <w:rFonts w:ascii="Calibri" w:hAnsi="Calibri" w:cs="Calibri"/>
          <w:color w:val="000000"/>
          <w:lang w:val="en-US"/>
        </w:rPr>
        <w:t xml:space="preserve">-Spin IC columns </w:t>
      </w:r>
      <w:r w:rsidRPr="007242ED">
        <w:rPr>
          <w:rStyle w:val="normaltextrun"/>
          <w:rFonts w:ascii="Calibri" w:hAnsi="Calibri" w:cs="Calibri"/>
          <w:color w:val="000000"/>
          <w:lang w:val="en-US"/>
        </w:rPr>
        <w:t>in a collection tube and centrifuge for 30 sec at 13,000 </w:t>
      </w:r>
      <w:proofErr w:type="spellStart"/>
      <w:r w:rsidRPr="007242ED">
        <w:rPr>
          <w:rStyle w:val="normaltextrun"/>
          <w:rFonts w:ascii="Calibri" w:hAnsi="Calibri" w:cs="Calibri"/>
          <w:color w:val="000000"/>
          <w:lang w:val="en-US"/>
        </w:rPr>
        <w:t>xg</w:t>
      </w:r>
      <w:proofErr w:type="spellEnd"/>
      <w:r w:rsidRPr="007242ED">
        <w:rPr>
          <w:rStyle w:val="normaltextrun"/>
          <w:rFonts w:ascii="Calibri" w:hAnsi="Calibri" w:cs="Calibri"/>
          <w:color w:val="000000"/>
          <w:lang w:val="en-US"/>
        </w:rPr>
        <w:t xml:space="preserve"> and room temperature. (Note: Only 800 µl can be transferred at a time, so this step </w:t>
      </w:r>
      <w:proofErr w:type="gramStart"/>
      <w:r w:rsidRPr="007242ED">
        <w:rPr>
          <w:rStyle w:val="normaltextrun"/>
          <w:rFonts w:ascii="Calibri" w:hAnsi="Calibri" w:cs="Calibri"/>
          <w:color w:val="000000"/>
          <w:lang w:val="en-US"/>
        </w:rPr>
        <w:t>has to</w:t>
      </w:r>
      <w:proofErr w:type="gramEnd"/>
      <w:r w:rsidRPr="007242ED">
        <w:rPr>
          <w:rStyle w:val="normaltextrun"/>
          <w:rFonts w:ascii="Calibri" w:hAnsi="Calibri" w:cs="Calibri"/>
          <w:color w:val="000000"/>
          <w:lang w:val="en-US"/>
        </w:rPr>
        <w:t xml:space="preserve"> be repeated; repetition can be done right away by transferring the rest of the sample into the same columns in a new collection tube and repeating the centrifugation)</w:t>
      </w:r>
      <w:r w:rsidRPr="007242ED">
        <w:rPr>
          <w:rStyle w:val="eop"/>
          <w:rFonts w:ascii="Calibri" w:hAnsi="Calibri" w:cs="Calibri"/>
          <w:color w:val="000000"/>
        </w:rPr>
        <w:t> </w:t>
      </w:r>
    </w:p>
    <w:p w14:paraId="31B87097" w14:textId="3964F6D4"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Transfer </w:t>
      </w:r>
      <w:r w:rsidR="00E601D1" w:rsidRPr="007242ED">
        <w:rPr>
          <w:rStyle w:val="normaltextrun"/>
          <w:rFonts w:ascii="Calibri" w:hAnsi="Calibri" w:cs="Calibri"/>
          <w:color w:val="000000"/>
          <w:lang w:val="en-US"/>
        </w:rPr>
        <w:t>f</w:t>
      </w:r>
      <w:r w:rsidRPr="007242ED">
        <w:rPr>
          <w:rStyle w:val="normaltextrun"/>
          <w:rFonts w:ascii="Calibri" w:hAnsi="Calibri" w:cs="Calibri"/>
          <w:color w:val="000000"/>
          <w:lang w:val="en-US"/>
        </w:rPr>
        <w:t>ilter columns </w:t>
      </w:r>
      <w:r w:rsidRPr="007242ED">
        <w:rPr>
          <w:rStyle w:val="normaltextrun"/>
          <w:rFonts w:ascii="Calibri" w:hAnsi="Calibri" w:cs="Calibri"/>
          <w:lang w:val="en-US"/>
        </w:rPr>
        <w:t>into a new collection tube</w:t>
      </w:r>
      <w:r w:rsidRPr="007242ED">
        <w:rPr>
          <w:rStyle w:val="eop"/>
          <w:rFonts w:ascii="Calibri" w:hAnsi="Calibri" w:cs="Calibri"/>
        </w:rPr>
        <w:t> </w:t>
      </w:r>
    </w:p>
    <w:p w14:paraId="0BC40FB9" w14:textId="77777777" w:rsidR="00776123" w:rsidRPr="007242ED" w:rsidRDefault="00776123" w:rsidP="00776123">
      <w:pPr>
        <w:pStyle w:val="paragraph"/>
        <w:spacing w:before="0" w:beforeAutospacing="0" w:after="0" w:afterAutospacing="0"/>
        <w:ind w:left="720"/>
        <w:textAlignment w:val="baseline"/>
        <w:rPr>
          <w:rFonts w:ascii="Calibri" w:hAnsi="Calibri" w:cs="Calibri"/>
          <w:sz w:val="22"/>
          <w:szCs w:val="22"/>
        </w:rPr>
      </w:pPr>
      <w:r w:rsidRPr="007242ED">
        <w:rPr>
          <w:rStyle w:val="eop"/>
          <w:rFonts w:ascii="Calibri" w:hAnsi="Calibri" w:cs="Calibri"/>
          <w:color w:val="000000"/>
        </w:rPr>
        <w:t> </w:t>
      </w:r>
    </w:p>
    <w:p w14:paraId="7B9BEEE4" w14:textId="77777777" w:rsidR="00776123" w:rsidRPr="007242ED" w:rsidRDefault="00776123" w:rsidP="00776123">
      <w:pPr>
        <w:pStyle w:val="paragraph"/>
        <w:spacing w:before="0" w:beforeAutospacing="0" w:after="0" w:afterAutospacing="0"/>
        <w:ind w:left="720" w:firstLine="720"/>
        <w:textAlignment w:val="baseline"/>
        <w:rPr>
          <w:rFonts w:ascii="Calibri" w:hAnsi="Calibri" w:cs="Calibri"/>
          <w:sz w:val="22"/>
          <w:szCs w:val="22"/>
        </w:rPr>
      </w:pPr>
      <w:r w:rsidRPr="007242ED">
        <w:rPr>
          <w:rStyle w:val="normaltextrun"/>
          <w:rFonts w:ascii="Calibri" w:hAnsi="Calibri" w:cs="Calibri"/>
          <w:i/>
          <w:iCs/>
          <w:color w:val="000000"/>
          <w:lang w:val="en-US"/>
        </w:rPr>
        <w:t>Repeat steps 5-9 using the same columns.</w:t>
      </w:r>
      <w:r w:rsidRPr="007242ED">
        <w:rPr>
          <w:rStyle w:val="eop"/>
          <w:rFonts w:ascii="Calibri" w:hAnsi="Calibri" w:cs="Calibri"/>
          <w:color w:val="000000"/>
        </w:rPr>
        <w:t> </w:t>
      </w:r>
    </w:p>
    <w:p w14:paraId="282893FF" w14:textId="77777777" w:rsidR="00776123" w:rsidRPr="007242ED" w:rsidRDefault="00776123" w:rsidP="00776123">
      <w:pPr>
        <w:pStyle w:val="paragraph"/>
        <w:spacing w:before="0" w:beforeAutospacing="0" w:after="0" w:afterAutospacing="0"/>
        <w:ind w:left="720"/>
        <w:textAlignment w:val="baseline"/>
        <w:rPr>
          <w:rFonts w:ascii="Calibri" w:hAnsi="Calibri" w:cs="Calibri"/>
          <w:sz w:val="22"/>
          <w:szCs w:val="22"/>
        </w:rPr>
      </w:pPr>
      <w:r w:rsidRPr="007242ED">
        <w:rPr>
          <w:rStyle w:val="eop"/>
          <w:rFonts w:ascii="Calibri" w:hAnsi="Calibri" w:cs="Calibri"/>
        </w:rPr>
        <w:t> </w:t>
      </w:r>
    </w:p>
    <w:p w14:paraId="37C25828"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Remove all collection tubes and respective racks that are not needed anymore from hood</w:t>
      </w:r>
      <w:r w:rsidRPr="007242ED">
        <w:rPr>
          <w:rStyle w:val="eop"/>
          <w:rFonts w:ascii="Calibri" w:hAnsi="Calibri" w:cs="Calibri"/>
        </w:rPr>
        <w:t> </w:t>
      </w:r>
    </w:p>
    <w:p w14:paraId="35BCCB0D"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DNase treatment:</w:t>
      </w:r>
      <w:r w:rsidRPr="007242ED">
        <w:rPr>
          <w:rStyle w:val="eop"/>
          <w:rFonts w:ascii="Calibri" w:hAnsi="Calibri" w:cs="Calibri"/>
          <w:color w:val="000000"/>
        </w:rPr>
        <w:t> </w:t>
      </w:r>
    </w:p>
    <w:p w14:paraId="26C6875E" w14:textId="5F2ABBD9"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Prepare </w:t>
      </w:r>
      <w:r w:rsidRPr="007242ED">
        <w:rPr>
          <w:rStyle w:val="normaltextrun"/>
          <w:rFonts w:ascii="Calibri" w:hAnsi="Calibri" w:cs="Calibri"/>
          <w:b/>
          <w:bCs/>
          <w:color w:val="000000"/>
          <w:lang w:val="en-US"/>
        </w:rPr>
        <w:t>DNase Reaction Mix</w:t>
      </w:r>
      <w:r w:rsidRPr="007242ED">
        <w:rPr>
          <w:rStyle w:val="normaltextrun"/>
          <w:rFonts w:ascii="Calibri" w:hAnsi="Calibri" w:cs="Calibri"/>
          <w:color w:val="000000"/>
          <w:lang w:val="en-US"/>
        </w:rPr>
        <w:t>: for </w:t>
      </w:r>
      <w:r w:rsidR="00E601D1" w:rsidRPr="007242ED">
        <w:rPr>
          <w:rStyle w:val="normaltextrun"/>
          <w:rFonts w:ascii="Calibri" w:hAnsi="Calibri" w:cs="Calibri"/>
          <w:color w:val="000000"/>
          <w:lang w:val="en-US"/>
        </w:rPr>
        <w:t>number</w:t>
      </w:r>
      <w:r w:rsidRPr="007242ED">
        <w:rPr>
          <w:rStyle w:val="normaltextrun"/>
          <w:rFonts w:ascii="Calibri" w:hAnsi="Calibri" w:cs="Calibri"/>
          <w:color w:val="000000"/>
          <w:lang w:val="en-US"/>
        </w:rPr>
        <w:t> of samples + extraction control + 1 buffer, mix </w:t>
      </w:r>
      <w:r w:rsidR="007242ED">
        <w:rPr>
          <w:rStyle w:val="normaltextrun"/>
          <w:rFonts w:ascii="Calibri" w:hAnsi="Calibri" w:cs="Calibri"/>
          <w:color w:val="000000"/>
          <w:lang w:val="en-US"/>
        </w:rPr>
        <w:t xml:space="preserve">35 µl </w:t>
      </w:r>
      <w:r w:rsidRPr="007242ED">
        <w:rPr>
          <w:rStyle w:val="normaltextrun"/>
          <w:rFonts w:ascii="Calibri" w:hAnsi="Calibri" w:cs="Calibri"/>
          <w:b/>
          <w:bCs/>
          <w:color w:val="000000"/>
          <w:lang w:val="en-US"/>
        </w:rPr>
        <w:t>DNA Digestion Buffer</w:t>
      </w:r>
      <w:r w:rsidRPr="007242ED">
        <w:rPr>
          <w:rStyle w:val="normaltextrun"/>
          <w:rFonts w:ascii="Calibri" w:hAnsi="Calibri" w:cs="Calibri"/>
          <w:color w:val="000000"/>
          <w:lang w:val="en-US"/>
        </w:rPr>
        <w:t> with 5 µl </w:t>
      </w:r>
      <w:r w:rsidRPr="007242ED">
        <w:rPr>
          <w:rStyle w:val="normaltextrun"/>
          <w:rFonts w:ascii="Calibri" w:hAnsi="Calibri" w:cs="Calibri"/>
          <w:b/>
          <w:bCs/>
          <w:color w:val="000000"/>
          <w:lang w:val="en-US"/>
        </w:rPr>
        <w:t>DNase I</w:t>
      </w:r>
      <w:r w:rsidRPr="007242ED">
        <w:rPr>
          <w:rStyle w:val="eop"/>
          <w:rFonts w:ascii="Calibri" w:hAnsi="Calibri" w:cs="Calibri"/>
          <w:color w:val="000000"/>
        </w:rPr>
        <w:t> </w:t>
      </w:r>
    </w:p>
    <w:p w14:paraId="2943EC3A" w14:textId="77777777"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Wash all columns with 400 µl DNA/RNA Wash Buffer and centrifuge 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w:t>
      </w:r>
      <w:r w:rsidRPr="007242ED">
        <w:rPr>
          <w:rStyle w:val="eop"/>
          <w:rFonts w:ascii="Calibri" w:hAnsi="Calibri" w:cs="Calibri"/>
        </w:rPr>
        <w:t> </w:t>
      </w:r>
    </w:p>
    <w:p w14:paraId="2DCA4710" w14:textId="77777777"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Transfer all columns in new collection tubes</w:t>
      </w:r>
      <w:r w:rsidRPr="007242ED">
        <w:rPr>
          <w:rStyle w:val="eop"/>
          <w:rFonts w:ascii="Calibri" w:hAnsi="Calibri" w:cs="Calibri"/>
        </w:rPr>
        <w:t> </w:t>
      </w:r>
    </w:p>
    <w:p w14:paraId="4414EA0F" w14:textId="05FD7963"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Add</w:t>
      </w:r>
      <w:r w:rsidR="007242ED">
        <w:rPr>
          <w:rStyle w:val="normaltextrun"/>
          <w:rFonts w:ascii="Calibri" w:hAnsi="Calibri" w:cs="Calibri"/>
          <w:lang w:val="en-US"/>
        </w:rPr>
        <w:t xml:space="preserve"> 40 µl </w:t>
      </w:r>
      <w:r w:rsidRPr="007242ED">
        <w:rPr>
          <w:rStyle w:val="normaltextrun"/>
          <w:rFonts w:ascii="Calibri" w:hAnsi="Calibri" w:cs="Calibri"/>
          <w:b/>
          <w:bCs/>
          <w:color w:val="000000"/>
          <w:lang w:val="en-US"/>
        </w:rPr>
        <w:t>DNase I Reaction Mix</w:t>
      </w:r>
      <w:r w:rsidRPr="007242ED">
        <w:rPr>
          <w:rStyle w:val="normaltextrun"/>
          <w:rFonts w:ascii="Calibri" w:hAnsi="Calibri" w:cs="Calibri"/>
          <w:color w:val="000000"/>
          <w:lang w:val="en-US"/>
        </w:rPr>
        <w:t> directly to the column matrix</w:t>
      </w:r>
      <w:r w:rsidRPr="007242ED">
        <w:rPr>
          <w:rStyle w:val="eop"/>
          <w:rFonts w:ascii="Calibri" w:hAnsi="Calibri" w:cs="Calibri"/>
          <w:color w:val="000000"/>
        </w:rPr>
        <w:t> </w:t>
      </w:r>
    </w:p>
    <w:p w14:paraId="71641298" w14:textId="77777777"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Incubate columns at room temperature for 15 minutes</w:t>
      </w:r>
      <w:r w:rsidRPr="007242ED">
        <w:rPr>
          <w:rStyle w:val="eop"/>
          <w:rFonts w:ascii="Calibri" w:hAnsi="Calibri" w:cs="Calibri"/>
          <w:color w:val="000000"/>
        </w:rPr>
        <w:t> </w:t>
      </w:r>
    </w:p>
    <w:p w14:paraId="272A468F" w14:textId="49968B1C"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400 µl </w:t>
      </w:r>
      <w:r w:rsidRPr="007242ED">
        <w:rPr>
          <w:rStyle w:val="normaltextrun"/>
          <w:rFonts w:ascii="Calibri" w:hAnsi="Calibri" w:cs="Calibri"/>
          <w:b/>
          <w:bCs/>
          <w:color w:val="000000"/>
          <w:lang w:val="en-US"/>
        </w:rPr>
        <w:t>DNA/RNA Prep Buffer</w:t>
      </w:r>
      <w:r w:rsidRPr="007242ED">
        <w:rPr>
          <w:rStyle w:val="normaltextrun"/>
          <w:rFonts w:ascii="Calibri" w:hAnsi="Calibri" w:cs="Calibri"/>
          <w:color w:val="000000"/>
          <w:lang w:val="en-US"/>
        </w:rPr>
        <w:t> to columns and centrifuge </w:t>
      </w:r>
      <w:r w:rsidRPr="007242ED">
        <w:rPr>
          <w:rStyle w:val="normaltextrun"/>
          <w:rFonts w:ascii="Calibri" w:hAnsi="Calibri" w:cs="Calibri"/>
          <w:lang w:val="en-US"/>
        </w:rPr>
        <w:t>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w:t>
      </w:r>
      <w:r w:rsidRPr="007242ED">
        <w:rPr>
          <w:rStyle w:val="eop"/>
          <w:rFonts w:ascii="Calibri" w:hAnsi="Calibri" w:cs="Calibri"/>
        </w:rPr>
        <w:t> </w:t>
      </w:r>
    </w:p>
    <w:p w14:paraId="734E458A" w14:textId="77777777" w:rsidR="00E601D1" w:rsidRPr="007242ED" w:rsidRDefault="00776123" w:rsidP="00F97E08">
      <w:pPr>
        <w:pStyle w:val="paragraph"/>
        <w:numPr>
          <w:ilvl w:val="0"/>
          <w:numId w:val="7"/>
        </w:numPr>
        <w:spacing w:before="0" w:beforeAutospacing="0" w:after="0" w:afterAutospacing="0"/>
        <w:textAlignment w:val="baseline"/>
        <w:rPr>
          <w:rStyle w:val="normaltextrun"/>
          <w:rFonts w:ascii="Calibri" w:hAnsi="Calibri" w:cs="Calibri"/>
          <w:sz w:val="22"/>
          <w:szCs w:val="22"/>
        </w:rPr>
      </w:pPr>
      <w:r w:rsidRPr="007242ED">
        <w:rPr>
          <w:rStyle w:val="normaltextrun"/>
          <w:rFonts w:ascii="Calibri" w:hAnsi="Calibri" w:cs="Calibri"/>
          <w:lang w:val="en-US"/>
        </w:rPr>
        <w:t>Transfer all columns in new collection tubes</w:t>
      </w:r>
    </w:p>
    <w:p w14:paraId="39E2FC44" w14:textId="246FE26D"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700 µl </w:t>
      </w:r>
      <w:r w:rsidRPr="007242ED">
        <w:rPr>
          <w:rStyle w:val="normaltextrun"/>
          <w:rFonts w:ascii="Calibri" w:hAnsi="Calibri" w:cs="Calibri"/>
          <w:b/>
          <w:bCs/>
          <w:color w:val="000000"/>
          <w:lang w:val="en-US"/>
        </w:rPr>
        <w:t>DNA/RNA Wash Buffer</w:t>
      </w:r>
      <w:r w:rsidRPr="007242ED">
        <w:rPr>
          <w:rStyle w:val="normaltextrun"/>
          <w:rFonts w:ascii="Calibri" w:hAnsi="Calibri" w:cs="Calibri"/>
          <w:color w:val="000000"/>
          <w:lang w:val="en-US"/>
        </w:rPr>
        <w:t> to columns and centrifuge </w:t>
      </w:r>
      <w:r w:rsidRPr="007242ED">
        <w:rPr>
          <w:rStyle w:val="normaltextrun"/>
          <w:rFonts w:ascii="Calibri" w:hAnsi="Calibri" w:cs="Calibri"/>
          <w:lang w:val="en-US"/>
        </w:rPr>
        <w:t>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w:t>
      </w:r>
      <w:r w:rsidRPr="007242ED">
        <w:rPr>
          <w:rStyle w:val="eop"/>
          <w:rFonts w:ascii="Calibri" w:hAnsi="Calibri" w:cs="Calibri"/>
        </w:rPr>
        <w:t> </w:t>
      </w:r>
    </w:p>
    <w:p w14:paraId="53F49917"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Transfer all columns in new collection tubes</w:t>
      </w:r>
      <w:r w:rsidRPr="007242ED">
        <w:rPr>
          <w:rStyle w:val="eop"/>
          <w:rFonts w:ascii="Calibri" w:hAnsi="Calibri" w:cs="Calibri"/>
        </w:rPr>
        <w:t> </w:t>
      </w:r>
    </w:p>
    <w:p w14:paraId="69A1DFC5"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400 µl </w:t>
      </w:r>
      <w:r w:rsidRPr="007242ED">
        <w:rPr>
          <w:rStyle w:val="normaltextrun"/>
          <w:rFonts w:ascii="Calibri" w:hAnsi="Calibri" w:cs="Calibri"/>
          <w:b/>
          <w:bCs/>
          <w:color w:val="000000"/>
          <w:lang w:val="en-US"/>
        </w:rPr>
        <w:t>DNA/RNA Wash Buffer</w:t>
      </w:r>
      <w:r w:rsidRPr="007242ED">
        <w:rPr>
          <w:rStyle w:val="normaltextrun"/>
          <w:rFonts w:ascii="Calibri" w:hAnsi="Calibri" w:cs="Calibri"/>
          <w:color w:val="000000"/>
          <w:lang w:val="en-US"/>
        </w:rPr>
        <w:t> to columns and centrifuge </w:t>
      </w:r>
      <w:r w:rsidRPr="007242ED">
        <w:rPr>
          <w:rStyle w:val="normaltextrun"/>
          <w:rFonts w:ascii="Calibri" w:hAnsi="Calibri" w:cs="Calibri"/>
          <w:lang w:val="en-US"/>
        </w:rPr>
        <w:t>for 2 min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 to ensure compete removal of wash buffer</w:t>
      </w:r>
      <w:r w:rsidRPr="007242ED">
        <w:rPr>
          <w:rStyle w:val="eop"/>
          <w:rFonts w:ascii="Calibri" w:hAnsi="Calibri" w:cs="Calibri"/>
        </w:rPr>
        <w:t> </w:t>
      </w:r>
    </w:p>
    <w:p w14:paraId="02126F4C" w14:textId="384D72F4"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lastRenderedPageBreak/>
        <w:t>Transfer one column at a time into </w:t>
      </w:r>
      <w:r w:rsidRPr="007242ED">
        <w:rPr>
          <w:rStyle w:val="normaltextrun"/>
          <w:rFonts w:ascii="Calibri" w:hAnsi="Calibri" w:cs="Calibri"/>
          <w:lang w:val="en-US"/>
        </w:rPr>
        <w:t>1.5 mL tube (no detailed labels) and add</w:t>
      </w:r>
      <w:r w:rsidR="007242ED">
        <w:rPr>
          <w:rStyle w:val="normaltextrun"/>
          <w:rFonts w:ascii="Calibri" w:hAnsi="Calibri" w:cs="Calibri"/>
          <w:lang w:val="en-US"/>
        </w:rPr>
        <w:t xml:space="preserve"> 22.5 µl </w:t>
      </w:r>
      <w:proofErr w:type="spellStart"/>
      <w:r w:rsidRPr="007242ED">
        <w:rPr>
          <w:rStyle w:val="normaltextrun"/>
          <w:rFonts w:ascii="Calibri" w:hAnsi="Calibri" w:cs="Calibri"/>
          <w:b/>
          <w:bCs/>
          <w:lang w:val="en-US"/>
        </w:rPr>
        <w:t>ZymoBIOMICS</w:t>
      </w:r>
      <w:proofErr w:type="spellEnd"/>
      <w:r w:rsidRPr="007242ED">
        <w:rPr>
          <w:rStyle w:val="normaltextrun"/>
          <w:rFonts w:ascii="Calibri" w:hAnsi="Calibri" w:cs="Calibri"/>
          <w:b/>
          <w:bCs/>
          <w:lang w:val="en-US"/>
        </w:rPr>
        <w:t> DNase/RNase-Free Water</w:t>
      </w:r>
      <w:r w:rsidRPr="007242ED">
        <w:rPr>
          <w:rStyle w:val="normaltextrun"/>
          <w:rFonts w:ascii="Calibri" w:hAnsi="Calibri" w:cs="Calibri"/>
          <w:lang w:val="en-US"/>
        </w:rPr>
        <w:t> directly to column matrix, let stand for 5 minutes, and </w:t>
      </w:r>
      <w:r w:rsidRPr="007242ED">
        <w:rPr>
          <w:rStyle w:val="normaltextrun"/>
          <w:rFonts w:ascii="Calibri" w:hAnsi="Calibri" w:cs="Calibri"/>
          <w:color w:val="000000"/>
          <w:lang w:val="en-US"/>
        </w:rPr>
        <w:t>centrifuge </w:t>
      </w:r>
      <w:r w:rsidRPr="007242ED">
        <w:rPr>
          <w:rStyle w:val="normaltextrun"/>
          <w:rFonts w:ascii="Calibri" w:hAnsi="Calibri" w:cs="Calibri"/>
          <w:lang w:val="en-US"/>
        </w:rPr>
        <w:t>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 to elute DNA/RNA in water. (Note: only 8 open 1.5 mL tubes fit into 24-Microcentrifuge at a time)</w:t>
      </w:r>
      <w:r w:rsidRPr="007242ED">
        <w:rPr>
          <w:rStyle w:val="eop"/>
          <w:rFonts w:ascii="Calibri" w:hAnsi="Calibri" w:cs="Calibri"/>
        </w:rPr>
        <w:t> </w:t>
      </w:r>
    </w:p>
    <w:p w14:paraId="18446B36" w14:textId="03DF1F56"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Place</w:t>
      </w:r>
      <w:r w:rsidR="007242ED">
        <w:rPr>
          <w:rStyle w:val="normaltextrun"/>
          <w:rFonts w:ascii="Calibri" w:hAnsi="Calibri" w:cs="Calibri"/>
          <w:lang w:val="en-US"/>
        </w:rPr>
        <w:t xml:space="preserve"> Zymo-Spin II u-HRC Filter columns </w:t>
      </w:r>
      <w:r w:rsidRPr="007242ED">
        <w:rPr>
          <w:rStyle w:val="normaltextrun"/>
          <w:rFonts w:ascii="Calibri" w:hAnsi="Calibri" w:cs="Calibri"/>
          <w:lang w:val="en-US"/>
        </w:rPr>
        <w:t>in</w:t>
      </w:r>
      <w:r w:rsidRPr="00E601D1">
        <w:rPr>
          <w:rStyle w:val="normaltextrun"/>
          <w:rFonts w:ascii="Calibri" w:hAnsi="Calibri" w:cs="Calibri"/>
          <w:lang w:val="en-US"/>
        </w:rPr>
        <w:t xml:space="preserve"> new collection tubes and add 600</w:t>
      </w:r>
      <w:r w:rsidR="00E601D1" w:rsidRPr="00E601D1">
        <w:rPr>
          <w:rStyle w:val="normaltextrun"/>
          <w:rFonts w:ascii="Calibri" w:hAnsi="Calibri" w:cs="Calibri"/>
          <w:lang w:val="en-US"/>
        </w:rPr>
        <w:t> </w:t>
      </w:r>
      <w:r w:rsidRPr="00E601D1">
        <w:rPr>
          <w:rStyle w:val="normaltextrun"/>
          <w:rFonts w:ascii="Calibri" w:hAnsi="Calibri" w:cs="Calibri"/>
          <w:lang w:val="en-US"/>
        </w:rPr>
        <w:t>µl </w:t>
      </w:r>
      <w:proofErr w:type="spellStart"/>
      <w:r w:rsidRPr="00E601D1">
        <w:rPr>
          <w:rStyle w:val="normaltextrun"/>
          <w:rFonts w:ascii="Calibri" w:hAnsi="Calibri" w:cs="Calibri"/>
          <w:b/>
          <w:bCs/>
          <w:lang w:val="en-US"/>
        </w:rPr>
        <w:t>ZymoBIOMICS</w:t>
      </w:r>
      <w:proofErr w:type="spellEnd"/>
      <w:r w:rsidRPr="00E601D1">
        <w:rPr>
          <w:rStyle w:val="normaltextrun"/>
          <w:rFonts w:ascii="Calibri" w:hAnsi="Calibri" w:cs="Calibri"/>
          <w:b/>
          <w:bCs/>
          <w:lang w:val="en-US"/>
        </w:rPr>
        <w:t> HRC Prep Solution</w:t>
      </w:r>
      <w:r w:rsidRPr="00E601D1">
        <w:rPr>
          <w:rStyle w:val="normaltextrun"/>
          <w:rFonts w:ascii="Calibri" w:hAnsi="Calibri" w:cs="Calibri"/>
          <w:lang w:val="en-US"/>
        </w:rPr>
        <w:t>. Centrifuge for 3 min at 8,000 </w:t>
      </w:r>
      <w:proofErr w:type="spellStart"/>
      <w:r w:rsidRPr="00E601D1">
        <w:rPr>
          <w:rStyle w:val="normaltextrun"/>
          <w:rFonts w:ascii="Calibri" w:hAnsi="Calibri" w:cs="Calibri"/>
          <w:lang w:val="en-US"/>
        </w:rPr>
        <w:t>xg</w:t>
      </w:r>
      <w:proofErr w:type="spellEnd"/>
      <w:r w:rsidRPr="00E601D1">
        <w:rPr>
          <w:rStyle w:val="normaltextrun"/>
          <w:rFonts w:ascii="Calibri" w:hAnsi="Calibri" w:cs="Calibri"/>
          <w:lang w:val="en-US"/>
        </w:rPr>
        <w:t> and room temperature </w:t>
      </w:r>
      <w:r w:rsidRPr="00E601D1">
        <w:rPr>
          <w:rStyle w:val="normaltextrun"/>
          <w:rFonts w:ascii="Wingdings" w:hAnsi="Wingdings" w:cs="Calibri"/>
          <w:lang w:val="en-US"/>
        </w:rPr>
        <w:t>à</w:t>
      </w:r>
      <w:r w:rsidRPr="00E601D1">
        <w:rPr>
          <w:rStyle w:val="normaltextrun"/>
          <w:rFonts w:ascii="Calibri" w:hAnsi="Calibri" w:cs="Calibri"/>
          <w:lang w:val="en-US"/>
        </w:rPr>
        <w:t> “prepared filter columns”</w:t>
      </w:r>
      <w:r w:rsidRPr="00E601D1">
        <w:rPr>
          <w:rStyle w:val="eop"/>
          <w:rFonts w:ascii="Calibri" w:hAnsi="Calibri" w:cs="Calibri"/>
        </w:rPr>
        <w:t> </w:t>
      </w:r>
    </w:p>
    <w:p w14:paraId="13D1BDBB" w14:textId="77777777"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Transfer one prepared filter column at a time into</w:t>
      </w:r>
      <w:r>
        <w:rPr>
          <w:rStyle w:val="normaltextrun"/>
          <w:rFonts w:ascii="Calibri" w:hAnsi="Calibri" w:cs="Calibri"/>
          <w:lang w:val="en-US"/>
        </w:rPr>
        <w:t xml:space="preserve"> 1.5 mL tube (detailed labels), transfer eluted DNA/RNA into prepared filter column, and centrifuge for 3 min at 16,000 </w:t>
      </w:r>
      <w:proofErr w:type="spellStart"/>
      <w:r>
        <w:rPr>
          <w:rStyle w:val="normaltextrun"/>
          <w:rFonts w:ascii="Calibri" w:hAnsi="Calibri" w:cs="Calibri"/>
          <w:lang w:val="en-US"/>
        </w:rPr>
        <w:t>xg</w:t>
      </w:r>
      <w:proofErr w:type="spellEnd"/>
      <w:r>
        <w:rPr>
          <w:rStyle w:val="normaltextrun"/>
          <w:rFonts w:ascii="Calibri" w:hAnsi="Calibri" w:cs="Calibri"/>
          <w:lang w:val="en-US"/>
        </w:rPr>
        <w:t> and room temperature. (Note: only 8 open 1.5 mL tubes fit into 24-Microcentrifuge at a time)</w:t>
      </w:r>
      <w:r>
        <w:rPr>
          <w:rStyle w:val="eop"/>
          <w:rFonts w:ascii="Calibri" w:hAnsi="Calibri" w:cs="Calibri"/>
        </w:rPr>
        <w:t> </w:t>
      </w:r>
    </w:p>
    <w:p w14:paraId="70686182" w14:textId="77777777"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Aliquot 2.5 µl of each final sample into Qubit tubes for concentration measurement</w:t>
      </w:r>
      <w:r>
        <w:rPr>
          <w:rStyle w:val="eop"/>
          <w:rFonts w:ascii="Calibri" w:hAnsi="Calibri" w:cs="Calibri"/>
        </w:rPr>
        <w:t> </w:t>
      </w:r>
    </w:p>
    <w:p w14:paraId="6F71A95E" w14:textId="77777777"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Clean an ice rack with bleach, EtOH, </w:t>
      </w:r>
      <w:proofErr w:type="spellStart"/>
      <w:r>
        <w:rPr>
          <w:rStyle w:val="normaltextrun"/>
          <w:rFonts w:ascii="Calibri" w:hAnsi="Calibri" w:cs="Calibri"/>
          <w:lang w:val="en-US"/>
        </w:rPr>
        <w:t>Eliminase</w:t>
      </w:r>
      <w:proofErr w:type="spellEnd"/>
      <w:r>
        <w:rPr>
          <w:rStyle w:val="normaltextrun"/>
          <w:rFonts w:ascii="Calibri" w:hAnsi="Calibri" w:cs="Calibri"/>
          <w:lang w:val="en-US"/>
        </w:rPr>
        <w:t>, and put final DNA/RNA samples on ice</w:t>
      </w:r>
      <w:r>
        <w:rPr>
          <w:rStyle w:val="eop"/>
          <w:rFonts w:ascii="Calibri" w:hAnsi="Calibri" w:cs="Calibri"/>
        </w:rPr>
        <w:t> </w:t>
      </w:r>
    </w:p>
    <w:p w14:paraId="767B5FC6" w14:textId="490A949A"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Carry out Qubit measurement with </w:t>
      </w:r>
      <w:r w:rsidR="00E601D1">
        <w:rPr>
          <w:rStyle w:val="normaltextrun"/>
          <w:rFonts w:ascii="Calibri" w:hAnsi="Calibri" w:cs="Calibri"/>
          <w:lang w:val="en-US"/>
        </w:rPr>
        <w:t xml:space="preserve">2 µl of </w:t>
      </w:r>
      <w:r>
        <w:rPr>
          <w:rStyle w:val="normaltextrun"/>
          <w:rFonts w:ascii="Calibri" w:hAnsi="Calibri" w:cs="Calibri"/>
          <w:lang w:val="en-US"/>
        </w:rPr>
        <w:t>aliquoted samples</w:t>
      </w:r>
      <w:r>
        <w:rPr>
          <w:rStyle w:val="eop"/>
          <w:rFonts w:ascii="Calibri" w:hAnsi="Calibri" w:cs="Calibri"/>
        </w:rPr>
        <w:t> </w:t>
      </w:r>
    </w:p>
    <w:p w14:paraId="76162D08" w14:textId="583E15FA"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Store final samples at -80°C</w:t>
      </w:r>
    </w:p>
    <w:p w14:paraId="67848136" w14:textId="5C13762F" w:rsidR="001D2ECE" w:rsidRDefault="001D2ECE">
      <w:r>
        <w:br w:type="page"/>
      </w:r>
    </w:p>
    <w:p w14:paraId="3C4ECBDA" w14:textId="1E297463" w:rsidR="0020364F" w:rsidRDefault="0020364F" w:rsidP="0020364F">
      <w:pPr>
        <w:pStyle w:val="Caption"/>
        <w:keepNext/>
      </w:pPr>
      <w:r>
        <w:lastRenderedPageBreak/>
        <w:t xml:space="preserve">Supplementary Table </w:t>
      </w:r>
      <w:fldSimple w:instr=" SEQ Supplementary_Table \* ARABIC ">
        <w:r>
          <w:rPr>
            <w:noProof/>
          </w:rPr>
          <w:t>1</w:t>
        </w:r>
      </w:fldSimple>
      <w:r>
        <w:t>: Animal and macrophyte species present in the display tank when taking samples. Species whose presence was uncertain are marked with a “?”</w:t>
      </w:r>
    </w:p>
    <w:tbl>
      <w:tblPr>
        <w:tblStyle w:val="TableGrid"/>
        <w:tblW w:w="0" w:type="auto"/>
        <w:tblLook w:val="04A0" w:firstRow="1" w:lastRow="0" w:firstColumn="1" w:lastColumn="0" w:noHBand="0" w:noVBand="1"/>
      </w:tblPr>
      <w:tblGrid>
        <w:gridCol w:w="1503"/>
        <w:gridCol w:w="7847"/>
      </w:tblGrid>
      <w:tr w:rsidR="0020364F" w14:paraId="5857F00E" w14:textId="77777777" w:rsidTr="0020364F">
        <w:tc>
          <w:tcPr>
            <w:tcW w:w="0" w:type="auto"/>
          </w:tcPr>
          <w:p w14:paraId="2C1C9F43" w14:textId="63C1AD70" w:rsidR="0020364F" w:rsidRPr="0020364F" w:rsidRDefault="0020364F" w:rsidP="0020364F">
            <w:pPr>
              <w:rPr>
                <w:b/>
                <w:bCs/>
              </w:rPr>
            </w:pPr>
            <w:r w:rsidRPr="0020364F">
              <w:rPr>
                <w:b/>
                <w:bCs/>
              </w:rPr>
              <w:t>Group</w:t>
            </w:r>
          </w:p>
        </w:tc>
        <w:tc>
          <w:tcPr>
            <w:tcW w:w="0" w:type="auto"/>
          </w:tcPr>
          <w:p w14:paraId="6116902D" w14:textId="5956B0BE" w:rsidR="0020364F" w:rsidRPr="0020364F" w:rsidRDefault="0020364F" w:rsidP="00215C89">
            <w:pPr>
              <w:pStyle w:val="Caption"/>
              <w:keepNext/>
              <w:rPr>
                <w:b/>
                <w:bCs/>
                <w:i w:val="0"/>
                <w:iCs w:val="0"/>
                <w:color w:val="auto"/>
                <w:szCs w:val="24"/>
              </w:rPr>
            </w:pPr>
            <w:r w:rsidRPr="0020364F">
              <w:rPr>
                <w:b/>
                <w:bCs/>
                <w:i w:val="0"/>
                <w:iCs w:val="0"/>
                <w:color w:val="auto"/>
                <w:szCs w:val="24"/>
              </w:rPr>
              <w:t>Species</w:t>
            </w:r>
          </w:p>
        </w:tc>
      </w:tr>
      <w:tr w:rsidR="009D5A3F" w14:paraId="616FA594" w14:textId="77777777" w:rsidTr="009D5A3F">
        <w:trPr>
          <w:trHeight w:val="406"/>
        </w:trPr>
        <w:tc>
          <w:tcPr>
            <w:tcW w:w="0" w:type="auto"/>
          </w:tcPr>
          <w:p w14:paraId="40A133B6" w14:textId="31449A96" w:rsidR="009D5A3F" w:rsidRPr="009D5A3F" w:rsidRDefault="009D5A3F" w:rsidP="009D5A3F">
            <w:r w:rsidRPr="0020364F">
              <w:t>Crustaceans</w:t>
            </w:r>
          </w:p>
        </w:tc>
        <w:tc>
          <w:tcPr>
            <w:tcW w:w="0" w:type="auto"/>
          </w:tcPr>
          <w:p w14:paraId="034992CE" w14:textId="31EDCC36" w:rsidR="009D5A3F" w:rsidRPr="009D5A3F" w:rsidRDefault="009D5A3F" w:rsidP="009D5A3F">
            <w:proofErr w:type="spellStart"/>
            <w:r w:rsidRPr="0020364F">
              <w:rPr>
                <w:i/>
                <w:iCs/>
              </w:rPr>
              <w:t>Caridina</w:t>
            </w:r>
            <w:proofErr w:type="spellEnd"/>
            <w:r w:rsidRPr="0020364F">
              <w:rPr>
                <w:i/>
                <w:iCs/>
              </w:rPr>
              <w:t xml:space="preserve"> </w:t>
            </w:r>
            <w:proofErr w:type="spellStart"/>
            <w:r w:rsidRPr="0020364F">
              <w:rPr>
                <w:i/>
                <w:iCs/>
              </w:rPr>
              <w:t>multidentata</w:t>
            </w:r>
            <w:proofErr w:type="spellEnd"/>
            <w:r w:rsidRPr="0020364F">
              <w:rPr>
                <w:i/>
                <w:iCs/>
              </w:rPr>
              <w:t xml:space="preserve">, </w:t>
            </w:r>
            <w:r>
              <w:t>Ostracoda sp. (?)</w:t>
            </w:r>
          </w:p>
        </w:tc>
      </w:tr>
      <w:tr w:rsidR="009D5A3F" w14:paraId="336B5455" w14:textId="77777777" w:rsidTr="009D5A3F">
        <w:trPr>
          <w:trHeight w:val="678"/>
        </w:trPr>
        <w:tc>
          <w:tcPr>
            <w:tcW w:w="0" w:type="auto"/>
          </w:tcPr>
          <w:p w14:paraId="44507AFB" w14:textId="337DD7E0" w:rsidR="009D5A3F" w:rsidRPr="0020364F" w:rsidRDefault="009D5A3F" w:rsidP="009D5A3F">
            <w:r w:rsidRPr="0020364F">
              <w:t>Fish</w:t>
            </w:r>
          </w:p>
          <w:p w14:paraId="28B07F69" w14:textId="77777777" w:rsidR="009D5A3F" w:rsidRPr="0020364F" w:rsidRDefault="009D5A3F" w:rsidP="009D5A3F"/>
        </w:tc>
        <w:tc>
          <w:tcPr>
            <w:tcW w:w="0" w:type="auto"/>
          </w:tcPr>
          <w:p w14:paraId="1614B4DE" w14:textId="19B42CA6" w:rsidR="009D5A3F" w:rsidRPr="009D5A3F" w:rsidRDefault="009D5A3F" w:rsidP="009D5A3F">
            <w:proofErr w:type="spellStart"/>
            <w:r w:rsidRPr="009D5A3F">
              <w:rPr>
                <w:i/>
                <w:iCs/>
              </w:rPr>
              <w:t>Aplocheilus</w:t>
            </w:r>
            <w:proofErr w:type="spellEnd"/>
            <w:r w:rsidRPr="009D5A3F">
              <w:rPr>
                <w:i/>
                <w:iCs/>
              </w:rPr>
              <w:t xml:space="preserve"> </w:t>
            </w:r>
            <w:proofErr w:type="spellStart"/>
            <w:r w:rsidRPr="009D5A3F">
              <w:rPr>
                <w:i/>
                <w:iCs/>
              </w:rPr>
              <w:t>lineatus</w:t>
            </w:r>
            <w:proofErr w:type="spellEnd"/>
            <w:r w:rsidRPr="009D5A3F">
              <w:t xml:space="preserve"> (?), </w:t>
            </w:r>
            <w:proofErr w:type="spellStart"/>
            <w:r w:rsidRPr="009D5A3F">
              <w:rPr>
                <w:i/>
                <w:iCs/>
              </w:rPr>
              <w:t>Cynodonichthys</w:t>
            </w:r>
            <w:proofErr w:type="spellEnd"/>
            <w:r w:rsidRPr="009D5A3F">
              <w:rPr>
                <w:i/>
                <w:iCs/>
              </w:rPr>
              <w:t xml:space="preserve"> </w:t>
            </w:r>
            <w:proofErr w:type="spellStart"/>
            <w:r w:rsidRPr="009D5A3F">
              <w:rPr>
                <w:i/>
                <w:iCs/>
              </w:rPr>
              <w:t>hildebrandi</w:t>
            </w:r>
            <w:proofErr w:type="spellEnd"/>
            <w:r w:rsidRPr="009D5A3F">
              <w:t xml:space="preserve">, </w:t>
            </w:r>
            <w:r w:rsidRPr="009D5A3F">
              <w:rPr>
                <w:i/>
                <w:iCs/>
              </w:rPr>
              <w:t>Danio rerio</w:t>
            </w:r>
            <w:r w:rsidRPr="009D5A3F">
              <w:t xml:space="preserve">, </w:t>
            </w:r>
            <w:proofErr w:type="spellStart"/>
            <w:r w:rsidRPr="009D5A3F">
              <w:rPr>
                <w:i/>
                <w:iCs/>
              </w:rPr>
              <w:t>Poecillia</w:t>
            </w:r>
            <w:proofErr w:type="spellEnd"/>
            <w:r w:rsidRPr="009D5A3F">
              <w:rPr>
                <w:i/>
                <w:iCs/>
              </w:rPr>
              <w:t xml:space="preserve"> </w:t>
            </w:r>
            <w:proofErr w:type="spellStart"/>
            <w:r w:rsidRPr="009D5A3F">
              <w:rPr>
                <w:i/>
                <w:iCs/>
              </w:rPr>
              <w:t>salvatoris</w:t>
            </w:r>
            <w:proofErr w:type="spellEnd"/>
          </w:p>
        </w:tc>
      </w:tr>
      <w:tr w:rsidR="009D5A3F" w14:paraId="332CFEAB" w14:textId="77777777" w:rsidTr="009D5A3F">
        <w:trPr>
          <w:trHeight w:val="576"/>
        </w:trPr>
        <w:tc>
          <w:tcPr>
            <w:tcW w:w="0" w:type="auto"/>
          </w:tcPr>
          <w:p w14:paraId="5844D951" w14:textId="3511B85E" w:rsidR="009D5A3F" w:rsidRPr="0020364F" w:rsidRDefault="009D5A3F" w:rsidP="009D5A3F">
            <w:r>
              <w:t>Macrophytes</w:t>
            </w:r>
          </w:p>
        </w:tc>
        <w:tc>
          <w:tcPr>
            <w:tcW w:w="0" w:type="auto"/>
          </w:tcPr>
          <w:p w14:paraId="6451DA35" w14:textId="03DAD135" w:rsidR="009D5A3F" w:rsidRPr="009D5A3F" w:rsidRDefault="009D5A3F" w:rsidP="009D5A3F">
            <w:pPr>
              <w:pStyle w:val="Caption"/>
              <w:keepNext/>
              <w:rPr>
                <w:color w:val="auto"/>
                <w:szCs w:val="24"/>
              </w:rPr>
            </w:pPr>
            <w:proofErr w:type="spellStart"/>
            <w:r w:rsidRPr="009D5A3F">
              <w:rPr>
                <w:color w:val="auto"/>
                <w:szCs w:val="24"/>
              </w:rPr>
              <w:t>Anubias</w:t>
            </w:r>
            <w:proofErr w:type="spellEnd"/>
            <w:r w:rsidRPr="009D5A3F">
              <w:rPr>
                <w:color w:val="auto"/>
                <w:szCs w:val="24"/>
              </w:rPr>
              <w:t xml:space="preserve"> </w:t>
            </w:r>
            <w:proofErr w:type="spellStart"/>
            <w:r w:rsidRPr="009D5A3F">
              <w:rPr>
                <w:color w:val="auto"/>
                <w:szCs w:val="24"/>
              </w:rPr>
              <w:t>barteri</w:t>
            </w:r>
            <w:proofErr w:type="spellEnd"/>
            <w:r>
              <w:rPr>
                <w:i w:val="0"/>
                <w:iCs w:val="0"/>
                <w:color w:val="auto"/>
                <w:szCs w:val="24"/>
              </w:rPr>
              <w:t>,</w:t>
            </w:r>
            <w:r w:rsidRPr="0020364F">
              <w:rPr>
                <w:i w:val="0"/>
                <w:iCs w:val="0"/>
                <w:color w:val="auto"/>
                <w:szCs w:val="24"/>
              </w:rPr>
              <w:t xml:space="preserve"> </w:t>
            </w:r>
            <w:proofErr w:type="spellStart"/>
            <w:r w:rsidRPr="009D5A3F">
              <w:rPr>
                <w:color w:val="auto"/>
                <w:szCs w:val="24"/>
              </w:rPr>
              <w:t>Bolbitis</w:t>
            </w:r>
            <w:proofErr w:type="spellEnd"/>
            <w:r w:rsidRPr="009D5A3F">
              <w:rPr>
                <w:color w:val="auto"/>
                <w:szCs w:val="24"/>
              </w:rPr>
              <w:t xml:space="preserve"> </w:t>
            </w:r>
            <w:proofErr w:type="spellStart"/>
            <w:r w:rsidRPr="009D5A3F">
              <w:rPr>
                <w:color w:val="auto"/>
                <w:szCs w:val="24"/>
              </w:rPr>
              <w:t>heudelotii</w:t>
            </w:r>
            <w:proofErr w:type="spellEnd"/>
            <w:r>
              <w:rPr>
                <w:i w:val="0"/>
                <w:iCs w:val="0"/>
                <w:color w:val="auto"/>
                <w:szCs w:val="24"/>
              </w:rPr>
              <w:t>,</w:t>
            </w:r>
            <w:r w:rsidRPr="0020364F">
              <w:rPr>
                <w:i w:val="0"/>
                <w:iCs w:val="0"/>
                <w:color w:val="auto"/>
                <w:szCs w:val="24"/>
              </w:rPr>
              <w:t xml:space="preserve"> </w:t>
            </w:r>
            <w:proofErr w:type="spellStart"/>
            <w:r w:rsidRPr="009D5A3F">
              <w:rPr>
                <w:color w:val="auto"/>
                <w:szCs w:val="24"/>
              </w:rPr>
              <w:t>Cryptocoryne</w:t>
            </w:r>
            <w:proofErr w:type="spellEnd"/>
            <w:r w:rsidRPr="0020364F">
              <w:rPr>
                <w:i w:val="0"/>
                <w:iCs w:val="0"/>
                <w:color w:val="auto"/>
                <w:szCs w:val="24"/>
              </w:rPr>
              <w:t xml:space="preserve"> sp., </w:t>
            </w:r>
            <w:proofErr w:type="spellStart"/>
            <w:r w:rsidRPr="009D5A3F">
              <w:rPr>
                <w:color w:val="auto"/>
                <w:szCs w:val="24"/>
              </w:rPr>
              <w:t>Echinodoras</w:t>
            </w:r>
            <w:proofErr w:type="spellEnd"/>
            <w:r w:rsidRPr="0020364F">
              <w:rPr>
                <w:i w:val="0"/>
                <w:iCs w:val="0"/>
                <w:color w:val="auto"/>
                <w:szCs w:val="24"/>
              </w:rPr>
              <w:t xml:space="preserve"> sp.</w:t>
            </w:r>
            <w:r>
              <w:rPr>
                <w:i w:val="0"/>
                <w:iCs w:val="0"/>
                <w:color w:val="auto"/>
                <w:szCs w:val="24"/>
              </w:rPr>
              <w:t xml:space="preserve">, </w:t>
            </w:r>
            <w:proofErr w:type="spellStart"/>
            <w:r w:rsidRPr="009D5A3F">
              <w:rPr>
                <w:color w:val="auto"/>
                <w:szCs w:val="24"/>
              </w:rPr>
              <w:t>Limnophila</w:t>
            </w:r>
            <w:proofErr w:type="spellEnd"/>
            <w:r w:rsidRPr="009D5A3F">
              <w:rPr>
                <w:color w:val="auto"/>
                <w:szCs w:val="24"/>
              </w:rPr>
              <w:t xml:space="preserve"> sessiliflora</w:t>
            </w:r>
            <w:r w:rsidRPr="0020364F">
              <w:rPr>
                <w:i w:val="0"/>
                <w:iCs w:val="0"/>
                <w:color w:val="auto"/>
                <w:szCs w:val="24"/>
              </w:rPr>
              <w:t xml:space="preserve">, </w:t>
            </w:r>
            <w:proofErr w:type="spellStart"/>
            <w:r w:rsidRPr="009D5A3F">
              <w:rPr>
                <w:color w:val="auto"/>
                <w:szCs w:val="24"/>
              </w:rPr>
              <w:t>Rotala</w:t>
            </w:r>
            <w:proofErr w:type="spellEnd"/>
            <w:r w:rsidRPr="009D5A3F">
              <w:rPr>
                <w:color w:val="auto"/>
                <w:szCs w:val="24"/>
              </w:rPr>
              <w:t xml:space="preserve"> rotundifolia</w:t>
            </w:r>
            <w:r>
              <w:rPr>
                <w:i w:val="0"/>
                <w:iCs w:val="0"/>
                <w:color w:val="auto"/>
                <w:szCs w:val="24"/>
              </w:rPr>
              <w:t>,</w:t>
            </w:r>
            <w:r w:rsidRPr="0020364F">
              <w:rPr>
                <w:i w:val="0"/>
                <w:iCs w:val="0"/>
                <w:color w:val="auto"/>
                <w:szCs w:val="24"/>
              </w:rPr>
              <w:t xml:space="preserve"> </w:t>
            </w:r>
            <w:proofErr w:type="spellStart"/>
            <w:r w:rsidRPr="009D5A3F">
              <w:rPr>
                <w:color w:val="auto"/>
                <w:szCs w:val="24"/>
              </w:rPr>
              <w:t>Sagittaria</w:t>
            </w:r>
            <w:proofErr w:type="spellEnd"/>
            <w:r w:rsidRPr="009D5A3F">
              <w:rPr>
                <w:color w:val="auto"/>
                <w:szCs w:val="24"/>
              </w:rPr>
              <w:t xml:space="preserve"> </w:t>
            </w:r>
            <w:proofErr w:type="spellStart"/>
            <w:r w:rsidRPr="009D5A3F">
              <w:rPr>
                <w:color w:val="auto"/>
                <w:szCs w:val="24"/>
              </w:rPr>
              <w:t>subulata</w:t>
            </w:r>
            <w:proofErr w:type="spellEnd"/>
            <w:r w:rsidRPr="0020364F">
              <w:rPr>
                <w:i w:val="0"/>
                <w:iCs w:val="0"/>
                <w:color w:val="auto"/>
                <w:szCs w:val="24"/>
              </w:rPr>
              <w:t xml:space="preserve">, </w:t>
            </w:r>
            <w:proofErr w:type="spellStart"/>
            <w:r w:rsidRPr="009D5A3F">
              <w:rPr>
                <w:color w:val="auto"/>
                <w:szCs w:val="24"/>
              </w:rPr>
              <w:t>Vesicularia</w:t>
            </w:r>
            <w:proofErr w:type="spellEnd"/>
            <w:r w:rsidRPr="0020364F">
              <w:rPr>
                <w:i w:val="0"/>
                <w:iCs w:val="0"/>
                <w:color w:val="auto"/>
                <w:szCs w:val="24"/>
              </w:rPr>
              <w:t xml:space="preserve"> sp. </w:t>
            </w:r>
          </w:p>
        </w:tc>
      </w:tr>
      <w:tr w:rsidR="009D5A3F" w14:paraId="0FEDC7CC" w14:textId="77777777" w:rsidTr="009D5A3F">
        <w:trPr>
          <w:trHeight w:val="347"/>
        </w:trPr>
        <w:tc>
          <w:tcPr>
            <w:tcW w:w="0" w:type="auto"/>
          </w:tcPr>
          <w:p w14:paraId="7F648238" w14:textId="1C1CD425" w:rsidR="009D5A3F" w:rsidRPr="009D5A3F" w:rsidRDefault="009D5A3F" w:rsidP="009D5A3F">
            <w:r w:rsidRPr="0020364F">
              <w:t>Mollusks</w:t>
            </w:r>
          </w:p>
        </w:tc>
        <w:tc>
          <w:tcPr>
            <w:tcW w:w="0" w:type="auto"/>
          </w:tcPr>
          <w:p w14:paraId="4DE4A18B" w14:textId="190362B0" w:rsidR="009D5A3F" w:rsidRPr="0020364F" w:rsidRDefault="009D5A3F" w:rsidP="009D5A3F">
            <w:pPr>
              <w:pStyle w:val="Caption"/>
              <w:keepNext/>
              <w:rPr>
                <w:i w:val="0"/>
                <w:iCs w:val="0"/>
                <w:color w:val="auto"/>
                <w:szCs w:val="24"/>
              </w:rPr>
            </w:pPr>
            <w:proofErr w:type="spellStart"/>
            <w:r w:rsidRPr="009D5A3F">
              <w:rPr>
                <w:color w:val="auto"/>
                <w:szCs w:val="24"/>
              </w:rPr>
              <w:t>Physella</w:t>
            </w:r>
            <w:proofErr w:type="spellEnd"/>
            <w:r w:rsidRPr="009D5A3F">
              <w:rPr>
                <w:color w:val="auto"/>
                <w:szCs w:val="24"/>
              </w:rPr>
              <w:t xml:space="preserve"> acuta</w:t>
            </w:r>
            <w:r>
              <w:rPr>
                <w:color w:val="auto"/>
                <w:szCs w:val="24"/>
              </w:rPr>
              <w:t>,</w:t>
            </w:r>
            <w:r w:rsidRPr="009D5A3F">
              <w:rPr>
                <w:color w:val="auto"/>
                <w:szCs w:val="24"/>
              </w:rPr>
              <w:t xml:space="preserve"> </w:t>
            </w:r>
            <w:proofErr w:type="spellStart"/>
            <w:r w:rsidRPr="009D5A3F">
              <w:rPr>
                <w:color w:val="auto"/>
                <w:szCs w:val="24"/>
              </w:rPr>
              <w:t>Planorbarius</w:t>
            </w:r>
            <w:proofErr w:type="spellEnd"/>
            <w:r w:rsidRPr="009D5A3F">
              <w:rPr>
                <w:color w:val="auto"/>
                <w:szCs w:val="24"/>
              </w:rPr>
              <w:t xml:space="preserve"> </w:t>
            </w:r>
            <w:proofErr w:type="spellStart"/>
            <w:r w:rsidRPr="009D5A3F">
              <w:rPr>
                <w:color w:val="auto"/>
                <w:szCs w:val="24"/>
              </w:rPr>
              <w:t>corneus</w:t>
            </w:r>
            <w:proofErr w:type="spellEnd"/>
            <w:r w:rsidRPr="0020364F">
              <w:rPr>
                <w:i w:val="0"/>
                <w:iCs w:val="0"/>
                <w:color w:val="auto"/>
                <w:szCs w:val="24"/>
              </w:rPr>
              <w:t>, </w:t>
            </w:r>
            <w:proofErr w:type="spellStart"/>
            <w:r w:rsidRPr="009D5A3F">
              <w:rPr>
                <w:color w:val="auto"/>
                <w:szCs w:val="24"/>
              </w:rPr>
              <w:t>Melanoides</w:t>
            </w:r>
            <w:proofErr w:type="spellEnd"/>
            <w:r w:rsidRPr="009D5A3F">
              <w:rPr>
                <w:color w:val="auto"/>
                <w:szCs w:val="24"/>
              </w:rPr>
              <w:t xml:space="preserve"> tuberculate</w:t>
            </w:r>
            <w:r>
              <w:rPr>
                <w:i w:val="0"/>
                <w:iCs w:val="0"/>
                <w:color w:val="auto"/>
                <w:szCs w:val="24"/>
              </w:rPr>
              <w:t xml:space="preserve">, </w:t>
            </w:r>
            <w:proofErr w:type="spellStart"/>
            <w:r>
              <w:rPr>
                <w:i w:val="0"/>
                <w:iCs w:val="0"/>
                <w:color w:val="auto"/>
                <w:szCs w:val="24"/>
              </w:rPr>
              <w:t>Neritidae</w:t>
            </w:r>
            <w:proofErr w:type="spellEnd"/>
            <w:r>
              <w:rPr>
                <w:i w:val="0"/>
                <w:iCs w:val="0"/>
                <w:color w:val="auto"/>
                <w:szCs w:val="24"/>
              </w:rPr>
              <w:t xml:space="preserve"> sp. (?)</w:t>
            </w:r>
          </w:p>
        </w:tc>
      </w:tr>
    </w:tbl>
    <w:p w14:paraId="5EE00F64" w14:textId="77777777" w:rsidR="0020364F" w:rsidRDefault="0020364F" w:rsidP="00215C89">
      <w:pPr>
        <w:pStyle w:val="Caption"/>
        <w:keepNext/>
      </w:pPr>
    </w:p>
    <w:p w14:paraId="1ADA4B21" w14:textId="214D63F1" w:rsidR="00215C89" w:rsidRDefault="00215C89" w:rsidP="00215C89">
      <w:pPr>
        <w:pStyle w:val="Caption"/>
        <w:keepNext/>
      </w:pPr>
      <w:r>
        <w:t xml:space="preserve">Supplementary Table </w:t>
      </w:r>
      <w:fldSimple w:instr=" SEQ Supplementary_Table \* ARABIC ">
        <w:r w:rsidR="0020364F">
          <w:rPr>
            <w:noProof/>
          </w:rPr>
          <w:t>2</w:t>
        </w:r>
      </w:fldSimple>
      <w:r>
        <w:t xml:space="preserve">: </w:t>
      </w:r>
      <w:r w:rsidRPr="00485073">
        <w:t>Nanodrop Quantification</w:t>
      </w:r>
      <w:r>
        <w:t xml:space="preserve"> (RNA)</w:t>
      </w:r>
    </w:p>
    <w:tbl>
      <w:tblPr>
        <w:tblStyle w:val="TableGrid"/>
        <w:tblW w:w="0" w:type="auto"/>
        <w:tblLook w:val="04A0" w:firstRow="1" w:lastRow="0" w:firstColumn="1" w:lastColumn="0" w:noHBand="0" w:noVBand="1"/>
      </w:tblPr>
      <w:tblGrid>
        <w:gridCol w:w="1592"/>
        <w:gridCol w:w="2508"/>
        <w:gridCol w:w="1790"/>
        <w:gridCol w:w="1169"/>
        <w:gridCol w:w="1169"/>
      </w:tblGrid>
      <w:tr w:rsidR="00215C89" w14:paraId="695400E5" w14:textId="77777777" w:rsidTr="007C190C">
        <w:tc>
          <w:tcPr>
            <w:tcW w:w="1592" w:type="dxa"/>
          </w:tcPr>
          <w:p w14:paraId="4380E716" w14:textId="77777777" w:rsidR="00215C89" w:rsidRPr="00074DD4" w:rsidRDefault="00215C89" w:rsidP="007C190C">
            <w:pPr>
              <w:rPr>
                <w:b/>
                <w:bCs/>
              </w:rPr>
            </w:pPr>
            <w:r w:rsidRPr="00074DD4">
              <w:rPr>
                <w:b/>
                <w:bCs/>
              </w:rPr>
              <w:t>Sample</w:t>
            </w:r>
          </w:p>
        </w:tc>
        <w:tc>
          <w:tcPr>
            <w:tcW w:w="2508" w:type="dxa"/>
          </w:tcPr>
          <w:p w14:paraId="432E1660" w14:textId="77777777" w:rsidR="00215C89" w:rsidRPr="00074DD4" w:rsidRDefault="00215C89" w:rsidP="007C190C">
            <w:pPr>
              <w:rPr>
                <w:b/>
                <w:bCs/>
              </w:rPr>
            </w:pPr>
            <w:r w:rsidRPr="00074DD4">
              <w:rPr>
                <w:b/>
                <w:bCs/>
              </w:rPr>
              <w:t>Concentration [ng/µl]</w:t>
            </w:r>
          </w:p>
        </w:tc>
        <w:tc>
          <w:tcPr>
            <w:tcW w:w="1790" w:type="dxa"/>
          </w:tcPr>
          <w:p w14:paraId="5A1D437B" w14:textId="77777777" w:rsidR="00215C89" w:rsidRPr="00074DD4" w:rsidRDefault="00215C89" w:rsidP="007C190C">
            <w:pPr>
              <w:rPr>
                <w:b/>
                <w:bCs/>
              </w:rPr>
            </w:pPr>
            <w:r w:rsidRPr="00074DD4">
              <w:rPr>
                <w:b/>
                <w:bCs/>
              </w:rPr>
              <w:t>Total RNA [ng]</w:t>
            </w:r>
          </w:p>
        </w:tc>
        <w:tc>
          <w:tcPr>
            <w:tcW w:w="1169" w:type="dxa"/>
          </w:tcPr>
          <w:p w14:paraId="2FB2A106" w14:textId="77777777" w:rsidR="00215C89" w:rsidRPr="00074DD4" w:rsidRDefault="00215C89" w:rsidP="007C190C">
            <w:pPr>
              <w:rPr>
                <w:b/>
                <w:bCs/>
              </w:rPr>
            </w:pPr>
            <w:r w:rsidRPr="00074DD4">
              <w:rPr>
                <w:b/>
                <w:bCs/>
              </w:rPr>
              <w:t>260/230</w:t>
            </w:r>
          </w:p>
        </w:tc>
        <w:tc>
          <w:tcPr>
            <w:tcW w:w="1169" w:type="dxa"/>
          </w:tcPr>
          <w:p w14:paraId="72D826C3" w14:textId="77777777" w:rsidR="00215C89" w:rsidRPr="00074DD4" w:rsidRDefault="00215C89" w:rsidP="007C190C">
            <w:pPr>
              <w:rPr>
                <w:b/>
                <w:bCs/>
              </w:rPr>
            </w:pPr>
            <w:r w:rsidRPr="00074DD4">
              <w:rPr>
                <w:b/>
                <w:bCs/>
              </w:rPr>
              <w:t>260/280</w:t>
            </w:r>
          </w:p>
        </w:tc>
      </w:tr>
      <w:tr w:rsidR="00215C89" w14:paraId="03385E91" w14:textId="77777777" w:rsidTr="007C190C">
        <w:tc>
          <w:tcPr>
            <w:tcW w:w="1592" w:type="dxa"/>
          </w:tcPr>
          <w:p w14:paraId="56B34D59" w14:textId="77777777" w:rsidR="00215C89" w:rsidRDefault="00215C89" w:rsidP="007C190C">
            <w:r>
              <w:t>M4_RNA</w:t>
            </w:r>
          </w:p>
        </w:tc>
        <w:tc>
          <w:tcPr>
            <w:tcW w:w="2508" w:type="dxa"/>
          </w:tcPr>
          <w:p w14:paraId="37AB2859" w14:textId="77777777" w:rsidR="00215C89" w:rsidRDefault="00215C89" w:rsidP="007C190C">
            <w:r w:rsidRPr="00074DD4">
              <w:t>1.87</w:t>
            </w:r>
          </w:p>
        </w:tc>
        <w:tc>
          <w:tcPr>
            <w:tcW w:w="1790" w:type="dxa"/>
          </w:tcPr>
          <w:p w14:paraId="3C37B014" w14:textId="77777777" w:rsidR="00215C89" w:rsidRDefault="00215C89" w:rsidP="007C190C">
            <w:r w:rsidRPr="00074DD4">
              <w:t>33.66</w:t>
            </w:r>
          </w:p>
        </w:tc>
        <w:tc>
          <w:tcPr>
            <w:tcW w:w="1169" w:type="dxa"/>
          </w:tcPr>
          <w:p w14:paraId="3F6ACFA0" w14:textId="77777777" w:rsidR="00215C89" w:rsidRDefault="00215C89" w:rsidP="007C190C">
            <w:r w:rsidRPr="00074DD4">
              <w:t>0.36</w:t>
            </w:r>
          </w:p>
        </w:tc>
        <w:tc>
          <w:tcPr>
            <w:tcW w:w="1169" w:type="dxa"/>
          </w:tcPr>
          <w:p w14:paraId="7FABF73A" w14:textId="77777777" w:rsidR="00215C89" w:rsidRDefault="00215C89" w:rsidP="007C190C">
            <w:r w:rsidRPr="00074DD4">
              <w:t>8.19</w:t>
            </w:r>
          </w:p>
        </w:tc>
      </w:tr>
      <w:tr w:rsidR="00215C89" w14:paraId="555B4D37" w14:textId="77777777" w:rsidTr="007C190C">
        <w:tc>
          <w:tcPr>
            <w:tcW w:w="1592" w:type="dxa"/>
          </w:tcPr>
          <w:p w14:paraId="249082C5" w14:textId="77777777" w:rsidR="00215C89" w:rsidRDefault="00215C89" w:rsidP="007C190C">
            <w:r>
              <w:t>M5_RNA</w:t>
            </w:r>
          </w:p>
        </w:tc>
        <w:tc>
          <w:tcPr>
            <w:tcW w:w="2508" w:type="dxa"/>
          </w:tcPr>
          <w:p w14:paraId="56F58BD8" w14:textId="77777777" w:rsidR="00215C89" w:rsidRDefault="00215C89" w:rsidP="007C190C">
            <w:r w:rsidRPr="00074DD4">
              <w:t>3.32</w:t>
            </w:r>
          </w:p>
        </w:tc>
        <w:tc>
          <w:tcPr>
            <w:tcW w:w="1790" w:type="dxa"/>
          </w:tcPr>
          <w:p w14:paraId="2502CADE" w14:textId="77777777" w:rsidR="00215C89" w:rsidRDefault="00215C89" w:rsidP="007C190C">
            <w:r w:rsidRPr="00074DD4">
              <w:t>59.76</w:t>
            </w:r>
          </w:p>
        </w:tc>
        <w:tc>
          <w:tcPr>
            <w:tcW w:w="1169" w:type="dxa"/>
          </w:tcPr>
          <w:p w14:paraId="772D619D" w14:textId="77777777" w:rsidR="00215C89" w:rsidRDefault="00215C89" w:rsidP="007C190C">
            <w:r w:rsidRPr="00074DD4">
              <w:t>0.39</w:t>
            </w:r>
          </w:p>
        </w:tc>
        <w:tc>
          <w:tcPr>
            <w:tcW w:w="1169" w:type="dxa"/>
          </w:tcPr>
          <w:p w14:paraId="2306C25E" w14:textId="77777777" w:rsidR="00215C89" w:rsidRDefault="00215C89" w:rsidP="007C190C">
            <w:r w:rsidRPr="00074DD4">
              <w:t>2.02</w:t>
            </w:r>
          </w:p>
        </w:tc>
      </w:tr>
      <w:tr w:rsidR="00215C89" w14:paraId="552EB6A4" w14:textId="77777777" w:rsidTr="007C190C">
        <w:tc>
          <w:tcPr>
            <w:tcW w:w="1592" w:type="dxa"/>
          </w:tcPr>
          <w:p w14:paraId="2AAE123F" w14:textId="77777777" w:rsidR="00215C89" w:rsidRDefault="00215C89" w:rsidP="007C190C">
            <w:r>
              <w:t>M6_RNA</w:t>
            </w:r>
          </w:p>
        </w:tc>
        <w:tc>
          <w:tcPr>
            <w:tcW w:w="2508" w:type="dxa"/>
          </w:tcPr>
          <w:p w14:paraId="72FEB780" w14:textId="77777777" w:rsidR="00215C89" w:rsidRDefault="00215C89" w:rsidP="007C190C">
            <w:r w:rsidRPr="00074DD4">
              <w:t>2.96</w:t>
            </w:r>
          </w:p>
        </w:tc>
        <w:tc>
          <w:tcPr>
            <w:tcW w:w="1790" w:type="dxa"/>
          </w:tcPr>
          <w:p w14:paraId="30D2A7AE" w14:textId="77777777" w:rsidR="00215C89" w:rsidRDefault="00215C89" w:rsidP="007C190C">
            <w:r w:rsidRPr="00074DD4">
              <w:t>53.28</w:t>
            </w:r>
          </w:p>
        </w:tc>
        <w:tc>
          <w:tcPr>
            <w:tcW w:w="1169" w:type="dxa"/>
          </w:tcPr>
          <w:p w14:paraId="1C77938F" w14:textId="77777777" w:rsidR="00215C89" w:rsidRDefault="00215C89" w:rsidP="007C190C">
            <w:r w:rsidRPr="00074DD4">
              <w:t>0.33</w:t>
            </w:r>
          </w:p>
        </w:tc>
        <w:tc>
          <w:tcPr>
            <w:tcW w:w="1169" w:type="dxa"/>
          </w:tcPr>
          <w:p w14:paraId="32648428" w14:textId="77777777" w:rsidR="00215C89" w:rsidRDefault="00215C89" w:rsidP="007C190C">
            <w:r w:rsidRPr="00074DD4">
              <w:t>3.79</w:t>
            </w:r>
          </w:p>
        </w:tc>
      </w:tr>
      <w:tr w:rsidR="00215C89" w14:paraId="7A97D0EE" w14:textId="77777777" w:rsidTr="007C190C">
        <w:tc>
          <w:tcPr>
            <w:tcW w:w="1592" w:type="dxa"/>
          </w:tcPr>
          <w:p w14:paraId="7C218FAF" w14:textId="77777777" w:rsidR="00215C89" w:rsidRDefault="00215C89" w:rsidP="007C190C">
            <w:proofErr w:type="spellStart"/>
            <w:r>
              <w:t>M_Neg_RNA</w:t>
            </w:r>
            <w:proofErr w:type="spellEnd"/>
          </w:p>
        </w:tc>
        <w:tc>
          <w:tcPr>
            <w:tcW w:w="2508" w:type="dxa"/>
          </w:tcPr>
          <w:p w14:paraId="2E92322C" w14:textId="77777777" w:rsidR="00215C89" w:rsidRDefault="00215C89" w:rsidP="007C190C">
            <w:r w:rsidRPr="00074DD4">
              <w:t>0.73</w:t>
            </w:r>
          </w:p>
        </w:tc>
        <w:tc>
          <w:tcPr>
            <w:tcW w:w="1790" w:type="dxa"/>
          </w:tcPr>
          <w:p w14:paraId="399B96BB" w14:textId="77777777" w:rsidR="00215C89" w:rsidRDefault="00215C89" w:rsidP="007C190C">
            <w:r w:rsidRPr="00074DD4">
              <w:t>13.14</w:t>
            </w:r>
          </w:p>
        </w:tc>
        <w:tc>
          <w:tcPr>
            <w:tcW w:w="1169" w:type="dxa"/>
          </w:tcPr>
          <w:p w14:paraId="20F2481F" w14:textId="77777777" w:rsidR="00215C89" w:rsidRDefault="00215C89" w:rsidP="007C190C">
            <w:r w:rsidRPr="00074DD4">
              <w:t>0.09</w:t>
            </w:r>
          </w:p>
        </w:tc>
        <w:tc>
          <w:tcPr>
            <w:tcW w:w="1169" w:type="dxa"/>
          </w:tcPr>
          <w:p w14:paraId="09C58BFB" w14:textId="77777777" w:rsidR="00215C89" w:rsidRDefault="00215C89" w:rsidP="007C190C">
            <w:r>
              <w:t>-</w:t>
            </w:r>
            <w:r w:rsidRPr="00074DD4">
              <w:t>1.43</w:t>
            </w:r>
          </w:p>
        </w:tc>
      </w:tr>
      <w:tr w:rsidR="00215C89" w14:paraId="3F2E39BF" w14:textId="77777777" w:rsidTr="007C190C">
        <w:tc>
          <w:tcPr>
            <w:tcW w:w="1592" w:type="dxa"/>
          </w:tcPr>
          <w:p w14:paraId="2D3735DF" w14:textId="77777777" w:rsidR="00215C89" w:rsidRDefault="00215C89" w:rsidP="007C190C">
            <w:proofErr w:type="spellStart"/>
            <w:r>
              <w:t>M_Ext_RNA</w:t>
            </w:r>
            <w:proofErr w:type="spellEnd"/>
          </w:p>
        </w:tc>
        <w:tc>
          <w:tcPr>
            <w:tcW w:w="2508" w:type="dxa"/>
          </w:tcPr>
          <w:p w14:paraId="3A1A65C8" w14:textId="77777777" w:rsidR="00215C89" w:rsidRDefault="00215C89" w:rsidP="007C190C">
            <w:r w:rsidRPr="00074DD4">
              <w:t>0.43</w:t>
            </w:r>
          </w:p>
        </w:tc>
        <w:tc>
          <w:tcPr>
            <w:tcW w:w="1790" w:type="dxa"/>
          </w:tcPr>
          <w:p w14:paraId="21BF8539" w14:textId="77777777" w:rsidR="00215C89" w:rsidRDefault="00215C89" w:rsidP="007C190C">
            <w:r w:rsidRPr="00074DD4">
              <w:t>7.74</w:t>
            </w:r>
          </w:p>
        </w:tc>
        <w:tc>
          <w:tcPr>
            <w:tcW w:w="1169" w:type="dxa"/>
          </w:tcPr>
          <w:p w14:paraId="4B668DD5" w14:textId="77777777" w:rsidR="00215C89" w:rsidRDefault="00215C89" w:rsidP="007C190C">
            <w:r w:rsidRPr="00074DD4">
              <w:t>0.08</w:t>
            </w:r>
          </w:p>
        </w:tc>
        <w:tc>
          <w:tcPr>
            <w:tcW w:w="1169" w:type="dxa"/>
          </w:tcPr>
          <w:p w14:paraId="385C1213" w14:textId="77777777" w:rsidR="00215C89" w:rsidRDefault="00215C89" w:rsidP="007C190C">
            <w:r w:rsidRPr="00074DD4">
              <w:t>4.22</w:t>
            </w:r>
          </w:p>
        </w:tc>
      </w:tr>
      <w:tr w:rsidR="00215C89" w14:paraId="2775A0D4" w14:textId="77777777" w:rsidTr="007C190C">
        <w:tc>
          <w:tcPr>
            <w:tcW w:w="1592" w:type="dxa"/>
          </w:tcPr>
          <w:p w14:paraId="6B6A1BDE" w14:textId="77777777" w:rsidR="00215C89" w:rsidRDefault="00215C89" w:rsidP="007C190C">
            <w:r>
              <w:t>F4_RNA</w:t>
            </w:r>
          </w:p>
        </w:tc>
        <w:tc>
          <w:tcPr>
            <w:tcW w:w="2508" w:type="dxa"/>
          </w:tcPr>
          <w:p w14:paraId="60BBF86D" w14:textId="77777777" w:rsidR="00215C89" w:rsidRDefault="00215C89" w:rsidP="007C190C">
            <w:r w:rsidRPr="00074DD4">
              <w:t>35.14</w:t>
            </w:r>
          </w:p>
        </w:tc>
        <w:tc>
          <w:tcPr>
            <w:tcW w:w="1790" w:type="dxa"/>
          </w:tcPr>
          <w:p w14:paraId="26365347" w14:textId="77777777" w:rsidR="00215C89" w:rsidRDefault="00215C89" w:rsidP="007C190C">
            <w:r w:rsidRPr="00074DD4">
              <w:t>632.52</w:t>
            </w:r>
          </w:p>
        </w:tc>
        <w:tc>
          <w:tcPr>
            <w:tcW w:w="1169" w:type="dxa"/>
          </w:tcPr>
          <w:p w14:paraId="0D2590EE" w14:textId="77777777" w:rsidR="00215C89" w:rsidRDefault="00215C89" w:rsidP="007C190C">
            <w:r w:rsidRPr="00074DD4">
              <w:t>0.12</w:t>
            </w:r>
          </w:p>
        </w:tc>
        <w:tc>
          <w:tcPr>
            <w:tcW w:w="1169" w:type="dxa"/>
          </w:tcPr>
          <w:p w14:paraId="7535AE88" w14:textId="77777777" w:rsidR="00215C89" w:rsidRDefault="00215C89" w:rsidP="007C190C">
            <w:r w:rsidRPr="00074DD4">
              <w:t>1.79</w:t>
            </w:r>
          </w:p>
        </w:tc>
      </w:tr>
      <w:tr w:rsidR="00215C89" w14:paraId="594E6F4A" w14:textId="77777777" w:rsidTr="007C190C">
        <w:tc>
          <w:tcPr>
            <w:tcW w:w="1592" w:type="dxa"/>
          </w:tcPr>
          <w:p w14:paraId="66A79D96" w14:textId="77777777" w:rsidR="00215C89" w:rsidRDefault="00215C89" w:rsidP="007C190C">
            <w:r>
              <w:t>F5_RNA</w:t>
            </w:r>
          </w:p>
        </w:tc>
        <w:tc>
          <w:tcPr>
            <w:tcW w:w="2508" w:type="dxa"/>
          </w:tcPr>
          <w:p w14:paraId="475562A7" w14:textId="77777777" w:rsidR="00215C89" w:rsidRDefault="00215C89" w:rsidP="007C190C">
            <w:r w:rsidRPr="00074DD4">
              <w:t>33.22</w:t>
            </w:r>
          </w:p>
        </w:tc>
        <w:tc>
          <w:tcPr>
            <w:tcW w:w="1790" w:type="dxa"/>
          </w:tcPr>
          <w:p w14:paraId="31B66E5F" w14:textId="77777777" w:rsidR="00215C89" w:rsidRDefault="00215C89" w:rsidP="007C190C">
            <w:r w:rsidRPr="00074DD4">
              <w:t>597.96</w:t>
            </w:r>
          </w:p>
        </w:tc>
        <w:tc>
          <w:tcPr>
            <w:tcW w:w="1169" w:type="dxa"/>
          </w:tcPr>
          <w:p w14:paraId="3EB4F3D9" w14:textId="77777777" w:rsidR="00215C89" w:rsidRDefault="00215C89" w:rsidP="007C190C">
            <w:r w:rsidRPr="00074DD4">
              <w:t>0.42</w:t>
            </w:r>
          </w:p>
        </w:tc>
        <w:tc>
          <w:tcPr>
            <w:tcW w:w="1169" w:type="dxa"/>
          </w:tcPr>
          <w:p w14:paraId="3EFBB4A8" w14:textId="77777777" w:rsidR="00215C89" w:rsidRDefault="00215C89" w:rsidP="007C190C">
            <w:r w:rsidRPr="00074DD4">
              <w:t>2.12</w:t>
            </w:r>
          </w:p>
        </w:tc>
      </w:tr>
      <w:tr w:rsidR="00215C89" w14:paraId="32F3F123" w14:textId="77777777" w:rsidTr="007C190C">
        <w:tc>
          <w:tcPr>
            <w:tcW w:w="1592" w:type="dxa"/>
          </w:tcPr>
          <w:p w14:paraId="3110570E" w14:textId="77777777" w:rsidR="00215C89" w:rsidRDefault="00215C89" w:rsidP="007C190C">
            <w:r>
              <w:t>F6_RNA</w:t>
            </w:r>
          </w:p>
        </w:tc>
        <w:tc>
          <w:tcPr>
            <w:tcW w:w="2508" w:type="dxa"/>
          </w:tcPr>
          <w:p w14:paraId="5AE88083" w14:textId="77777777" w:rsidR="00215C89" w:rsidRDefault="00215C89" w:rsidP="007C190C">
            <w:r w:rsidRPr="00074DD4">
              <w:t>26.52</w:t>
            </w:r>
          </w:p>
        </w:tc>
        <w:tc>
          <w:tcPr>
            <w:tcW w:w="1790" w:type="dxa"/>
          </w:tcPr>
          <w:p w14:paraId="249705EC" w14:textId="77777777" w:rsidR="00215C89" w:rsidRDefault="00215C89" w:rsidP="007C190C">
            <w:r w:rsidRPr="00074DD4">
              <w:t>477.36</w:t>
            </w:r>
          </w:p>
        </w:tc>
        <w:tc>
          <w:tcPr>
            <w:tcW w:w="1169" w:type="dxa"/>
          </w:tcPr>
          <w:p w14:paraId="50CAEA87" w14:textId="77777777" w:rsidR="00215C89" w:rsidRDefault="00215C89" w:rsidP="007C190C">
            <w:r w:rsidRPr="00074DD4">
              <w:t>0.12</w:t>
            </w:r>
          </w:p>
        </w:tc>
        <w:tc>
          <w:tcPr>
            <w:tcW w:w="1169" w:type="dxa"/>
          </w:tcPr>
          <w:p w14:paraId="139414F0" w14:textId="77777777" w:rsidR="00215C89" w:rsidRDefault="00215C89" w:rsidP="007C190C">
            <w:r>
              <w:t>1.81</w:t>
            </w:r>
          </w:p>
        </w:tc>
      </w:tr>
      <w:tr w:rsidR="00215C89" w14:paraId="2B8E52F3" w14:textId="77777777" w:rsidTr="007C190C">
        <w:tc>
          <w:tcPr>
            <w:tcW w:w="1592" w:type="dxa"/>
          </w:tcPr>
          <w:p w14:paraId="53769D29" w14:textId="77777777" w:rsidR="00215C89" w:rsidRDefault="00215C89" w:rsidP="007C190C">
            <w:proofErr w:type="spellStart"/>
            <w:r>
              <w:t>F_Neg_RNA</w:t>
            </w:r>
            <w:proofErr w:type="spellEnd"/>
          </w:p>
        </w:tc>
        <w:tc>
          <w:tcPr>
            <w:tcW w:w="2508" w:type="dxa"/>
          </w:tcPr>
          <w:p w14:paraId="087818BF" w14:textId="77777777" w:rsidR="00215C89" w:rsidRDefault="00215C89" w:rsidP="007C190C">
            <w:r w:rsidRPr="00074DD4">
              <w:t>8.89</w:t>
            </w:r>
          </w:p>
        </w:tc>
        <w:tc>
          <w:tcPr>
            <w:tcW w:w="1790" w:type="dxa"/>
          </w:tcPr>
          <w:p w14:paraId="025A0B9E" w14:textId="77777777" w:rsidR="00215C89" w:rsidRDefault="00215C89" w:rsidP="007C190C">
            <w:r w:rsidRPr="00074DD4">
              <w:t>160.02</w:t>
            </w:r>
          </w:p>
        </w:tc>
        <w:tc>
          <w:tcPr>
            <w:tcW w:w="1169" w:type="dxa"/>
          </w:tcPr>
          <w:p w14:paraId="537C50AA" w14:textId="77777777" w:rsidR="00215C89" w:rsidRDefault="00215C89" w:rsidP="007C190C">
            <w:r w:rsidRPr="00074DD4">
              <w:t>0.03</w:t>
            </w:r>
          </w:p>
        </w:tc>
        <w:tc>
          <w:tcPr>
            <w:tcW w:w="1169" w:type="dxa"/>
          </w:tcPr>
          <w:p w14:paraId="632F604D" w14:textId="77777777" w:rsidR="00215C89" w:rsidRDefault="00215C89" w:rsidP="007C190C">
            <w:r w:rsidRPr="00074DD4">
              <w:t>0.96</w:t>
            </w:r>
          </w:p>
        </w:tc>
      </w:tr>
      <w:tr w:rsidR="00215C89" w14:paraId="1D4046C3" w14:textId="77777777" w:rsidTr="007C190C">
        <w:tc>
          <w:tcPr>
            <w:tcW w:w="1592" w:type="dxa"/>
          </w:tcPr>
          <w:p w14:paraId="0E10FA1D" w14:textId="77777777" w:rsidR="00215C89" w:rsidRDefault="00215C89" w:rsidP="007C190C">
            <w:proofErr w:type="spellStart"/>
            <w:r>
              <w:t>F_Ext_RNA</w:t>
            </w:r>
            <w:proofErr w:type="spellEnd"/>
          </w:p>
        </w:tc>
        <w:tc>
          <w:tcPr>
            <w:tcW w:w="2508" w:type="dxa"/>
          </w:tcPr>
          <w:p w14:paraId="3C57E91A" w14:textId="77777777" w:rsidR="00215C89" w:rsidRDefault="00215C89" w:rsidP="007C190C">
            <w:r w:rsidRPr="00074DD4">
              <w:t>10.67</w:t>
            </w:r>
          </w:p>
        </w:tc>
        <w:tc>
          <w:tcPr>
            <w:tcW w:w="1790" w:type="dxa"/>
          </w:tcPr>
          <w:p w14:paraId="139657A0" w14:textId="77777777" w:rsidR="00215C89" w:rsidRDefault="00215C89" w:rsidP="007C190C">
            <w:r w:rsidRPr="00074DD4">
              <w:t>192.06</w:t>
            </w:r>
          </w:p>
        </w:tc>
        <w:tc>
          <w:tcPr>
            <w:tcW w:w="1169" w:type="dxa"/>
          </w:tcPr>
          <w:p w14:paraId="09AC4C0D" w14:textId="77777777" w:rsidR="00215C89" w:rsidRDefault="00215C89" w:rsidP="007C190C">
            <w:r w:rsidRPr="00074DD4">
              <w:t>0.06</w:t>
            </w:r>
          </w:p>
        </w:tc>
        <w:tc>
          <w:tcPr>
            <w:tcW w:w="1169" w:type="dxa"/>
          </w:tcPr>
          <w:p w14:paraId="31EE47AB" w14:textId="77777777" w:rsidR="00215C89" w:rsidRDefault="00215C89" w:rsidP="007C190C">
            <w:r w:rsidRPr="00074DD4">
              <w:t>0.67</w:t>
            </w:r>
          </w:p>
        </w:tc>
      </w:tr>
    </w:tbl>
    <w:p w14:paraId="073D830D" w14:textId="2DCDBF0B" w:rsidR="001D2ECE" w:rsidRDefault="001D2ECE" w:rsidP="00776123"/>
    <w:p w14:paraId="1994E350" w14:textId="3318C8C0" w:rsidR="000E68D1" w:rsidRDefault="000E68D1" w:rsidP="000E68D1">
      <w:pPr>
        <w:pStyle w:val="Caption"/>
        <w:keepNext/>
      </w:pPr>
      <w:r>
        <w:t xml:space="preserve">Supplementary Table </w:t>
      </w:r>
      <w:fldSimple w:instr=" SEQ Supplementary_Table \* ARABIC ">
        <w:r w:rsidR="0020364F">
          <w:rPr>
            <w:noProof/>
          </w:rPr>
          <w:t>3</w:t>
        </w:r>
      </w:fldSimple>
      <w:r>
        <w:t xml:space="preserve">: </w:t>
      </w:r>
      <w:r w:rsidRPr="0092187E">
        <w:t>Bioanalysis</w:t>
      </w:r>
      <w:r>
        <w:t xml:space="preserve"> (RNA)</w:t>
      </w:r>
    </w:p>
    <w:tbl>
      <w:tblPr>
        <w:tblStyle w:val="TableGrid"/>
        <w:tblW w:w="7826" w:type="dxa"/>
        <w:tblLook w:val="04A0" w:firstRow="1" w:lastRow="0" w:firstColumn="1" w:lastColumn="0" w:noHBand="0" w:noVBand="1"/>
      </w:tblPr>
      <w:tblGrid>
        <w:gridCol w:w="1592"/>
        <w:gridCol w:w="1239"/>
        <w:gridCol w:w="697"/>
        <w:gridCol w:w="2508"/>
        <w:gridCol w:w="1790"/>
      </w:tblGrid>
      <w:tr w:rsidR="00100D81" w14:paraId="63AC2CED" w14:textId="77777777" w:rsidTr="000E68D1">
        <w:tc>
          <w:tcPr>
            <w:tcW w:w="1592" w:type="dxa"/>
          </w:tcPr>
          <w:p w14:paraId="5F075F05" w14:textId="7DDD1960" w:rsidR="00100D81" w:rsidRPr="00074DD4" w:rsidRDefault="00100D81" w:rsidP="00776123">
            <w:pPr>
              <w:rPr>
                <w:b/>
                <w:bCs/>
              </w:rPr>
            </w:pPr>
            <w:r w:rsidRPr="00074DD4">
              <w:rPr>
                <w:b/>
                <w:bCs/>
              </w:rPr>
              <w:t>Sample</w:t>
            </w:r>
          </w:p>
        </w:tc>
        <w:tc>
          <w:tcPr>
            <w:tcW w:w="1239" w:type="dxa"/>
          </w:tcPr>
          <w:p w14:paraId="38D53AED" w14:textId="0C6011A0" w:rsidR="00100D81" w:rsidRPr="00074DD4" w:rsidRDefault="00100D81" w:rsidP="00776123">
            <w:pPr>
              <w:rPr>
                <w:b/>
                <w:bCs/>
              </w:rPr>
            </w:pPr>
            <w:r w:rsidRPr="00074DD4">
              <w:rPr>
                <w:b/>
                <w:bCs/>
              </w:rPr>
              <w:t>28S/18S</w:t>
            </w:r>
          </w:p>
        </w:tc>
        <w:tc>
          <w:tcPr>
            <w:tcW w:w="697" w:type="dxa"/>
          </w:tcPr>
          <w:p w14:paraId="67427674" w14:textId="3B45F595" w:rsidR="00100D81" w:rsidRPr="00074DD4" w:rsidRDefault="00100D81" w:rsidP="00776123">
            <w:pPr>
              <w:rPr>
                <w:b/>
                <w:bCs/>
              </w:rPr>
            </w:pPr>
            <w:r w:rsidRPr="00074DD4">
              <w:rPr>
                <w:b/>
                <w:bCs/>
              </w:rPr>
              <w:t>RIN</w:t>
            </w:r>
          </w:p>
        </w:tc>
        <w:tc>
          <w:tcPr>
            <w:tcW w:w="2508" w:type="dxa"/>
          </w:tcPr>
          <w:p w14:paraId="7BC7309B" w14:textId="104D4B2F" w:rsidR="00100D81" w:rsidRPr="00074DD4" w:rsidRDefault="00100D81" w:rsidP="00776123">
            <w:pPr>
              <w:rPr>
                <w:b/>
                <w:bCs/>
              </w:rPr>
            </w:pPr>
            <w:r w:rsidRPr="00074DD4">
              <w:rPr>
                <w:b/>
                <w:bCs/>
              </w:rPr>
              <w:t>Concentration [ng/µl]</w:t>
            </w:r>
          </w:p>
        </w:tc>
        <w:tc>
          <w:tcPr>
            <w:tcW w:w="1790" w:type="dxa"/>
          </w:tcPr>
          <w:p w14:paraId="23A09CCD" w14:textId="2C5A0680" w:rsidR="00100D81" w:rsidRPr="00074DD4" w:rsidRDefault="00100D81" w:rsidP="00776123">
            <w:pPr>
              <w:rPr>
                <w:b/>
                <w:bCs/>
              </w:rPr>
            </w:pPr>
            <w:r w:rsidRPr="00074DD4">
              <w:rPr>
                <w:b/>
                <w:bCs/>
              </w:rPr>
              <w:t>Total RNA [ng]</w:t>
            </w:r>
          </w:p>
        </w:tc>
      </w:tr>
      <w:tr w:rsidR="00100D81" w14:paraId="6F0ADA18" w14:textId="77777777" w:rsidTr="000E68D1">
        <w:tc>
          <w:tcPr>
            <w:tcW w:w="1592" w:type="dxa"/>
          </w:tcPr>
          <w:p w14:paraId="5F4472BD" w14:textId="477FC0A2" w:rsidR="00100D81" w:rsidRDefault="00100D81" w:rsidP="00776123">
            <w:r>
              <w:t>M4_RNA</w:t>
            </w:r>
          </w:p>
        </w:tc>
        <w:tc>
          <w:tcPr>
            <w:tcW w:w="1239" w:type="dxa"/>
          </w:tcPr>
          <w:p w14:paraId="5FF2930D" w14:textId="0EEA3E5A" w:rsidR="00100D81" w:rsidRDefault="00100D81" w:rsidP="00776123">
            <w:r w:rsidRPr="00074DD4">
              <w:t>1.279624</w:t>
            </w:r>
          </w:p>
        </w:tc>
        <w:tc>
          <w:tcPr>
            <w:tcW w:w="697" w:type="dxa"/>
          </w:tcPr>
          <w:p w14:paraId="7800441E" w14:textId="6D6FF7B6" w:rsidR="00100D81" w:rsidRDefault="00100D81" w:rsidP="00776123">
            <w:r>
              <w:t>N/A</w:t>
            </w:r>
          </w:p>
        </w:tc>
        <w:tc>
          <w:tcPr>
            <w:tcW w:w="2508" w:type="dxa"/>
          </w:tcPr>
          <w:p w14:paraId="3D423067" w14:textId="4B66BFD6" w:rsidR="00100D81" w:rsidRDefault="00100D81" w:rsidP="00776123">
            <w:r w:rsidRPr="00074DD4">
              <w:t>1.87</w:t>
            </w:r>
          </w:p>
        </w:tc>
        <w:tc>
          <w:tcPr>
            <w:tcW w:w="1790" w:type="dxa"/>
          </w:tcPr>
          <w:p w14:paraId="2F47C2D9" w14:textId="3FDA56F9" w:rsidR="00100D81" w:rsidRDefault="00100D81" w:rsidP="00776123">
            <w:r w:rsidRPr="00074DD4">
              <w:t>33.66</w:t>
            </w:r>
          </w:p>
        </w:tc>
      </w:tr>
      <w:tr w:rsidR="00100D81" w14:paraId="1E750B59" w14:textId="77777777" w:rsidTr="000E68D1">
        <w:tc>
          <w:tcPr>
            <w:tcW w:w="1592" w:type="dxa"/>
          </w:tcPr>
          <w:p w14:paraId="0E5DADB4" w14:textId="6D180A52" w:rsidR="00100D81" w:rsidRDefault="00100D81" w:rsidP="00100D81">
            <w:r>
              <w:t>M5_RNA</w:t>
            </w:r>
          </w:p>
        </w:tc>
        <w:tc>
          <w:tcPr>
            <w:tcW w:w="1239" w:type="dxa"/>
          </w:tcPr>
          <w:p w14:paraId="3ADD83EB" w14:textId="55074338" w:rsidR="00100D81" w:rsidRDefault="00100D81" w:rsidP="00100D81">
            <w:r w:rsidRPr="00074DD4">
              <w:t>1.1748</w:t>
            </w:r>
          </w:p>
        </w:tc>
        <w:tc>
          <w:tcPr>
            <w:tcW w:w="697" w:type="dxa"/>
          </w:tcPr>
          <w:p w14:paraId="5F1AAAAE" w14:textId="7B42E391" w:rsidR="00100D81" w:rsidRDefault="00100D81" w:rsidP="00100D81">
            <w:r>
              <w:t>N/A</w:t>
            </w:r>
          </w:p>
        </w:tc>
        <w:tc>
          <w:tcPr>
            <w:tcW w:w="2508" w:type="dxa"/>
          </w:tcPr>
          <w:p w14:paraId="1D12CD06" w14:textId="6D39949D" w:rsidR="00100D81" w:rsidRDefault="00100D81" w:rsidP="00100D81">
            <w:r w:rsidRPr="00074DD4">
              <w:t>3.32</w:t>
            </w:r>
          </w:p>
        </w:tc>
        <w:tc>
          <w:tcPr>
            <w:tcW w:w="1790" w:type="dxa"/>
          </w:tcPr>
          <w:p w14:paraId="755023A9" w14:textId="36476D51" w:rsidR="00100D81" w:rsidRDefault="00100D81" w:rsidP="00100D81">
            <w:r w:rsidRPr="00074DD4">
              <w:t>59.76</w:t>
            </w:r>
          </w:p>
        </w:tc>
      </w:tr>
      <w:tr w:rsidR="00100D81" w14:paraId="429025A3" w14:textId="77777777" w:rsidTr="000E68D1">
        <w:tc>
          <w:tcPr>
            <w:tcW w:w="1592" w:type="dxa"/>
          </w:tcPr>
          <w:p w14:paraId="0B41200A" w14:textId="0F273BB8" w:rsidR="00100D81" w:rsidRDefault="00100D81" w:rsidP="00100D81">
            <w:r>
              <w:t>M6_RNA</w:t>
            </w:r>
          </w:p>
        </w:tc>
        <w:tc>
          <w:tcPr>
            <w:tcW w:w="1239" w:type="dxa"/>
          </w:tcPr>
          <w:p w14:paraId="5C76D6C7" w14:textId="12AAA2AC" w:rsidR="00100D81" w:rsidRDefault="00100D81" w:rsidP="00100D81">
            <w:r w:rsidRPr="00074DD4">
              <w:t>1.123146</w:t>
            </w:r>
          </w:p>
        </w:tc>
        <w:tc>
          <w:tcPr>
            <w:tcW w:w="697" w:type="dxa"/>
          </w:tcPr>
          <w:p w14:paraId="561A8481" w14:textId="50211C73" w:rsidR="00100D81" w:rsidRDefault="00100D81" w:rsidP="00100D81">
            <w:r>
              <w:t>N/A</w:t>
            </w:r>
          </w:p>
        </w:tc>
        <w:tc>
          <w:tcPr>
            <w:tcW w:w="2508" w:type="dxa"/>
          </w:tcPr>
          <w:p w14:paraId="525A3E80" w14:textId="372F6678" w:rsidR="00100D81" w:rsidRDefault="00100D81" w:rsidP="00100D81">
            <w:r w:rsidRPr="00074DD4">
              <w:t>2.96</w:t>
            </w:r>
          </w:p>
        </w:tc>
        <w:tc>
          <w:tcPr>
            <w:tcW w:w="1790" w:type="dxa"/>
          </w:tcPr>
          <w:p w14:paraId="6B1C9515" w14:textId="307AD619" w:rsidR="00100D81" w:rsidRDefault="00100D81" w:rsidP="00100D81">
            <w:r w:rsidRPr="00074DD4">
              <w:t>53.28</w:t>
            </w:r>
          </w:p>
        </w:tc>
      </w:tr>
      <w:tr w:rsidR="00100D81" w14:paraId="7137959F" w14:textId="77777777" w:rsidTr="000E68D1">
        <w:tc>
          <w:tcPr>
            <w:tcW w:w="1592" w:type="dxa"/>
          </w:tcPr>
          <w:p w14:paraId="2F00C458" w14:textId="7CED7DF7" w:rsidR="00100D81" w:rsidRDefault="00100D81" w:rsidP="00100D81">
            <w:proofErr w:type="spellStart"/>
            <w:r>
              <w:t>M_Neg_RNA</w:t>
            </w:r>
            <w:proofErr w:type="spellEnd"/>
          </w:p>
        </w:tc>
        <w:tc>
          <w:tcPr>
            <w:tcW w:w="1239" w:type="dxa"/>
          </w:tcPr>
          <w:p w14:paraId="4B792D8C" w14:textId="1BDBE904" w:rsidR="00100D81" w:rsidRDefault="00100D81" w:rsidP="00100D81">
            <w:r>
              <w:t>0</w:t>
            </w:r>
          </w:p>
        </w:tc>
        <w:tc>
          <w:tcPr>
            <w:tcW w:w="697" w:type="dxa"/>
          </w:tcPr>
          <w:p w14:paraId="02D53BF0" w14:textId="27AFA0C1" w:rsidR="00100D81" w:rsidRDefault="00100D81" w:rsidP="00100D81">
            <w:r w:rsidRPr="00074DD4">
              <w:t>1.2</w:t>
            </w:r>
          </w:p>
        </w:tc>
        <w:tc>
          <w:tcPr>
            <w:tcW w:w="2508" w:type="dxa"/>
          </w:tcPr>
          <w:p w14:paraId="49692521" w14:textId="4E15717D" w:rsidR="00100D81" w:rsidRDefault="00100D81" w:rsidP="00100D81">
            <w:r w:rsidRPr="00074DD4">
              <w:t>0.73</w:t>
            </w:r>
          </w:p>
        </w:tc>
        <w:tc>
          <w:tcPr>
            <w:tcW w:w="1790" w:type="dxa"/>
          </w:tcPr>
          <w:p w14:paraId="61C22CA5" w14:textId="73744203" w:rsidR="00100D81" w:rsidRDefault="00100D81" w:rsidP="00100D81">
            <w:r w:rsidRPr="00074DD4">
              <w:t>13.14</w:t>
            </w:r>
          </w:p>
        </w:tc>
      </w:tr>
      <w:tr w:rsidR="00100D81" w14:paraId="75996F06" w14:textId="77777777" w:rsidTr="000E68D1">
        <w:tc>
          <w:tcPr>
            <w:tcW w:w="1592" w:type="dxa"/>
          </w:tcPr>
          <w:p w14:paraId="7C73F33D" w14:textId="490CB5CA" w:rsidR="00100D81" w:rsidRDefault="00100D81" w:rsidP="00100D81">
            <w:proofErr w:type="spellStart"/>
            <w:r>
              <w:t>M_Ext_RNA</w:t>
            </w:r>
            <w:proofErr w:type="spellEnd"/>
          </w:p>
        </w:tc>
        <w:tc>
          <w:tcPr>
            <w:tcW w:w="1239" w:type="dxa"/>
          </w:tcPr>
          <w:p w14:paraId="07475C61" w14:textId="5E86FFB7" w:rsidR="00100D81" w:rsidRDefault="00100D81" w:rsidP="00100D81">
            <w:r>
              <w:t>0</w:t>
            </w:r>
          </w:p>
        </w:tc>
        <w:tc>
          <w:tcPr>
            <w:tcW w:w="697" w:type="dxa"/>
          </w:tcPr>
          <w:p w14:paraId="57AFBA65" w14:textId="17B6C583" w:rsidR="00100D81" w:rsidRDefault="00100D81" w:rsidP="00100D81">
            <w:r w:rsidRPr="00074DD4">
              <w:t>1.7</w:t>
            </w:r>
          </w:p>
        </w:tc>
        <w:tc>
          <w:tcPr>
            <w:tcW w:w="2508" w:type="dxa"/>
          </w:tcPr>
          <w:p w14:paraId="0B8EA7A3" w14:textId="59C3EB4F" w:rsidR="00100D81" w:rsidRDefault="00100D81" w:rsidP="00100D81">
            <w:r w:rsidRPr="00074DD4">
              <w:t>0.43</w:t>
            </w:r>
          </w:p>
        </w:tc>
        <w:tc>
          <w:tcPr>
            <w:tcW w:w="1790" w:type="dxa"/>
          </w:tcPr>
          <w:p w14:paraId="7AC1BDC0" w14:textId="4C2722CB" w:rsidR="00100D81" w:rsidRDefault="00100D81" w:rsidP="00100D81">
            <w:r w:rsidRPr="00074DD4">
              <w:t>7.74</w:t>
            </w:r>
          </w:p>
        </w:tc>
      </w:tr>
      <w:tr w:rsidR="00100D81" w14:paraId="44FB8961" w14:textId="77777777" w:rsidTr="000E68D1">
        <w:tc>
          <w:tcPr>
            <w:tcW w:w="1592" w:type="dxa"/>
          </w:tcPr>
          <w:p w14:paraId="1A453830" w14:textId="5036E1A9" w:rsidR="00100D81" w:rsidRDefault="00100D81" w:rsidP="00100D81">
            <w:r>
              <w:t>F4_RNA</w:t>
            </w:r>
          </w:p>
        </w:tc>
        <w:tc>
          <w:tcPr>
            <w:tcW w:w="1239" w:type="dxa"/>
          </w:tcPr>
          <w:p w14:paraId="6C89386A" w14:textId="5130BA45" w:rsidR="00100D81" w:rsidRDefault="00100D81" w:rsidP="00100D81">
            <w:r w:rsidRPr="00074DD4">
              <w:t>1.439941</w:t>
            </w:r>
          </w:p>
        </w:tc>
        <w:tc>
          <w:tcPr>
            <w:tcW w:w="697" w:type="dxa"/>
          </w:tcPr>
          <w:p w14:paraId="67463670" w14:textId="6D6EDD67" w:rsidR="00100D81" w:rsidRDefault="00100D81" w:rsidP="00100D81">
            <w:r w:rsidRPr="00074DD4">
              <w:t>7.6</w:t>
            </w:r>
          </w:p>
        </w:tc>
        <w:tc>
          <w:tcPr>
            <w:tcW w:w="2508" w:type="dxa"/>
          </w:tcPr>
          <w:p w14:paraId="0BA35150" w14:textId="759EF01F" w:rsidR="00100D81" w:rsidRDefault="00100D81" w:rsidP="00100D81">
            <w:r w:rsidRPr="00074DD4">
              <w:t>35.14</w:t>
            </w:r>
          </w:p>
        </w:tc>
        <w:tc>
          <w:tcPr>
            <w:tcW w:w="1790" w:type="dxa"/>
          </w:tcPr>
          <w:p w14:paraId="13732FC0" w14:textId="146EB192" w:rsidR="00100D81" w:rsidRDefault="00100D81" w:rsidP="00100D81">
            <w:r w:rsidRPr="00074DD4">
              <w:t>632.52</w:t>
            </w:r>
          </w:p>
        </w:tc>
      </w:tr>
      <w:tr w:rsidR="00100D81" w14:paraId="3698E939" w14:textId="77777777" w:rsidTr="000E68D1">
        <w:tc>
          <w:tcPr>
            <w:tcW w:w="1592" w:type="dxa"/>
          </w:tcPr>
          <w:p w14:paraId="00D223A9" w14:textId="0467E859" w:rsidR="00100D81" w:rsidRDefault="00100D81" w:rsidP="00100D81">
            <w:r>
              <w:t>F5_RNA</w:t>
            </w:r>
          </w:p>
        </w:tc>
        <w:tc>
          <w:tcPr>
            <w:tcW w:w="1239" w:type="dxa"/>
          </w:tcPr>
          <w:p w14:paraId="18AEC092" w14:textId="5566BAAA" w:rsidR="00100D81" w:rsidRDefault="00100D81" w:rsidP="00074DD4">
            <w:r w:rsidRPr="00074DD4">
              <w:t>1.366829</w:t>
            </w:r>
          </w:p>
        </w:tc>
        <w:tc>
          <w:tcPr>
            <w:tcW w:w="697" w:type="dxa"/>
          </w:tcPr>
          <w:p w14:paraId="031E6108" w14:textId="6113DE2D" w:rsidR="00100D81" w:rsidRDefault="00100D81" w:rsidP="00100D81">
            <w:r w:rsidRPr="00074DD4">
              <w:t>7.7</w:t>
            </w:r>
          </w:p>
        </w:tc>
        <w:tc>
          <w:tcPr>
            <w:tcW w:w="2508" w:type="dxa"/>
          </w:tcPr>
          <w:p w14:paraId="3F7D3388" w14:textId="523F5D0E" w:rsidR="00100D81" w:rsidRDefault="00100D81" w:rsidP="00100D81">
            <w:r w:rsidRPr="00074DD4">
              <w:t>33.22</w:t>
            </w:r>
          </w:p>
        </w:tc>
        <w:tc>
          <w:tcPr>
            <w:tcW w:w="1790" w:type="dxa"/>
          </w:tcPr>
          <w:p w14:paraId="412EAC68" w14:textId="63E1D3D3" w:rsidR="00100D81" w:rsidRDefault="00100D81" w:rsidP="00100D81">
            <w:r w:rsidRPr="00074DD4">
              <w:t>597.96</w:t>
            </w:r>
          </w:p>
        </w:tc>
      </w:tr>
      <w:tr w:rsidR="00100D81" w14:paraId="7B3635D4" w14:textId="77777777" w:rsidTr="000E68D1">
        <w:tc>
          <w:tcPr>
            <w:tcW w:w="1592" w:type="dxa"/>
          </w:tcPr>
          <w:p w14:paraId="23380893" w14:textId="13D74F41" w:rsidR="00100D81" w:rsidRDefault="00100D81" w:rsidP="00100D81">
            <w:r>
              <w:t>F6_RNA</w:t>
            </w:r>
          </w:p>
        </w:tc>
        <w:tc>
          <w:tcPr>
            <w:tcW w:w="1239" w:type="dxa"/>
          </w:tcPr>
          <w:p w14:paraId="37ADB337" w14:textId="7C0CF155" w:rsidR="00100D81" w:rsidRDefault="00100D81" w:rsidP="00100D81">
            <w:r>
              <w:t>0</w:t>
            </w:r>
          </w:p>
        </w:tc>
        <w:tc>
          <w:tcPr>
            <w:tcW w:w="697" w:type="dxa"/>
          </w:tcPr>
          <w:p w14:paraId="1DC10738" w14:textId="1908766F" w:rsidR="00100D81" w:rsidRDefault="00100D81" w:rsidP="00100D81">
            <w:r>
              <w:t>N/A</w:t>
            </w:r>
          </w:p>
        </w:tc>
        <w:tc>
          <w:tcPr>
            <w:tcW w:w="2508" w:type="dxa"/>
          </w:tcPr>
          <w:p w14:paraId="113EB8B4" w14:textId="328B63BD" w:rsidR="00100D81" w:rsidRDefault="00100D81" w:rsidP="00100D81">
            <w:r w:rsidRPr="00074DD4">
              <w:t>26.52</w:t>
            </w:r>
          </w:p>
        </w:tc>
        <w:tc>
          <w:tcPr>
            <w:tcW w:w="1790" w:type="dxa"/>
          </w:tcPr>
          <w:p w14:paraId="2E407E33" w14:textId="69883B83" w:rsidR="00100D81" w:rsidRDefault="00100D81" w:rsidP="00100D81">
            <w:r w:rsidRPr="00074DD4">
              <w:t>477.36</w:t>
            </w:r>
          </w:p>
        </w:tc>
      </w:tr>
      <w:tr w:rsidR="00100D81" w14:paraId="72C87775" w14:textId="77777777" w:rsidTr="000E68D1">
        <w:tc>
          <w:tcPr>
            <w:tcW w:w="1592" w:type="dxa"/>
          </w:tcPr>
          <w:p w14:paraId="69BBF4E8" w14:textId="43E6FACD" w:rsidR="00100D81" w:rsidRDefault="00100D81" w:rsidP="00100D81">
            <w:proofErr w:type="spellStart"/>
            <w:r>
              <w:t>F_Neg_RNA</w:t>
            </w:r>
            <w:proofErr w:type="spellEnd"/>
          </w:p>
        </w:tc>
        <w:tc>
          <w:tcPr>
            <w:tcW w:w="1239" w:type="dxa"/>
          </w:tcPr>
          <w:p w14:paraId="6AAF61E3" w14:textId="179352A0" w:rsidR="00100D81" w:rsidRDefault="00100D81" w:rsidP="00100D81">
            <w:r>
              <w:t>0</w:t>
            </w:r>
          </w:p>
        </w:tc>
        <w:tc>
          <w:tcPr>
            <w:tcW w:w="697" w:type="dxa"/>
          </w:tcPr>
          <w:p w14:paraId="654B3A19" w14:textId="287E1531" w:rsidR="00100D81" w:rsidRDefault="00100D81" w:rsidP="00100D81">
            <w:r w:rsidRPr="00074DD4">
              <w:t>1.7</w:t>
            </w:r>
          </w:p>
        </w:tc>
        <w:tc>
          <w:tcPr>
            <w:tcW w:w="2508" w:type="dxa"/>
          </w:tcPr>
          <w:p w14:paraId="1200BBDC" w14:textId="3ADC5A92" w:rsidR="00100D81" w:rsidRDefault="00100D81" w:rsidP="00100D81">
            <w:r w:rsidRPr="00074DD4">
              <w:t>8.89</w:t>
            </w:r>
          </w:p>
        </w:tc>
        <w:tc>
          <w:tcPr>
            <w:tcW w:w="1790" w:type="dxa"/>
          </w:tcPr>
          <w:p w14:paraId="4133942E" w14:textId="2A600614" w:rsidR="00100D81" w:rsidRDefault="00100D81" w:rsidP="00100D81">
            <w:r w:rsidRPr="00074DD4">
              <w:t>160.02</w:t>
            </w:r>
          </w:p>
        </w:tc>
      </w:tr>
      <w:tr w:rsidR="00100D81" w14:paraId="5FFDEFE4" w14:textId="77777777" w:rsidTr="000E68D1">
        <w:tc>
          <w:tcPr>
            <w:tcW w:w="1592" w:type="dxa"/>
          </w:tcPr>
          <w:p w14:paraId="0F9BC00A" w14:textId="4CDBB5E0" w:rsidR="00100D81" w:rsidRDefault="00100D81" w:rsidP="00100D81">
            <w:proofErr w:type="spellStart"/>
            <w:r>
              <w:t>F_Ext_RNA</w:t>
            </w:r>
            <w:proofErr w:type="spellEnd"/>
          </w:p>
        </w:tc>
        <w:tc>
          <w:tcPr>
            <w:tcW w:w="1239" w:type="dxa"/>
          </w:tcPr>
          <w:p w14:paraId="6522EEE9" w14:textId="09D58AA3" w:rsidR="00100D81" w:rsidRDefault="00100D81" w:rsidP="00100D81">
            <w:r>
              <w:t>0</w:t>
            </w:r>
          </w:p>
        </w:tc>
        <w:tc>
          <w:tcPr>
            <w:tcW w:w="697" w:type="dxa"/>
          </w:tcPr>
          <w:p w14:paraId="08345217" w14:textId="07FFAFE0" w:rsidR="00100D81" w:rsidRDefault="00100D81" w:rsidP="00100D81">
            <w:r w:rsidRPr="00074DD4">
              <w:t>1.5</w:t>
            </w:r>
          </w:p>
        </w:tc>
        <w:tc>
          <w:tcPr>
            <w:tcW w:w="2508" w:type="dxa"/>
          </w:tcPr>
          <w:p w14:paraId="5A3DEFFB" w14:textId="6CC774E5" w:rsidR="00100D81" w:rsidRDefault="00100D81" w:rsidP="00100D81">
            <w:r w:rsidRPr="00074DD4">
              <w:t>10.67</w:t>
            </w:r>
          </w:p>
        </w:tc>
        <w:tc>
          <w:tcPr>
            <w:tcW w:w="1790" w:type="dxa"/>
          </w:tcPr>
          <w:p w14:paraId="152C4FCC" w14:textId="40D5FFE9" w:rsidR="00100D81" w:rsidRDefault="00100D81" w:rsidP="00100D81">
            <w:r w:rsidRPr="00074DD4">
              <w:t>192.06</w:t>
            </w:r>
          </w:p>
        </w:tc>
      </w:tr>
    </w:tbl>
    <w:p w14:paraId="4926DAD1" w14:textId="2BE8F32B" w:rsidR="00100D81" w:rsidRDefault="00100D81" w:rsidP="00776123"/>
    <w:p w14:paraId="22C57D55" w14:textId="0F682D9E" w:rsidR="00100D81" w:rsidRDefault="00100D81" w:rsidP="00776123"/>
    <w:p w14:paraId="0B94D9CF" w14:textId="0881F74F" w:rsidR="00C67427" w:rsidRDefault="00C67427" w:rsidP="00C67427">
      <w:pPr>
        <w:pStyle w:val="Caption"/>
        <w:keepNext/>
      </w:pPr>
      <w:r>
        <w:t xml:space="preserve">Supplementary Table </w:t>
      </w:r>
      <w:fldSimple w:instr=" SEQ Supplementary_Table \* ARABIC ">
        <w:r w:rsidR="0020364F">
          <w:rPr>
            <w:noProof/>
          </w:rPr>
          <w:t>4</w:t>
        </w:r>
      </w:fldSimple>
      <w:r>
        <w:t xml:space="preserve">: </w:t>
      </w:r>
      <w:r w:rsidRPr="008A0671">
        <w:t>Fluorescence Assay Quantification</w:t>
      </w:r>
      <w:r>
        <w:t xml:space="preserve"> (DNA)</w:t>
      </w:r>
    </w:p>
    <w:tbl>
      <w:tblPr>
        <w:tblStyle w:val="TableGrid"/>
        <w:tblW w:w="0" w:type="auto"/>
        <w:tblLook w:val="04A0" w:firstRow="1" w:lastRow="0" w:firstColumn="1" w:lastColumn="0" w:noHBand="0" w:noVBand="1"/>
      </w:tblPr>
      <w:tblGrid>
        <w:gridCol w:w="1609"/>
        <w:gridCol w:w="2508"/>
        <w:gridCol w:w="1806"/>
      </w:tblGrid>
      <w:tr w:rsidR="00C67427" w14:paraId="2EF39562" w14:textId="77777777" w:rsidTr="007C190C">
        <w:tc>
          <w:tcPr>
            <w:tcW w:w="1609" w:type="dxa"/>
          </w:tcPr>
          <w:p w14:paraId="6874988A" w14:textId="77777777" w:rsidR="00C67427" w:rsidRPr="00074DD4" w:rsidRDefault="00C67427" w:rsidP="007C190C">
            <w:pPr>
              <w:rPr>
                <w:b/>
                <w:bCs/>
              </w:rPr>
            </w:pPr>
            <w:r w:rsidRPr="00074DD4">
              <w:rPr>
                <w:b/>
                <w:bCs/>
              </w:rPr>
              <w:t>Sample</w:t>
            </w:r>
          </w:p>
        </w:tc>
        <w:tc>
          <w:tcPr>
            <w:tcW w:w="2508" w:type="dxa"/>
          </w:tcPr>
          <w:p w14:paraId="5C0CC4C4" w14:textId="77777777" w:rsidR="00C67427" w:rsidRPr="00074DD4" w:rsidRDefault="00C67427" w:rsidP="007C190C">
            <w:pPr>
              <w:rPr>
                <w:b/>
                <w:bCs/>
              </w:rPr>
            </w:pPr>
            <w:r w:rsidRPr="00074DD4">
              <w:rPr>
                <w:b/>
                <w:bCs/>
              </w:rPr>
              <w:t>Concentration [ng/µl]</w:t>
            </w:r>
          </w:p>
        </w:tc>
        <w:tc>
          <w:tcPr>
            <w:tcW w:w="1806" w:type="dxa"/>
          </w:tcPr>
          <w:p w14:paraId="70E57CD9" w14:textId="77777777" w:rsidR="00C67427" w:rsidRPr="00074DD4" w:rsidRDefault="00C67427" w:rsidP="007C190C">
            <w:pPr>
              <w:rPr>
                <w:b/>
                <w:bCs/>
              </w:rPr>
            </w:pPr>
            <w:r w:rsidRPr="00074DD4">
              <w:rPr>
                <w:b/>
                <w:bCs/>
              </w:rPr>
              <w:t>Total DNA [ng]</w:t>
            </w:r>
          </w:p>
        </w:tc>
      </w:tr>
      <w:tr w:rsidR="00C67427" w14:paraId="75E571A6" w14:textId="77777777" w:rsidTr="007C190C">
        <w:tc>
          <w:tcPr>
            <w:tcW w:w="1609" w:type="dxa"/>
          </w:tcPr>
          <w:p w14:paraId="51B69084" w14:textId="77777777" w:rsidR="00C67427" w:rsidRDefault="00C67427" w:rsidP="007C190C">
            <w:r>
              <w:t>M4_DNA</w:t>
            </w:r>
          </w:p>
        </w:tc>
        <w:tc>
          <w:tcPr>
            <w:tcW w:w="2508" w:type="dxa"/>
          </w:tcPr>
          <w:p w14:paraId="63D2EF78" w14:textId="77777777" w:rsidR="00C67427" w:rsidRDefault="00C67427" w:rsidP="007C190C">
            <w:r w:rsidRPr="00074DD4">
              <w:t>2.7856</w:t>
            </w:r>
          </w:p>
        </w:tc>
        <w:tc>
          <w:tcPr>
            <w:tcW w:w="1806" w:type="dxa"/>
          </w:tcPr>
          <w:p w14:paraId="2E39AE6E" w14:textId="77777777" w:rsidR="00C67427" w:rsidRDefault="00C67427" w:rsidP="007C190C">
            <w:r w:rsidRPr="00074DD4">
              <w:t>136.494</w:t>
            </w:r>
          </w:p>
        </w:tc>
      </w:tr>
      <w:tr w:rsidR="00C67427" w14:paraId="391E9A0B" w14:textId="77777777" w:rsidTr="007C190C">
        <w:tc>
          <w:tcPr>
            <w:tcW w:w="1609" w:type="dxa"/>
          </w:tcPr>
          <w:p w14:paraId="7E45D647" w14:textId="77777777" w:rsidR="00C67427" w:rsidRDefault="00C67427" w:rsidP="007C190C">
            <w:r>
              <w:t>M5_DNA</w:t>
            </w:r>
          </w:p>
        </w:tc>
        <w:tc>
          <w:tcPr>
            <w:tcW w:w="2508" w:type="dxa"/>
          </w:tcPr>
          <w:p w14:paraId="583A4E10" w14:textId="77777777" w:rsidR="00C67427" w:rsidRDefault="00C67427" w:rsidP="007C190C">
            <w:r w:rsidRPr="00074DD4">
              <w:t>3.0507</w:t>
            </w:r>
          </w:p>
        </w:tc>
        <w:tc>
          <w:tcPr>
            <w:tcW w:w="1806" w:type="dxa"/>
          </w:tcPr>
          <w:p w14:paraId="4FD1A7C9" w14:textId="77777777" w:rsidR="00C67427" w:rsidRDefault="00C67427" w:rsidP="007C190C">
            <w:r w:rsidRPr="00074DD4">
              <w:t>149.484</w:t>
            </w:r>
          </w:p>
        </w:tc>
      </w:tr>
      <w:tr w:rsidR="00C67427" w14:paraId="3B77640B" w14:textId="77777777" w:rsidTr="007C190C">
        <w:tc>
          <w:tcPr>
            <w:tcW w:w="1609" w:type="dxa"/>
          </w:tcPr>
          <w:p w14:paraId="66087189" w14:textId="77777777" w:rsidR="00C67427" w:rsidRDefault="00C67427" w:rsidP="007C190C">
            <w:r>
              <w:t>M6_DNA</w:t>
            </w:r>
          </w:p>
        </w:tc>
        <w:tc>
          <w:tcPr>
            <w:tcW w:w="2508" w:type="dxa"/>
          </w:tcPr>
          <w:p w14:paraId="6CF870EE" w14:textId="77777777" w:rsidR="00C67427" w:rsidRDefault="00C67427" w:rsidP="007C190C">
            <w:r w:rsidRPr="00074DD4">
              <w:t>2.3648</w:t>
            </w:r>
          </w:p>
        </w:tc>
        <w:tc>
          <w:tcPr>
            <w:tcW w:w="1806" w:type="dxa"/>
          </w:tcPr>
          <w:p w14:paraId="12114456" w14:textId="77777777" w:rsidR="00C67427" w:rsidRDefault="00C67427" w:rsidP="007C190C">
            <w:r w:rsidRPr="00074DD4">
              <w:t>115.875</w:t>
            </w:r>
          </w:p>
        </w:tc>
      </w:tr>
      <w:tr w:rsidR="00C67427" w14:paraId="5F279182" w14:textId="77777777" w:rsidTr="007C190C">
        <w:tc>
          <w:tcPr>
            <w:tcW w:w="1609" w:type="dxa"/>
          </w:tcPr>
          <w:p w14:paraId="6E45DACD" w14:textId="77777777" w:rsidR="00C67427" w:rsidRDefault="00C67427" w:rsidP="007C190C">
            <w:proofErr w:type="spellStart"/>
            <w:r>
              <w:t>M_Neg_DNA</w:t>
            </w:r>
            <w:proofErr w:type="spellEnd"/>
          </w:p>
        </w:tc>
        <w:tc>
          <w:tcPr>
            <w:tcW w:w="2508" w:type="dxa"/>
          </w:tcPr>
          <w:p w14:paraId="08E7DE64" w14:textId="77777777" w:rsidR="00C67427" w:rsidRDefault="00C67427" w:rsidP="007C190C">
            <w:r>
              <w:t>0</w:t>
            </w:r>
          </w:p>
        </w:tc>
        <w:tc>
          <w:tcPr>
            <w:tcW w:w="1806" w:type="dxa"/>
          </w:tcPr>
          <w:p w14:paraId="424B55CE" w14:textId="77777777" w:rsidR="00C67427" w:rsidRDefault="00C67427" w:rsidP="007C190C">
            <w:r>
              <w:t>0</w:t>
            </w:r>
          </w:p>
        </w:tc>
      </w:tr>
      <w:tr w:rsidR="00C67427" w14:paraId="3021ACB8" w14:textId="77777777" w:rsidTr="007C190C">
        <w:tc>
          <w:tcPr>
            <w:tcW w:w="1609" w:type="dxa"/>
          </w:tcPr>
          <w:p w14:paraId="0C06019F" w14:textId="77777777" w:rsidR="00C67427" w:rsidRDefault="00C67427" w:rsidP="007C190C">
            <w:proofErr w:type="spellStart"/>
            <w:r>
              <w:t>M_Ext_DNA</w:t>
            </w:r>
            <w:proofErr w:type="spellEnd"/>
          </w:p>
        </w:tc>
        <w:tc>
          <w:tcPr>
            <w:tcW w:w="2508" w:type="dxa"/>
          </w:tcPr>
          <w:p w14:paraId="5D78D89F" w14:textId="77777777" w:rsidR="00C67427" w:rsidRDefault="00C67427" w:rsidP="007C190C">
            <w:r>
              <w:t>0</w:t>
            </w:r>
          </w:p>
        </w:tc>
        <w:tc>
          <w:tcPr>
            <w:tcW w:w="1806" w:type="dxa"/>
          </w:tcPr>
          <w:p w14:paraId="001B3DE2" w14:textId="77777777" w:rsidR="00C67427" w:rsidRDefault="00C67427" w:rsidP="007C190C">
            <w:r>
              <w:t>0</w:t>
            </w:r>
          </w:p>
        </w:tc>
      </w:tr>
      <w:tr w:rsidR="00C67427" w14:paraId="6502F558" w14:textId="77777777" w:rsidTr="007C190C">
        <w:tc>
          <w:tcPr>
            <w:tcW w:w="1609" w:type="dxa"/>
          </w:tcPr>
          <w:p w14:paraId="16EBC95E" w14:textId="77777777" w:rsidR="00C67427" w:rsidRDefault="00C67427" w:rsidP="007C190C">
            <w:r>
              <w:t>F4_DNA</w:t>
            </w:r>
          </w:p>
        </w:tc>
        <w:tc>
          <w:tcPr>
            <w:tcW w:w="2508" w:type="dxa"/>
          </w:tcPr>
          <w:p w14:paraId="6E98D7B0" w14:textId="77777777" w:rsidR="00C67427" w:rsidRDefault="00C67427" w:rsidP="007C190C">
            <w:r w:rsidRPr="00074DD4">
              <w:t>32.711</w:t>
            </w:r>
          </w:p>
        </w:tc>
        <w:tc>
          <w:tcPr>
            <w:tcW w:w="1806" w:type="dxa"/>
          </w:tcPr>
          <w:p w14:paraId="78977225" w14:textId="77777777" w:rsidR="00C67427" w:rsidRDefault="00C67427" w:rsidP="007C190C">
            <w:r w:rsidRPr="00074DD4">
              <w:t>1602.839</w:t>
            </w:r>
          </w:p>
        </w:tc>
      </w:tr>
      <w:tr w:rsidR="00C67427" w14:paraId="307D3022" w14:textId="77777777" w:rsidTr="007C190C">
        <w:tc>
          <w:tcPr>
            <w:tcW w:w="1609" w:type="dxa"/>
          </w:tcPr>
          <w:p w14:paraId="3D8B0D35" w14:textId="77777777" w:rsidR="00C67427" w:rsidRDefault="00C67427" w:rsidP="007C190C">
            <w:r>
              <w:t>F5_DNA</w:t>
            </w:r>
          </w:p>
        </w:tc>
        <w:tc>
          <w:tcPr>
            <w:tcW w:w="2508" w:type="dxa"/>
          </w:tcPr>
          <w:p w14:paraId="1A8674BC" w14:textId="77777777" w:rsidR="00C67427" w:rsidRDefault="00C67427" w:rsidP="007C190C">
            <w:r w:rsidRPr="00074DD4">
              <w:t>28.057</w:t>
            </w:r>
          </w:p>
        </w:tc>
        <w:tc>
          <w:tcPr>
            <w:tcW w:w="1806" w:type="dxa"/>
          </w:tcPr>
          <w:p w14:paraId="333918E7" w14:textId="77777777" w:rsidR="00C67427" w:rsidRDefault="00C67427" w:rsidP="007C190C">
            <w:r w:rsidRPr="00074DD4">
              <w:t>1374.793</w:t>
            </w:r>
          </w:p>
        </w:tc>
      </w:tr>
      <w:tr w:rsidR="00C67427" w14:paraId="3F238EED" w14:textId="77777777" w:rsidTr="007C190C">
        <w:tc>
          <w:tcPr>
            <w:tcW w:w="1609" w:type="dxa"/>
          </w:tcPr>
          <w:p w14:paraId="4DAC5680" w14:textId="77777777" w:rsidR="00C67427" w:rsidRDefault="00C67427" w:rsidP="007C190C">
            <w:r>
              <w:t>F6_DNA</w:t>
            </w:r>
          </w:p>
        </w:tc>
        <w:tc>
          <w:tcPr>
            <w:tcW w:w="2508" w:type="dxa"/>
          </w:tcPr>
          <w:p w14:paraId="677F57A5" w14:textId="77777777" w:rsidR="00C67427" w:rsidRDefault="00C67427" w:rsidP="007C190C">
            <w:r w:rsidRPr="00074DD4">
              <w:t>43.549</w:t>
            </w:r>
          </w:p>
        </w:tc>
        <w:tc>
          <w:tcPr>
            <w:tcW w:w="1806" w:type="dxa"/>
          </w:tcPr>
          <w:p w14:paraId="1B524B68" w14:textId="77777777" w:rsidR="00C67427" w:rsidRDefault="00C67427" w:rsidP="007C190C">
            <w:r w:rsidRPr="00074DD4">
              <w:t>2133.901</w:t>
            </w:r>
          </w:p>
        </w:tc>
      </w:tr>
      <w:tr w:rsidR="00C67427" w14:paraId="1F53FA80" w14:textId="77777777" w:rsidTr="007C190C">
        <w:tc>
          <w:tcPr>
            <w:tcW w:w="1609" w:type="dxa"/>
          </w:tcPr>
          <w:p w14:paraId="522EF223" w14:textId="77777777" w:rsidR="00C67427" w:rsidRDefault="00C67427" w:rsidP="007C190C">
            <w:proofErr w:type="spellStart"/>
            <w:r>
              <w:t>F_Neg_DNA</w:t>
            </w:r>
            <w:proofErr w:type="spellEnd"/>
          </w:p>
        </w:tc>
        <w:tc>
          <w:tcPr>
            <w:tcW w:w="2508" w:type="dxa"/>
          </w:tcPr>
          <w:p w14:paraId="6E0C12F6" w14:textId="77777777" w:rsidR="00C67427" w:rsidRDefault="00C67427" w:rsidP="007C190C">
            <w:r>
              <w:t>0</w:t>
            </w:r>
          </w:p>
        </w:tc>
        <w:tc>
          <w:tcPr>
            <w:tcW w:w="1806" w:type="dxa"/>
          </w:tcPr>
          <w:p w14:paraId="604056EF" w14:textId="77777777" w:rsidR="00C67427" w:rsidRDefault="00C67427" w:rsidP="007C190C">
            <w:r>
              <w:t>0</w:t>
            </w:r>
          </w:p>
        </w:tc>
      </w:tr>
      <w:tr w:rsidR="00C67427" w14:paraId="7A3CC12D" w14:textId="77777777" w:rsidTr="007C190C">
        <w:tc>
          <w:tcPr>
            <w:tcW w:w="1609" w:type="dxa"/>
          </w:tcPr>
          <w:p w14:paraId="73BDB4A6" w14:textId="77777777" w:rsidR="00C67427" w:rsidRDefault="00C67427" w:rsidP="007C190C">
            <w:proofErr w:type="spellStart"/>
            <w:r>
              <w:t>F_Ext_DNA</w:t>
            </w:r>
            <w:proofErr w:type="spellEnd"/>
          </w:p>
        </w:tc>
        <w:tc>
          <w:tcPr>
            <w:tcW w:w="2508" w:type="dxa"/>
          </w:tcPr>
          <w:p w14:paraId="4FC82E54" w14:textId="77777777" w:rsidR="00C67427" w:rsidRDefault="00C67427" w:rsidP="007C190C">
            <w:r w:rsidRPr="00074DD4">
              <w:t>0.046519</w:t>
            </w:r>
          </w:p>
        </w:tc>
        <w:tc>
          <w:tcPr>
            <w:tcW w:w="1806" w:type="dxa"/>
          </w:tcPr>
          <w:p w14:paraId="4DA62741" w14:textId="77777777" w:rsidR="00C67427" w:rsidRDefault="00C67427" w:rsidP="007C190C">
            <w:r w:rsidRPr="00074DD4">
              <w:t>2.279</w:t>
            </w:r>
          </w:p>
        </w:tc>
      </w:tr>
    </w:tbl>
    <w:p w14:paraId="2AAAB8AD" w14:textId="727B9A1D" w:rsidR="00C67427" w:rsidRDefault="00C67427" w:rsidP="00776123"/>
    <w:p w14:paraId="0AD43F80" w14:textId="77777777" w:rsidR="00C67427" w:rsidRDefault="00C67427" w:rsidP="00776123"/>
    <w:p w14:paraId="7F7DE6DD" w14:textId="45B4CCA2" w:rsidR="00271677" w:rsidRPr="00271677" w:rsidRDefault="00271677" w:rsidP="00271677">
      <w:pPr>
        <w:rPr>
          <w:rFonts w:ascii="Times New Roman" w:hAnsi="Times New Roman"/>
        </w:rPr>
      </w:pPr>
      <w:r>
        <w:t>Turn this into Sunburst Diagram/</w:t>
      </w:r>
      <w:r w:rsidRPr="00271677">
        <w:t>Multi-level Pie Chart</w:t>
      </w:r>
      <w:r>
        <w:t>:</w:t>
      </w:r>
    </w:p>
    <w:p w14:paraId="6C8CC117" w14:textId="23FBFBFD" w:rsidR="00271677" w:rsidRDefault="00271677" w:rsidP="00271677">
      <w:r>
        <w:t xml:space="preserve">(Note: </w:t>
      </w:r>
      <w:r w:rsidR="007E18EB">
        <w:t xml:space="preserve">4x means 4 rows will be added here: </w:t>
      </w:r>
      <w:proofErr w:type="spellStart"/>
      <w:r w:rsidR="007E18EB">
        <w:t>rRNAFilter</w:t>
      </w:r>
      <w:proofErr w:type="spellEnd"/>
      <w:r w:rsidR="007E18EB">
        <w:t xml:space="preserve">, </w:t>
      </w:r>
      <w:proofErr w:type="spellStart"/>
      <w:r w:rsidR="007E18EB">
        <w:t>SortMeRNA</w:t>
      </w:r>
      <w:proofErr w:type="spellEnd"/>
      <w:r w:rsidR="007E18EB">
        <w:t xml:space="preserve">, </w:t>
      </w:r>
      <w:proofErr w:type="spellStart"/>
      <w:r w:rsidR="007E18EB">
        <w:t>barrnap</w:t>
      </w:r>
      <w:proofErr w:type="spellEnd"/>
      <w:r w:rsidR="007E18EB">
        <w:t>, No filter)</w:t>
      </w:r>
    </w:p>
    <w:p w14:paraId="026790F6" w14:textId="77777777" w:rsidR="00271677" w:rsidRDefault="00271677" w:rsidP="00271677"/>
    <w:p w14:paraId="31A1C2A8" w14:textId="04A6C7AA" w:rsidR="0050481D" w:rsidRDefault="0050481D" w:rsidP="0050481D">
      <w:pPr>
        <w:pStyle w:val="Caption"/>
        <w:keepNext/>
      </w:pPr>
      <w:r>
        <w:t xml:space="preserve">Supplementary Table </w:t>
      </w:r>
      <w:fldSimple w:instr=" SEQ Supplementary_Table \* ARABIC ">
        <w:r w:rsidR="0020364F">
          <w:rPr>
            <w:noProof/>
          </w:rPr>
          <w:t>5</w:t>
        </w:r>
      </w:fldSimple>
      <w:r>
        <w:t>: Number of reads and contigs after each pipeline step (DNA)</w:t>
      </w:r>
    </w:p>
    <w:tbl>
      <w:tblPr>
        <w:tblStyle w:val="TableGrid"/>
        <w:tblW w:w="0" w:type="auto"/>
        <w:tblLook w:val="04A0" w:firstRow="1" w:lastRow="0" w:firstColumn="1" w:lastColumn="0" w:noHBand="0" w:noVBand="1"/>
      </w:tblPr>
      <w:tblGrid>
        <w:gridCol w:w="1104"/>
        <w:gridCol w:w="1351"/>
        <w:gridCol w:w="2410"/>
        <w:gridCol w:w="2126"/>
      </w:tblGrid>
      <w:tr w:rsidR="0050481D" w14:paraId="0186CAD1" w14:textId="77777777" w:rsidTr="007C190C">
        <w:tc>
          <w:tcPr>
            <w:tcW w:w="1104" w:type="dxa"/>
          </w:tcPr>
          <w:p w14:paraId="47043A8E" w14:textId="77777777" w:rsidR="0050481D" w:rsidRDefault="0050481D" w:rsidP="007C190C">
            <w:r>
              <w:t>Sample</w:t>
            </w:r>
          </w:p>
        </w:tc>
        <w:tc>
          <w:tcPr>
            <w:tcW w:w="1351" w:type="dxa"/>
          </w:tcPr>
          <w:p w14:paraId="084735AD" w14:textId="77777777" w:rsidR="0050481D" w:rsidRDefault="0050481D" w:rsidP="007C190C">
            <w:r>
              <w:t>Raw reads</w:t>
            </w:r>
          </w:p>
        </w:tc>
        <w:tc>
          <w:tcPr>
            <w:tcW w:w="2410" w:type="dxa"/>
          </w:tcPr>
          <w:p w14:paraId="2EE2EA64" w14:textId="77777777" w:rsidR="0050481D" w:rsidRDefault="0050481D" w:rsidP="007C190C">
            <w:r>
              <w:t>Quality filtered reads</w:t>
            </w:r>
          </w:p>
        </w:tc>
        <w:tc>
          <w:tcPr>
            <w:tcW w:w="2126" w:type="dxa"/>
          </w:tcPr>
          <w:p w14:paraId="5246CF2D" w14:textId="77777777" w:rsidR="0050481D" w:rsidRDefault="0050481D" w:rsidP="007C190C">
            <w:r>
              <w:t>rRNA filtered reads</w:t>
            </w:r>
          </w:p>
        </w:tc>
      </w:tr>
      <w:tr w:rsidR="0050481D" w14:paraId="443ACFEF" w14:textId="77777777" w:rsidTr="007C190C">
        <w:tc>
          <w:tcPr>
            <w:tcW w:w="1104" w:type="dxa"/>
            <w:vMerge w:val="restart"/>
            <w:vAlign w:val="center"/>
          </w:tcPr>
          <w:p w14:paraId="2B1F62C2" w14:textId="77777777" w:rsidR="0050481D" w:rsidRDefault="0050481D" w:rsidP="007C190C">
            <w:r>
              <w:t>M1_DNA</w:t>
            </w:r>
          </w:p>
        </w:tc>
        <w:tc>
          <w:tcPr>
            <w:tcW w:w="1351" w:type="dxa"/>
            <w:vMerge w:val="restart"/>
            <w:vAlign w:val="center"/>
          </w:tcPr>
          <w:p w14:paraId="6E1C741B" w14:textId="77777777" w:rsidR="0050481D" w:rsidRDefault="0050481D" w:rsidP="007C190C"/>
        </w:tc>
        <w:tc>
          <w:tcPr>
            <w:tcW w:w="2410" w:type="dxa"/>
            <w:vAlign w:val="center"/>
          </w:tcPr>
          <w:p w14:paraId="549F2E06"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79B5884C" w14:textId="2F4797B6" w:rsidR="0050481D" w:rsidRPr="007F3E17" w:rsidRDefault="007E18EB" w:rsidP="007C190C">
            <w:pPr>
              <w:rPr>
                <w:i/>
                <w:iCs/>
              </w:rPr>
            </w:pPr>
            <w:r>
              <w:rPr>
                <w:i/>
                <w:iCs/>
              </w:rPr>
              <w:t>4x…</w:t>
            </w:r>
          </w:p>
        </w:tc>
      </w:tr>
      <w:tr w:rsidR="0050481D" w14:paraId="28117329" w14:textId="77777777" w:rsidTr="007C190C">
        <w:tc>
          <w:tcPr>
            <w:tcW w:w="1104" w:type="dxa"/>
            <w:vMerge/>
            <w:vAlign w:val="center"/>
          </w:tcPr>
          <w:p w14:paraId="1F47D546" w14:textId="77777777" w:rsidR="0050481D" w:rsidRDefault="0050481D" w:rsidP="007C190C"/>
        </w:tc>
        <w:tc>
          <w:tcPr>
            <w:tcW w:w="1351" w:type="dxa"/>
            <w:vMerge/>
            <w:vAlign w:val="center"/>
          </w:tcPr>
          <w:p w14:paraId="21CDA2EB" w14:textId="77777777" w:rsidR="0050481D" w:rsidRDefault="0050481D" w:rsidP="007C190C"/>
        </w:tc>
        <w:tc>
          <w:tcPr>
            <w:tcW w:w="2410" w:type="dxa"/>
            <w:vAlign w:val="center"/>
          </w:tcPr>
          <w:p w14:paraId="68EFC598"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517C4936" w14:textId="7FF11178" w:rsidR="0050481D" w:rsidRPr="007F3E17" w:rsidRDefault="0050481D" w:rsidP="007C190C">
            <w:pPr>
              <w:rPr>
                <w:i/>
                <w:iCs/>
              </w:rPr>
            </w:pPr>
          </w:p>
        </w:tc>
      </w:tr>
      <w:tr w:rsidR="0050481D" w14:paraId="0F770B71" w14:textId="77777777" w:rsidTr="007C190C">
        <w:tc>
          <w:tcPr>
            <w:tcW w:w="1104" w:type="dxa"/>
            <w:vMerge/>
            <w:vAlign w:val="center"/>
          </w:tcPr>
          <w:p w14:paraId="407BBDDE" w14:textId="77777777" w:rsidR="0050481D" w:rsidRDefault="0050481D" w:rsidP="007C190C"/>
        </w:tc>
        <w:tc>
          <w:tcPr>
            <w:tcW w:w="1351" w:type="dxa"/>
            <w:vMerge/>
            <w:vAlign w:val="center"/>
          </w:tcPr>
          <w:p w14:paraId="662FBC8C" w14:textId="77777777" w:rsidR="0050481D" w:rsidRDefault="0050481D" w:rsidP="007C190C"/>
        </w:tc>
        <w:tc>
          <w:tcPr>
            <w:tcW w:w="2410" w:type="dxa"/>
            <w:vAlign w:val="center"/>
          </w:tcPr>
          <w:p w14:paraId="50612AF7"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3ABA12FB" w14:textId="5E38232D" w:rsidR="0050481D" w:rsidRPr="007F3E17" w:rsidRDefault="0050481D" w:rsidP="007C190C">
            <w:pPr>
              <w:rPr>
                <w:i/>
                <w:iCs/>
              </w:rPr>
            </w:pPr>
          </w:p>
        </w:tc>
      </w:tr>
      <w:tr w:rsidR="0050481D" w14:paraId="1AE2A38F" w14:textId="77777777" w:rsidTr="007C190C">
        <w:tc>
          <w:tcPr>
            <w:tcW w:w="1104" w:type="dxa"/>
            <w:vMerge/>
            <w:vAlign w:val="center"/>
          </w:tcPr>
          <w:p w14:paraId="64FEA2E0" w14:textId="77777777" w:rsidR="0050481D" w:rsidRDefault="0050481D" w:rsidP="007C190C"/>
        </w:tc>
        <w:tc>
          <w:tcPr>
            <w:tcW w:w="1351" w:type="dxa"/>
            <w:vMerge/>
            <w:vAlign w:val="center"/>
          </w:tcPr>
          <w:p w14:paraId="17BB4764" w14:textId="77777777" w:rsidR="0050481D" w:rsidRDefault="0050481D" w:rsidP="007C190C"/>
        </w:tc>
        <w:tc>
          <w:tcPr>
            <w:tcW w:w="2410" w:type="dxa"/>
            <w:vAlign w:val="center"/>
          </w:tcPr>
          <w:p w14:paraId="06AE7CE8"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6EFA7EE2" w14:textId="2AAA557B" w:rsidR="0050481D" w:rsidRPr="007F3E17" w:rsidRDefault="0050481D" w:rsidP="007C190C">
            <w:pPr>
              <w:rPr>
                <w:i/>
                <w:iCs/>
              </w:rPr>
            </w:pPr>
          </w:p>
        </w:tc>
      </w:tr>
      <w:tr w:rsidR="0050481D" w14:paraId="5F7D9385" w14:textId="77777777" w:rsidTr="007C190C">
        <w:tc>
          <w:tcPr>
            <w:tcW w:w="1104" w:type="dxa"/>
            <w:vMerge w:val="restart"/>
            <w:vAlign w:val="center"/>
          </w:tcPr>
          <w:p w14:paraId="03A95761" w14:textId="77777777" w:rsidR="0050481D" w:rsidRDefault="0050481D" w:rsidP="007C190C">
            <w:r>
              <w:t>M2_DNA</w:t>
            </w:r>
          </w:p>
        </w:tc>
        <w:tc>
          <w:tcPr>
            <w:tcW w:w="1351" w:type="dxa"/>
            <w:vMerge w:val="restart"/>
            <w:vAlign w:val="center"/>
          </w:tcPr>
          <w:p w14:paraId="1289E115" w14:textId="77777777" w:rsidR="0050481D" w:rsidRDefault="0050481D" w:rsidP="007C190C"/>
        </w:tc>
        <w:tc>
          <w:tcPr>
            <w:tcW w:w="2410" w:type="dxa"/>
            <w:vAlign w:val="center"/>
          </w:tcPr>
          <w:p w14:paraId="4E8CA8FC"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053BBAE5" w14:textId="639E2B3E" w:rsidR="0050481D" w:rsidRPr="007F3E17" w:rsidRDefault="0050481D" w:rsidP="007C190C">
            <w:pPr>
              <w:rPr>
                <w:i/>
                <w:iCs/>
              </w:rPr>
            </w:pPr>
          </w:p>
        </w:tc>
      </w:tr>
      <w:tr w:rsidR="0050481D" w14:paraId="5FFF7548" w14:textId="77777777" w:rsidTr="007C190C">
        <w:tc>
          <w:tcPr>
            <w:tcW w:w="1104" w:type="dxa"/>
            <w:vMerge/>
            <w:vAlign w:val="center"/>
          </w:tcPr>
          <w:p w14:paraId="6F913539" w14:textId="77777777" w:rsidR="0050481D" w:rsidRDefault="0050481D" w:rsidP="007C190C"/>
        </w:tc>
        <w:tc>
          <w:tcPr>
            <w:tcW w:w="1351" w:type="dxa"/>
            <w:vMerge/>
            <w:vAlign w:val="center"/>
          </w:tcPr>
          <w:p w14:paraId="30B3B8BB" w14:textId="77777777" w:rsidR="0050481D" w:rsidRDefault="0050481D" w:rsidP="007C190C"/>
        </w:tc>
        <w:tc>
          <w:tcPr>
            <w:tcW w:w="2410" w:type="dxa"/>
            <w:vAlign w:val="center"/>
          </w:tcPr>
          <w:p w14:paraId="79C29C7F"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39FAA7AD" w14:textId="45EDE861" w:rsidR="0050481D" w:rsidRPr="007F3E17" w:rsidRDefault="0050481D" w:rsidP="007C190C">
            <w:pPr>
              <w:rPr>
                <w:i/>
                <w:iCs/>
              </w:rPr>
            </w:pPr>
          </w:p>
        </w:tc>
      </w:tr>
      <w:tr w:rsidR="0050481D" w14:paraId="5D220073" w14:textId="77777777" w:rsidTr="007C190C">
        <w:tc>
          <w:tcPr>
            <w:tcW w:w="1104" w:type="dxa"/>
            <w:vMerge/>
            <w:vAlign w:val="center"/>
          </w:tcPr>
          <w:p w14:paraId="66433866" w14:textId="77777777" w:rsidR="0050481D" w:rsidRDefault="0050481D" w:rsidP="007C190C"/>
        </w:tc>
        <w:tc>
          <w:tcPr>
            <w:tcW w:w="1351" w:type="dxa"/>
            <w:vMerge/>
            <w:vAlign w:val="center"/>
          </w:tcPr>
          <w:p w14:paraId="3BD79AD0" w14:textId="77777777" w:rsidR="0050481D" w:rsidRDefault="0050481D" w:rsidP="007C190C"/>
        </w:tc>
        <w:tc>
          <w:tcPr>
            <w:tcW w:w="2410" w:type="dxa"/>
            <w:vAlign w:val="center"/>
          </w:tcPr>
          <w:p w14:paraId="595AFDC5"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12C6511A" w14:textId="52F89892" w:rsidR="0050481D" w:rsidRPr="007F3E17" w:rsidRDefault="0050481D" w:rsidP="007C190C">
            <w:pPr>
              <w:rPr>
                <w:i/>
                <w:iCs/>
              </w:rPr>
            </w:pPr>
          </w:p>
        </w:tc>
      </w:tr>
      <w:tr w:rsidR="0050481D" w14:paraId="5F73AC51" w14:textId="77777777" w:rsidTr="007C190C">
        <w:tc>
          <w:tcPr>
            <w:tcW w:w="1104" w:type="dxa"/>
            <w:vMerge/>
            <w:vAlign w:val="center"/>
          </w:tcPr>
          <w:p w14:paraId="7C7829D8" w14:textId="77777777" w:rsidR="0050481D" w:rsidRDefault="0050481D" w:rsidP="007C190C"/>
        </w:tc>
        <w:tc>
          <w:tcPr>
            <w:tcW w:w="1351" w:type="dxa"/>
            <w:vMerge/>
            <w:vAlign w:val="center"/>
          </w:tcPr>
          <w:p w14:paraId="28EA3D27" w14:textId="77777777" w:rsidR="0050481D" w:rsidRDefault="0050481D" w:rsidP="007C190C"/>
        </w:tc>
        <w:tc>
          <w:tcPr>
            <w:tcW w:w="2410" w:type="dxa"/>
            <w:vAlign w:val="center"/>
          </w:tcPr>
          <w:p w14:paraId="3D38DA68"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491FAE6F" w14:textId="2601EFE2" w:rsidR="0050481D" w:rsidRPr="007F3E17" w:rsidRDefault="0050481D" w:rsidP="007C190C">
            <w:pPr>
              <w:rPr>
                <w:i/>
                <w:iCs/>
              </w:rPr>
            </w:pPr>
          </w:p>
        </w:tc>
      </w:tr>
      <w:tr w:rsidR="0050481D" w14:paraId="53F8C513" w14:textId="77777777" w:rsidTr="007C190C">
        <w:tc>
          <w:tcPr>
            <w:tcW w:w="1104" w:type="dxa"/>
            <w:vMerge w:val="restart"/>
            <w:vAlign w:val="center"/>
          </w:tcPr>
          <w:p w14:paraId="73A69104" w14:textId="77777777" w:rsidR="0050481D" w:rsidRDefault="0050481D" w:rsidP="007C190C">
            <w:r>
              <w:t>M3_DNA</w:t>
            </w:r>
          </w:p>
        </w:tc>
        <w:tc>
          <w:tcPr>
            <w:tcW w:w="1351" w:type="dxa"/>
            <w:vMerge w:val="restart"/>
            <w:vAlign w:val="center"/>
          </w:tcPr>
          <w:p w14:paraId="58162E61" w14:textId="77777777" w:rsidR="0050481D" w:rsidRDefault="0050481D" w:rsidP="007C190C"/>
        </w:tc>
        <w:tc>
          <w:tcPr>
            <w:tcW w:w="2410" w:type="dxa"/>
            <w:vAlign w:val="center"/>
          </w:tcPr>
          <w:p w14:paraId="65FE16AD"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5FB8EA13" w14:textId="335C7896" w:rsidR="0050481D" w:rsidRPr="007F3E17" w:rsidRDefault="0050481D" w:rsidP="007C190C">
            <w:pPr>
              <w:rPr>
                <w:i/>
                <w:iCs/>
              </w:rPr>
            </w:pPr>
          </w:p>
        </w:tc>
      </w:tr>
      <w:tr w:rsidR="0050481D" w14:paraId="7D8FCA94" w14:textId="77777777" w:rsidTr="007C190C">
        <w:tc>
          <w:tcPr>
            <w:tcW w:w="1104" w:type="dxa"/>
            <w:vMerge/>
            <w:vAlign w:val="center"/>
          </w:tcPr>
          <w:p w14:paraId="09AD5282" w14:textId="77777777" w:rsidR="0050481D" w:rsidRDefault="0050481D" w:rsidP="007C190C"/>
        </w:tc>
        <w:tc>
          <w:tcPr>
            <w:tcW w:w="1351" w:type="dxa"/>
            <w:vMerge/>
            <w:vAlign w:val="center"/>
          </w:tcPr>
          <w:p w14:paraId="5942E838" w14:textId="77777777" w:rsidR="0050481D" w:rsidRDefault="0050481D" w:rsidP="007C190C"/>
        </w:tc>
        <w:tc>
          <w:tcPr>
            <w:tcW w:w="2410" w:type="dxa"/>
            <w:vAlign w:val="center"/>
          </w:tcPr>
          <w:p w14:paraId="76D37F83"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2ACFB642" w14:textId="7D8AD0E7" w:rsidR="0050481D" w:rsidRPr="007F3E17" w:rsidRDefault="0050481D" w:rsidP="007C190C">
            <w:pPr>
              <w:rPr>
                <w:i/>
                <w:iCs/>
              </w:rPr>
            </w:pPr>
          </w:p>
        </w:tc>
      </w:tr>
      <w:tr w:rsidR="0050481D" w14:paraId="2E25D503" w14:textId="77777777" w:rsidTr="007C190C">
        <w:tc>
          <w:tcPr>
            <w:tcW w:w="1104" w:type="dxa"/>
            <w:vMerge/>
            <w:vAlign w:val="center"/>
          </w:tcPr>
          <w:p w14:paraId="105B9059" w14:textId="77777777" w:rsidR="0050481D" w:rsidRDefault="0050481D" w:rsidP="007C190C"/>
        </w:tc>
        <w:tc>
          <w:tcPr>
            <w:tcW w:w="1351" w:type="dxa"/>
            <w:vMerge/>
            <w:vAlign w:val="center"/>
          </w:tcPr>
          <w:p w14:paraId="23BD4E1F" w14:textId="77777777" w:rsidR="0050481D" w:rsidRDefault="0050481D" w:rsidP="007C190C"/>
        </w:tc>
        <w:tc>
          <w:tcPr>
            <w:tcW w:w="2410" w:type="dxa"/>
            <w:vAlign w:val="center"/>
          </w:tcPr>
          <w:p w14:paraId="306AC00C"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0A565C76" w14:textId="517D39E2" w:rsidR="0050481D" w:rsidRPr="007F3E17" w:rsidRDefault="0050481D" w:rsidP="007C190C">
            <w:pPr>
              <w:rPr>
                <w:i/>
                <w:iCs/>
              </w:rPr>
            </w:pPr>
          </w:p>
        </w:tc>
      </w:tr>
      <w:tr w:rsidR="0050481D" w14:paraId="79D192CC" w14:textId="77777777" w:rsidTr="007C190C">
        <w:tc>
          <w:tcPr>
            <w:tcW w:w="1104" w:type="dxa"/>
            <w:vMerge/>
            <w:vAlign w:val="center"/>
          </w:tcPr>
          <w:p w14:paraId="7C69AC21" w14:textId="77777777" w:rsidR="0050481D" w:rsidRDefault="0050481D" w:rsidP="007C190C"/>
        </w:tc>
        <w:tc>
          <w:tcPr>
            <w:tcW w:w="1351" w:type="dxa"/>
            <w:vMerge/>
            <w:vAlign w:val="center"/>
          </w:tcPr>
          <w:p w14:paraId="7CFD583C" w14:textId="77777777" w:rsidR="0050481D" w:rsidRDefault="0050481D" w:rsidP="007C190C"/>
        </w:tc>
        <w:tc>
          <w:tcPr>
            <w:tcW w:w="2410" w:type="dxa"/>
            <w:vAlign w:val="center"/>
          </w:tcPr>
          <w:p w14:paraId="1E2EE584"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0827CC34" w14:textId="4C2278A1" w:rsidR="0050481D" w:rsidRPr="007F3E17" w:rsidRDefault="0050481D" w:rsidP="007C190C">
            <w:pPr>
              <w:rPr>
                <w:i/>
                <w:iCs/>
              </w:rPr>
            </w:pPr>
          </w:p>
        </w:tc>
      </w:tr>
      <w:tr w:rsidR="0050481D" w14:paraId="3CE33A92" w14:textId="77777777" w:rsidTr="007C190C">
        <w:tc>
          <w:tcPr>
            <w:tcW w:w="1104" w:type="dxa"/>
            <w:vMerge w:val="restart"/>
            <w:vAlign w:val="center"/>
          </w:tcPr>
          <w:p w14:paraId="77F986E1" w14:textId="77777777" w:rsidR="0050481D" w:rsidRDefault="0050481D" w:rsidP="007C190C">
            <w:r>
              <w:t>F1_DNA</w:t>
            </w:r>
          </w:p>
        </w:tc>
        <w:tc>
          <w:tcPr>
            <w:tcW w:w="1351" w:type="dxa"/>
            <w:vMerge w:val="restart"/>
            <w:vAlign w:val="center"/>
          </w:tcPr>
          <w:p w14:paraId="3AB85FCC" w14:textId="77777777" w:rsidR="0050481D" w:rsidRDefault="0050481D" w:rsidP="007C190C"/>
        </w:tc>
        <w:tc>
          <w:tcPr>
            <w:tcW w:w="2410" w:type="dxa"/>
            <w:vAlign w:val="center"/>
          </w:tcPr>
          <w:p w14:paraId="4E3FEAE7"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052378F0" w14:textId="617A970C" w:rsidR="0050481D" w:rsidRPr="007F3E17" w:rsidRDefault="0050481D" w:rsidP="007C190C">
            <w:pPr>
              <w:rPr>
                <w:i/>
                <w:iCs/>
              </w:rPr>
            </w:pPr>
          </w:p>
        </w:tc>
      </w:tr>
      <w:tr w:rsidR="0050481D" w14:paraId="7D669440" w14:textId="77777777" w:rsidTr="007C190C">
        <w:tc>
          <w:tcPr>
            <w:tcW w:w="1104" w:type="dxa"/>
            <w:vMerge/>
            <w:vAlign w:val="center"/>
          </w:tcPr>
          <w:p w14:paraId="744AD365" w14:textId="77777777" w:rsidR="0050481D" w:rsidRDefault="0050481D" w:rsidP="007C190C"/>
        </w:tc>
        <w:tc>
          <w:tcPr>
            <w:tcW w:w="1351" w:type="dxa"/>
            <w:vMerge/>
            <w:vAlign w:val="center"/>
          </w:tcPr>
          <w:p w14:paraId="759CBA28" w14:textId="77777777" w:rsidR="0050481D" w:rsidRDefault="0050481D" w:rsidP="007C190C"/>
        </w:tc>
        <w:tc>
          <w:tcPr>
            <w:tcW w:w="2410" w:type="dxa"/>
            <w:vAlign w:val="center"/>
          </w:tcPr>
          <w:p w14:paraId="189E8319"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14182595" w14:textId="37018A0A" w:rsidR="0050481D" w:rsidRPr="007F3E17" w:rsidRDefault="0050481D" w:rsidP="007C190C">
            <w:pPr>
              <w:rPr>
                <w:i/>
                <w:iCs/>
              </w:rPr>
            </w:pPr>
          </w:p>
        </w:tc>
      </w:tr>
      <w:tr w:rsidR="0050481D" w14:paraId="68D8312E" w14:textId="77777777" w:rsidTr="007C190C">
        <w:tc>
          <w:tcPr>
            <w:tcW w:w="1104" w:type="dxa"/>
            <w:vMerge/>
            <w:vAlign w:val="center"/>
          </w:tcPr>
          <w:p w14:paraId="63525442" w14:textId="77777777" w:rsidR="0050481D" w:rsidRDefault="0050481D" w:rsidP="007C190C"/>
        </w:tc>
        <w:tc>
          <w:tcPr>
            <w:tcW w:w="1351" w:type="dxa"/>
            <w:vMerge/>
            <w:vAlign w:val="center"/>
          </w:tcPr>
          <w:p w14:paraId="68774F4D" w14:textId="77777777" w:rsidR="0050481D" w:rsidRDefault="0050481D" w:rsidP="007C190C"/>
        </w:tc>
        <w:tc>
          <w:tcPr>
            <w:tcW w:w="2410" w:type="dxa"/>
            <w:vAlign w:val="center"/>
          </w:tcPr>
          <w:p w14:paraId="442A2952"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207FFB4B" w14:textId="511983F0" w:rsidR="0050481D" w:rsidRPr="007F3E17" w:rsidRDefault="0050481D" w:rsidP="007C190C">
            <w:pPr>
              <w:rPr>
                <w:i/>
                <w:iCs/>
              </w:rPr>
            </w:pPr>
          </w:p>
        </w:tc>
      </w:tr>
      <w:tr w:rsidR="0050481D" w14:paraId="128E147A" w14:textId="77777777" w:rsidTr="007C190C">
        <w:tc>
          <w:tcPr>
            <w:tcW w:w="1104" w:type="dxa"/>
            <w:vMerge/>
            <w:vAlign w:val="center"/>
          </w:tcPr>
          <w:p w14:paraId="48E38FBF" w14:textId="77777777" w:rsidR="0050481D" w:rsidRDefault="0050481D" w:rsidP="007C190C"/>
        </w:tc>
        <w:tc>
          <w:tcPr>
            <w:tcW w:w="1351" w:type="dxa"/>
            <w:vMerge/>
            <w:vAlign w:val="center"/>
          </w:tcPr>
          <w:p w14:paraId="5D0E6AA7" w14:textId="77777777" w:rsidR="0050481D" w:rsidRDefault="0050481D" w:rsidP="007C190C"/>
        </w:tc>
        <w:tc>
          <w:tcPr>
            <w:tcW w:w="2410" w:type="dxa"/>
            <w:vAlign w:val="center"/>
          </w:tcPr>
          <w:p w14:paraId="0D1E6176"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618DA8B5" w14:textId="5AE77404" w:rsidR="0050481D" w:rsidRPr="007F3E17" w:rsidRDefault="0050481D" w:rsidP="007C190C">
            <w:pPr>
              <w:rPr>
                <w:i/>
                <w:iCs/>
              </w:rPr>
            </w:pPr>
          </w:p>
        </w:tc>
      </w:tr>
      <w:tr w:rsidR="0050481D" w14:paraId="344234E9" w14:textId="77777777" w:rsidTr="007C190C">
        <w:tc>
          <w:tcPr>
            <w:tcW w:w="1104" w:type="dxa"/>
            <w:vMerge w:val="restart"/>
            <w:vAlign w:val="center"/>
          </w:tcPr>
          <w:p w14:paraId="6FB4554C" w14:textId="77777777" w:rsidR="0050481D" w:rsidRDefault="0050481D" w:rsidP="007C190C">
            <w:r>
              <w:t>F2_DNA</w:t>
            </w:r>
          </w:p>
        </w:tc>
        <w:tc>
          <w:tcPr>
            <w:tcW w:w="1351" w:type="dxa"/>
            <w:vMerge w:val="restart"/>
            <w:vAlign w:val="center"/>
          </w:tcPr>
          <w:p w14:paraId="743941A9" w14:textId="77777777" w:rsidR="0050481D" w:rsidRDefault="0050481D" w:rsidP="007C190C"/>
        </w:tc>
        <w:tc>
          <w:tcPr>
            <w:tcW w:w="2410" w:type="dxa"/>
            <w:vAlign w:val="center"/>
          </w:tcPr>
          <w:p w14:paraId="5398F6BD"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2E3EA4BA" w14:textId="7C5A9185" w:rsidR="0050481D" w:rsidRPr="007F3E17" w:rsidRDefault="0050481D" w:rsidP="007C190C">
            <w:pPr>
              <w:rPr>
                <w:i/>
                <w:iCs/>
              </w:rPr>
            </w:pPr>
          </w:p>
        </w:tc>
      </w:tr>
      <w:tr w:rsidR="0050481D" w14:paraId="17E21897" w14:textId="77777777" w:rsidTr="007C190C">
        <w:tc>
          <w:tcPr>
            <w:tcW w:w="1104" w:type="dxa"/>
            <w:vMerge/>
            <w:vAlign w:val="center"/>
          </w:tcPr>
          <w:p w14:paraId="6AF4911B" w14:textId="77777777" w:rsidR="0050481D" w:rsidRDefault="0050481D" w:rsidP="007C190C"/>
        </w:tc>
        <w:tc>
          <w:tcPr>
            <w:tcW w:w="1351" w:type="dxa"/>
            <w:vMerge/>
            <w:vAlign w:val="center"/>
          </w:tcPr>
          <w:p w14:paraId="436F9712" w14:textId="77777777" w:rsidR="0050481D" w:rsidRDefault="0050481D" w:rsidP="007C190C"/>
        </w:tc>
        <w:tc>
          <w:tcPr>
            <w:tcW w:w="2410" w:type="dxa"/>
            <w:vAlign w:val="center"/>
          </w:tcPr>
          <w:p w14:paraId="2B03547F"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39CD6680" w14:textId="398D93E0" w:rsidR="0050481D" w:rsidRPr="007F3E17" w:rsidRDefault="0050481D" w:rsidP="007C190C">
            <w:pPr>
              <w:rPr>
                <w:i/>
                <w:iCs/>
              </w:rPr>
            </w:pPr>
          </w:p>
        </w:tc>
      </w:tr>
      <w:tr w:rsidR="0050481D" w14:paraId="44305EBE" w14:textId="77777777" w:rsidTr="007C190C">
        <w:tc>
          <w:tcPr>
            <w:tcW w:w="1104" w:type="dxa"/>
            <w:vMerge/>
            <w:vAlign w:val="center"/>
          </w:tcPr>
          <w:p w14:paraId="57D61565" w14:textId="77777777" w:rsidR="0050481D" w:rsidRDefault="0050481D" w:rsidP="007C190C"/>
        </w:tc>
        <w:tc>
          <w:tcPr>
            <w:tcW w:w="1351" w:type="dxa"/>
            <w:vMerge/>
            <w:vAlign w:val="center"/>
          </w:tcPr>
          <w:p w14:paraId="4AFFBAE7" w14:textId="77777777" w:rsidR="0050481D" w:rsidRDefault="0050481D" w:rsidP="007C190C"/>
        </w:tc>
        <w:tc>
          <w:tcPr>
            <w:tcW w:w="2410" w:type="dxa"/>
            <w:vAlign w:val="center"/>
          </w:tcPr>
          <w:p w14:paraId="4FB20962"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7C1EC9CB" w14:textId="076EDC42" w:rsidR="0050481D" w:rsidRPr="007F3E17" w:rsidRDefault="0050481D" w:rsidP="007C190C">
            <w:pPr>
              <w:rPr>
                <w:i/>
                <w:iCs/>
              </w:rPr>
            </w:pPr>
          </w:p>
        </w:tc>
      </w:tr>
      <w:tr w:rsidR="0050481D" w14:paraId="50425793" w14:textId="77777777" w:rsidTr="007C190C">
        <w:tc>
          <w:tcPr>
            <w:tcW w:w="1104" w:type="dxa"/>
            <w:vMerge/>
            <w:vAlign w:val="center"/>
          </w:tcPr>
          <w:p w14:paraId="0EAF6B61" w14:textId="77777777" w:rsidR="0050481D" w:rsidRDefault="0050481D" w:rsidP="007C190C"/>
        </w:tc>
        <w:tc>
          <w:tcPr>
            <w:tcW w:w="1351" w:type="dxa"/>
            <w:vMerge/>
            <w:vAlign w:val="center"/>
          </w:tcPr>
          <w:p w14:paraId="7AB71F3B" w14:textId="77777777" w:rsidR="0050481D" w:rsidRDefault="0050481D" w:rsidP="007C190C"/>
        </w:tc>
        <w:tc>
          <w:tcPr>
            <w:tcW w:w="2410" w:type="dxa"/>
            <w:vAlign w:val="center"/>
          </w:tcPr>
          <w:p w14:paraId="5E362713"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5E85DB7E" w14:textId="43048853" w:rsidR="0050481D" w:rsidRPr="007F3E17" w:rsidRDefault="0050481D" w:rsidP="007C190C">
            <w:pPr>
              <w:rPr>
                <w:i/>
                <w:iCs/>
              </w:rPr>
            </w:pPr>
          </w:p>
        </w:tc>
      </w:tr>
      <w:tr w:rsidR="0050481D" w14:paraId="5A578B2A" w14:textId="77777777" w:rsidTr="007C190C">
        <w:tc>
          <w:tcPr>
            <w:tcW w:w="1104" w:type="dxa"/>
            <w:vMerge w:val="restart"/>
            <w:vAlign w:val="center"/>
          </w:tcPr>
          <w:p w14:paraId="1C268456" w14:textId="77777777" w:rsidR="0050481D" w:rsidRDefault="0050481D" w:rsidP="007C190C">
            <w:r>
              <w:t>F3_DNA</w:t>
            </w:r>
          </w:p>
        </w:tc>
        <w:tc>
          <w:tcPr>
            <w:tcW w:w="1351" w:type="dxa"/>
            <w:vMerge w:val="restart"/>
            <w:vAlign w:val="center"/>
          </w:tcPr>
          <w:p w14:paraId="0CAF9A3B" w14:textId="77777777" w:rsidR="0050481D" w:rsidRDefault="0050481D" w:rsidP="007C190C"/>
        </w:tc>
        <w:tc>
          <w:tcPr>
            <w:tcW w:w="2410" w:type="dxa"/>
            <w:vAlign w:val="center"/>
          </w:tcPr>
          <w:p w14:paraId="47BC8BBF"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2749EEB6" w14:textId="1FEEA269" w:rsidR="0050481D" w:rsidRPr="007F3E17" w:rsidRDefault="0050481D" w:rsidP="007C190C">
            <w:pPr>
              <w:rPr>
                <w:i/>
                <w:iCs/>
              </w:rPr>
            </w:pPr>
          </w:p>
        </w:tc>
      </w:tr>
      <w:tr w:rsidR="0050481D" w14:paraId="28D87C30" w14:textId="77777777" w:rsidTr="007C190C">
        <w:tc>
          <w:tcPr>
            <w:tcW w:w="1104" w:type="dxa"/>
            <w:vMerge/>
          </w:tcPr>
          <w:p w14:paraId="6B82BC4C" w14:textId="77777777" w:rsidR="0050481D" w:rsidRDefault="0050481D" w:rsidP="007C190C"/>
        </w:tc>
        <w:tc>
          <w:tcPr>
            <w:tcW w:w="1351" w:type="dxa"/>
            <w:vMerge/>
          </w:tcPr>
          <w:p w14:paraId="117E9AFC" w14:textId="77777777" w:rsidR="0050481D" w:rsidRDefault="0050481D" w:rsidP="007C190C"/>
        </w:tc>
        <w:tc>
          <w:tcPr>
            <w:tcW w:w="2410" w:type="dxa"/>
            <w:vAlign w:val="center"/>
          </w:tcPr>
          <w:p w14:paraId="410C7443"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15D50975" w14:textId="20D949D9" w:rsidR="0050481D" w:rsidRPr="007F3E17" w:rsidRDefault="0050481D" w:rsidP="007C190C">
            <w:pPr>
              <w:rPr>
                <w:i/>
                <w:iCs/>
              </w:rPr>
            </w:pPr>
          </w:p>
        </w:tc>
      </w:tr>
      <w:tr w:rsidR="0050481D" w14:paraId="788CF75C" w14:textId="77777777" w:rsidTr="007C190C">
        <w:tc>
          <w:tcPr>
            <w:tcW w:w="1104" w:type="dxa"/>
            <w:vMerge/>
          </w:tcPr>
          <w:p w14:paraId="1420F723" w14:textId="77777777" w:rsidR="0050481D" w:rsidRDefault="0050481D" w:rsidP="007C190C"/>
        </w:tc>
        <w:tc>
          <w:tcPr>
            <w:tcW w:w="1351" w:type="dxa"/>
            <w:vMerge/>
          </w:tcPr>
          <w:p w14:paraId="4FB5A7F2" w14:textId="77777777" w:rsidR="0050481D" w:rsidRDefault="0050481D" w:rsidP="007C190C"/>
        </w:tc>
        <w:tc>
          <w:tcPr>
            <w:tcW w:w="2410" w:type="dxa"/>
            <w:vAlign w:val="center"/>
          </w:tcPr>
          <w:p w14:paraId="06F8CB87"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11A4C101" w14:textId="4AF2CA0C" w:rsidR="0050481D" w:rsidRPr="007F3E17" w:rsidRDefault="0050481D" w:rsidP="007C190C">
            <w:pPr>
              <w:rPr>
                <w:i/>
                <w:iCs/>
              </w:rPr>
            </w:pPr>
          </w:p>
        </w:tc>
      </w:tr>
      <w:tr w:rsidR="0050481D" w14:paraId="585C82AB" w14:textId="77777777" w:rsidTr="007C190C">
        <w:tc>
          <w:tcPr>
            <w:tcW w:w="1104" w:type="dxa"/>
            <w:vMerge/>
          </w:tcPr>
          <w:p w14:paraId="52FA86DF" w14:textId="77777777" w:rsidR="0050481D" w:rsidRDefault="0050481D" w:rsidP="007C190C"/>
        </w:tc>
        <w:tc>
          <w:tcPr>
            <w:tcW w:w="1351" w:type="dxa"/>
            <w:vMerge/>
          </w:tcPr>
          <w:p w14:paraId="7014FBFD" w14:textId="77777777" w:rsidR="0050481D" w:rsidRDefault="0050481D" w:rsidP="007C190C"/>
        </w:tc>
        <w:tc>
          <w:tcPr>
            <w:tcW w:w="2410" w:type="dxa"/>
            <w:vAlign w:val="center"/>
          </w:tcPr>
          <w:p w14:paraId="70141716"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4DC6A2B3" w14:textId="5F3DFB62" w:rsidR="0050481D" w:rsidRPr="007F3E17" w:rsidRDefault="0050481D" w:rsidP="007C190C">
            <w:pPr>
              <w:rPr>
                <w:i/>
                <w:iCs/>
              </w:rPr>
            </w:pPr>
          </w:p>
        </w:tc>
      </w:tr>
    </w:tbl>
    <w:p w14:paraId="656D7F3D" w14:textId="77777777" w:rsidR="00066A22" w:rsidRDefault="00066A22" w:rsidP="00C67427">
      <w:pPr>
        <w:pStyle w:val="Caption"/>
        <w:keepNext/>
      </w:pPr>
    </w:p>
    <w:p w14:paraId="37D4A070" w14:textId="4FA54EB1" w:rsidR="00C67427" w:rsidRDefault="00C67427" w:rsidP="00C67427">
      <w:pPr>
        <w:pStyle w:val="Caption"/>
        <w:keepNext/>
      </w:pPr>
      <w:r>
        <w:t xml:space="preserve">Supplementary Table </w:t>
      </w:r>
      <w:fldSimple w:instr=" SEQ Supplementary_Table \* ARABIC ">
        <w:r w:rsidR="0020364F">
          <w:rPr>
            <w:noProof/>
          </w:rPr>
          <w:t>6</w:t>
        </w:r>
      </w:fldSimple>
      <w:r>
        <w:t xml:space="preserve">: </w:t>
      </w:r>
      <w:r w:rsidRPr="00BC26C2">
        <w:t>Number of reads and contigs after each pipeline step (</w:t>
      </w:r>
      <w:r>
        <w:t>R</w:t>
      </w:r>
      <w:r w:rsidRPr="00BC26C2">
        <w:t>NA)</w:t>
      </w:r>
    </w:p>
    <w:tbl>
      <w:tblPr>
        <w:tblStyle w:val="TableGrid"/>
        <w:tblW w:w="0" w:type="auto"/>
        <w:tblLook w:val="04A0" w:firstRow="1" w:lastRow="0" w:firstColumn="1" w:lastColumn="0" w:noHBand="0" w:noVBand="1"/>
      </w:tblPr>
      <w:tblGrid>
        <w:gridCol w:w="1087"/>
        <w:gridCol w:w="1351"/>
        <w:gridCol w:w="2410"/>
        <w:gridCol w:w="2126"/>
      </w:tblGrid>
      <w:tr w:rsidR="00C67427" w14:paraId="25E32D04" w14:textId="77777777" w:rsidTr="007C190C">
        <w:tc>
          <w:tcPr>
            <w:tcW w:w="1087" w:type="dxa"/>
          </w:tcPr>
          <w:p w14:paraId="4251456F" w14:textId="77777777" w:rsidR="00C67427" w:rsidRDefault="00C67427" w:rsidP="007C190C">
            <w:r>
              <w:t>Sample</w:t>
            </w:r>
          </w:p>
        </w:tc>
        <w:tc>
          <w:tcPr>
            <w:tcW w:w="1351" w:type="dxa"/>
          </w:tcPr>
          <w:p w14:paraId="42E18D03" w14:textId="77777777" w:rsidR="00C67427" w:rsidRDefault="00C67427" w:rsidP="007C190C">
            <w:r>
              <w:t>Raw reads</w:t>
            </w:r>
          </w:p>
        </w:tc>
        <w:tc>
          <w:tcPr>
            <w:tcW w:w="2410" w:type="dxa"/>
          </w:tcPr>
          <w:p w14:paraId="61EB9630" w14:textId="77777777" w:rsidR="00C67427" w:rsidRDefault="00C67427" w:rsidP="007C190C">
            <w:r>
              <w:t>Quality filtered reads</w:t>
            </w:r>
          </w:p>
        </w:tc>
        <w:tc>
          <w:tcPr>
            <w:tcW w:w="2126" w:type="dxa"/>
          </w:tcPr>
          <w:p w14:paraId="25ED9112" w14:textId="77777777" w:rsidR="00C67427" w:rsidRDefault="00C67427" w:rsidP="007C190C">
            <w:r>
              <w:t>rRNA filtered reads</w:t>
            </w:r>
          </w:p>
        </w:tc>
      </w:tr>
      <w:tr w:rsidR="00C67427" w14:paraId="45E3101D" w14:textId="77777777" w:rsidTr="007C190C">
        <w:tc>
          <w:tcPr>
            <w:tcW w:w="1087" w:type="dxa"/>
            <w:vMerge w:val="restart"/>
            <w:vAlign w:val="center"/>
          </w:tcPr>
          <w:p w14:paraId="1742C540" w14:textId="77777777" w:rsidR="00C67427" w:rsidRDefault="00C67427" w:rsidP="007C190C">
            <w:r>
              <w:t>M1_RNA</w:t>
            </w:r>
          </w:p>
        </w:tc>
        <w:tc>
          <w:tcPr>
            <w:tcW w:w="1351" w:type="dxa"/>
            <w:vMerge w:val="restart"/>
            <w:vAlign w:val="center"/>
          </w:tcPr>
          <w:p w14:paraId="7795F712" w14:textId="77777777" w:rsidR="00C67427" w:rsidRDefault="00C67427" w:rsidP="007C190C"/>
        </w:tc>
        <w:tc>
          <w:tcPr>
            <w:tcW w:w="2410" w:type="dxa"/>
            <w:vAlign w:val="center"/>
          </w:tcPr>
          <w:p w14:paraId="4F34710A"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29E15E15" w14:textId="1CBDC7B6" w:rsidR="00C67427" w:rsidRPr="007F3E17" w:rsidRDefault="007E18EB" w:rsidP="007C190C">
            <w:pPr>
              <w:rPr>
                <w:i/>
                <w:iCs/>
              </w:rPr>
            </w:pPr>
            <w:r>
              <w:rPr>
                <w:i/>
                <w:iCs/>
              </w:rPr>
              <w:t>4x…</w:t>
            </w:r>
          </w:p>
        </w:tc>
      </w:tr>
      <w:tr w:rsidR="00C67427" w14:paraId="35E428B6" w14:textId="77777777" w:rsidTr="007C190C">
        <w:tc>
          <w:tcPr>
            <w:tcW w:w="1087" w:type="dxa"/>
            <w:vMerge/>
            <w:vAlign w:val="center"/>
          </w:tcPr>
          <w:p w14:paraId="32EE0320" w14:textId="77777777" w:rsidR="00C67427" w:rsidRDefault="00C67427" w:rsidP="007C190C"/>
        </w:tc>
        <w:tc>
          <w:tcPr>
            <w:tcW w:w="1351" w:type="dxa"/>
            <w:vMerge/>
            <w:vAlign w:val="center"/>
          </w:tcPr>
          <w:p w14:paraId="6FFAAD40" w14:textId="77777777" w:rsidR="00C67427" w:rsidRDefault="00C67427" w:rsidP="007C190C"/>
        </w:tc>
        <w:tc>
          <w:tcPr>
            <w:tcW w:w="2410" w:type="dxa"/>
            <w:vAlign w:val="center"/>
          </w:tcPr>
          <w:p w14:paraId="7ED56D27"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5CC96994" w14:textId="5D9AE89D" w:rsidR="00C67427" w:rsidRPr="007F3E17" w:rsidRDefault="00C67427" w:rsidP="007C190C">
            <w:pPr>
              <w:rPr>
                <w:i/>
                <w:iCs/>
              </w:rPr>
            </w:pPr>
          </w:p>
        </w:tc>
      </w:tr>
      <w:tr w:rsidR="00C67427" w14:paraId="49EF945D" w14:textId="77777777" w:rsidTr="007C190C">
        <w:tc>
          <w:tcPr>
            <w:tcW w:w="1087" w:type="dxa"/>
            <w:vMerge/>
            <w:vAlign w:val="center"/>
          </w:tcPr>
          <w:p w14:paraId="0CFA8EB5" w14:textId="77777777" w:rsidR="00C67427" w:rsidRDefault="00C67427" w:rsidP="007C190C"/>
        </w:tc>
        <w:tc>
          <w:tcPr>
            <w:tcW w:w="1351" w:type="dxa"/>
            <w:vMerge/>
            <w:vAlign w:val="center"/>
          </w:tcPr>
          <w:p w14:paraId="03417F43" w14:textId="77777777" w:rsidR="00C67427" w:rsidRDefault="00C67427" w:rsidP="007C190C"/>
        </w:tc>
        <w:tc>
          <w:tcPr>
            <w:tcW w:w="2410" w:type="dxa"/>
            <w:vAlign w:val="center"/>
          </w:tcPr>
          <w:p w14:paraId="02BBE816"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7DC3570D" w14:textId="1ADAA9ED" w:rsidR="00C67427" w:rsidRPr="007F3E17" w:rsidRDefault="00C67427" w:rsidP="007C190C">
            <w:pPr>
              <w:rPr>
                <w:i/>
                <w:iCs/>
              </w:rPr>
            </w:pPr>
          </w:p>
        </w:tc>
      </w:tr>
      <w:tr w:rsidR="00C67427" w14:paraId="53A92A2C" w14:textId="77777777" w:rsidTr="007C190C">
        <w:tc>
          <w:tcPr>
            <w:tcW w:w="1087" w:type="dxa"/>
            <w:vMerge/>
            <w:vAlign w:val="center"/>
          </w:tcPr>
          <w:p w14:paraId="071B95B8" w14:textId="77777777" w:rsidR="00C67427" w:rsidRDefault="00C67427" w:rsidP="007C190C"/>
        </w:tc>
        <w:tc>
          <w:tcPr>
            <w:tcW w:w="1351" w:type="dxa"/>
            <w:vMerge/>
            <w:vAlign w:val="center"/>
          </w:tcPr>
          <w:p w14:paraId="484B76D4" w14:textId="77777777" w:rsidR="00C67427" w:rsidRDefault="00C67427" w:rsidP="007C190C"/>
        </w:tc>
        <w:tc>
          <w:tcPr>
            <w:tcW w:w="2410" w:type="dxa"/>
            <w:vAlign w:val="center"/>
          </w:tcPr>
          <w:p w14:paraId="121A8BB2"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1F6DD5A0" w14:textId="51B5A93C" w:rsidR="00C67427" w:rsidRPr="007F3E17" w:rsidRDefault="00C67427" w:rsidP="007C190C">
            <w:pPr>
              <w:rPr>
                <w:i/>
                <w:iCs/>
              </w:rPr>
            </w:pPr>
          </w:p>
        </w:tc>
      </w:tr>
      <w:tr w:rsidR="00C67427" w14:paraId="1143BF26" w14:textId="77777777" w:rsidTr="007C190C">
        <w:tc>
          <w:tcPr>
            <w:tcW w:w="1087" w:type="dxa"/>
            <w:vMerge w:val="restart"/>
            <w:vAlign w:val="center"/>
          </w:tcPr>
          <w:p w14:paraId="1BC3CC07" w14:textId="77777777" w:rsidR="00C67427" w:rsidRDefault="00C67427" w:rsidP="007C190C">
            <w:r>
              <w:t>M2_RNA</w:t>
            </w:r>
          </w:p>
        </w:tc>
        <w:tc>
          <w:tcPr>
            <w:tcW w:w="1351" w:type="dxa"/>
            <w:vMerge w:val="restart"/>
            <w:vAlign w:val="center"/>
          </w:tcPr>
          <w:p w14:paraId="4176ED8D" w14:textId="77777777" w:rsidR="00C67427" w:rsidRDefault="00C67427" w:rsidP="007C190C"/>
        </w:tc>
        <w:tc>
          <w:tcPr>
            <w:tcW w:w="2410" w:type="dxa"/>
            <w:vAlign w:val="center"/>
          </w:tcPr>
          <w:p w14:paraId="0A841F3B"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09AEC838" w14:textId="412A4F38" w:rsidR="00C67427" w:rsidRPr="007F3E17" w:rsidRDefault="00C67427" w:rsidP="007C190C">
            <w:pPr>
              <w:rPr>
                <w:i/>
                <w:iCs/>
              </w:rPr>
            </w:pPr>
          </w:p>
        </w:tc>
      </w:tr>
      <w:tr w:rsidR="00C67427" w14:paraId="41166869" w14:textId="77777777" w:rsidTr="007C190C">
        <w:tc>
          <w:tcPr>
            <w:tcW w:w="1087" w:type="dxa"/>
            <w:vMerge/>
            <w:vAlign w:val="center"/>
          </w:tcPr>
          <w:p w14:paraId="6F08CE1F" w14:textId="77777777" w:rsidR="00C67427" w:rsidRDefault="00C67427" w:rsidP="007C190C"/>
        </w:tc>
        <w:tc>
          <w:tcPr>
            <w:tcW w:w="1351" w:type="dxa"/>
            <w:vMerge/>
            <w:vAlign w:val="center"/>
          </w:tcPr>
          <w:p w14:paraId="3FD879BE" w14:textId="77777777" w:rsidR="00C67427" w:rsidRDefault="00C67427" w:rsidP="007C190C"/>
        </w:tc>
        <w:tc>
          <w:tcPr>
            <w:tcW w:w="2410" w:type="dxa"/>
            <w:vAlign w:val="center"/>
          </w:tcPr>
          <w:p w14:paraId="6EC338E0"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5269D4D2" w14:textId="0F2DEAD1" w:rsidR="00C67427" w:rsidRPr="007F3E17" w:rsidRDefault="00C67427" w:rsidP="007C190C">
            <w:pPr>
              <w:rPr>
                <w:i/>
                <w:iCs/>
              </w:rPr>
            </w:pPr>
          </w:p>
        </w:tc>
      </w:tr>
      <w:tr w:rsidR="00C67427" w14:paraId="732FB2B9" w14:textId="77777777" w:rsidTr="007C190C">
        <w:tc>
          <w:tcPr>
            <w:tcW w:w="1087" w:type="dxa"/>
            <w:vMerge/>
            <w:vAlign w:val="center"/>
          </w:tcPr>
          <w:p w14:paraId="13B0621C" w14:textId="77777777" w:rsidR="00C67427" w:rsidRDefault="00C67427" w:rsidP="007C190C"/>
        </w:tc>
        <w:tc>
          <w:tcPr>
            <w:tcW w:w="1351" w:type="dxa"/>
            <w:vMerge/>
            <w:vAlign w:val="center"/>
          </w:tcPr>
          <w:p w14:paraId="70B0771A" w14:textId="77777777" w:rsidR="00C67427" w:rsidRDefault="00C67427" w:rsidP="007C190C"/>
        </w:tc>
        <w:tc>
          <w:tcPr>
            <w:tcW w:w="2410" w:type="dxa"/>
            <w:vAlign w:val="center"/>
          </w:tcPr>
          <w:p w14:paraId="3CD623B8"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7E252CAC" w14:textId="6F9614BC" w:rsidR="00C67427" w:rsidRPr="007F3E17" w:rsidRDefault="00C67427" w:rsidP="007C190C">
            <w:pPr>
              <w:rPr>
                <w:i/>
                <w:iCs/>
              </w:rPr>
            </w:pPr>
          </w:p>
        </w:tc>
      </w:tr>
      <w:tr w:rsidR="00C67427" w14:paraId="6AAA858D" w14:textId="77777777" w:rsidTr="007C190C">
        <w:tc>
          <w:tcPr>
            <w:tcW w:w="1087" w:type="dxa"/>
            <w:vMerge/>
            <w:vAlign w:val="center"/>
          </w:tcPr>
          <w:p w14:paraId="07E8674F" w14:textId="77777777" w:rsidR="00C67427" w:rsidRDefault="00C67427" w:rsidP="007C190C"/>
        </w:tc>
        <w:tc>
          <w:tcPr>
            <w:tcW w:w="1351" w:type="dxa"/>
            <w:vMerge/>
            <w:vAlign w:val="center"/>
          </w:tcPr>
          <w:p w14:paraId="79CFFE2A" w14:textId="77777777" w:rsidR="00C67427" w:rsidRDefault="00C67427" w:rsidP="007C190C"/>
        </w:tc>
        <w:tc>
          <w:tcPr>
            <w:tcW w:w="2410" w:type="dxa"/>
            <w:vAlign w:val="center"/>
          </w:tcPr>
          <w:p w14:paraId="3B568180"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00B2E93D" w14:textId="6BA67511" w:rsidR="00C67427" w:rsidRPr="007F3E17" w:rsidRDefault="00C67427" w:rsidP="007C190C">
            <w:pPr>
              <w:rPr>
                <w:i/>
                <w:iCs/>
              </w:rPr>
            </w:pPr>
          </w:p>
        </w:tc>
      </w:tr>
      <w:tr w:rsidR="00C67427" w14:paraId="0AA814CD" w14:textId="77777777" w:rsidTr="007C190C">
        <w:tc>
          <w:tcPr>
            <w:tcW w:w="1087" w:type="dxa"/>
            <w:vMerge w:val="restart"/>
            <w:vAlign w:val="center"/>
          </w:tcPr>
          <w:p w14:paraId="2AD25B80" w14:textId="77777777" w:rsidR="00C67427" w:rsidRDefault="00C67427" w:rsidP="007C190C">
            <w:r>
              <w:t>M3_RNA</w:t>
            </w:r>
          </w:p>
        </w:tc>
        <w:tc>
          <w:tcPr>
            <w:tcW w:w="1351" w:type="dxa"/>
            <w:vMerge w:val="restart"/>
            <w:vAlign w:val="center"/>
          </w:tcPr>
          <w:p w14:paraId="630D044E" w14:textId="77777777" w:rsidR="00C67427" w:rsidRDefault="00C67427" w:rsidP="007C190C"/>
        </w:tc>
        <w:tc>
          <w:tcPr>
            <w:tcW w:w="2410" w:type="dxa"/>
            <w:vAlign w:val="center"/>
          </w:tcPr>
          <w:p w14:paraId="056B1721"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78630AF3" w14:textId="6BE60848" w:rsidR="00C67427" w:rsidRPr="007F3E17" w:rsidRDefault="00C67427" w:rsidP="007C190C">
            <w:pPr>
              <w:rPr>
                <w:i/>
                <w:iCs/>
              </w:rPr>
            </w:pPr>
          </w:p>
        </w:tc>
      </w:tr>
      <w:tr w:rsidR="00C67427" w14:paraId="28D95C03" w14:textId="77777777" w:rsidTr="007C190C">
        <w:tc>
          <w:tcPr>
            <w:tcW w:w="1087" w:type="dxa"/>
            <w:vMerge/>
            <w:vAlign w:val="center"/>
          </w:tcPr>
          <w:p w14:paraId="6D32AE26" w14:textId="77777777" w:rsidR="00C67427" w:rsidRDefault="00C67427" w:rsidP="007C190C"/>
        </w:tc>
        <w:tc>
          <w:tcPr>
            <w:tcW w:w="1351" w:type="dxa"/>
            <w:vMerge/>
            <w:vAlign w:val="center"/>
          </w:tcPr>
          <w:p w14:paraId="4C4FD20D" w14:textId="77777777" w:rsidR="00C67427" w:rsidRDefault="00C67427" w:rsidP="007C190C"/>
        </w:tc>
        <w:tc>
          <w:tcPr>
            <w:tcW w:w="2410" w:type="dxa"/>
            <w:vAlign w:val="center"/>
          </w:tcPr>
          <w:p w14:paraId="2D3A2C71"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2BC7BE39" w14:textId="72D89CC7" w:rsidR="00C67427" w:rsidRPr="007F3E17" w:rsidRDefault="00C67427" w:rsidP="007C190C">
            <w:pPr>
              <w:rPr>
                <w:i/>
                <w:iCs/>
              </w:rPr>
            </w:pPr>
          </w:p>
        </w:tc>
      </w:tr>
      <w:tr w:rsidR="00C67427" w14:paraId="728BB4C3" w14:textId="77777777" w:rsidTr="007C190C">
        <w:tc>
          <w:tcPr>
            <w:tcW w:w="1087" w:type="dxa"/>
            <w:vMerge/>
            <w:vAlign w:val="center"/>
          </w:tcPr>
          <w:p w14:paraId="35ABA79F" w14:textId="77777777" w:rsidR="00C67427" w:rsidRDefault="00C67427" w:rsidP="007C190C"/>
        </w:tc>
        <w:tc>
          <w:tcPr>
            <w:tcW w:w="1351" w:type="dxa"/>
            <w:vMerge/>
            <w:vAlign w:val="center"/>
          </w:tcPr>
          <w:p w14:paraId="154A5203" w14:textId="77777777" w:rsidR="00C67427" w:rsidRDefault="00C67427" w:rsidP="007C190C"/>
        </w:tc>
        <w:tc>
          <w:tcPr>
            <w:tcW w:w="2410" w:type="dxa"/>
            <w:vAlign w:val="center"/>
          </w:tcPr>
          <w:p w14:paraId="5F38E8FF"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254F6969" w14:textId="7B036A69" w:rsidR="00C67427" w:rsidRPr="007F3E17" w:rsidRDefault="00C67427" w:rsidP="007C190C">
            <w:pPr>
              <w:rPr>
                <w:i/>
                <w:iCs/>
              </w:rPr>
            </w:pPr>
          </w:p>
        </w:tc>
      </w:tr>
      <w:tr w:rsidR="00C67427" w14:paraId="11BC292A" w14:textId="77777777" w:rsidTr="007C190C">
        <w:tc>
          <w:tcPr>
            <w:tcW w:w="1087" w:type="dxa"/>
            <w:vMerge/>
            <w:vAlign w:val="center"/>
          </w:tcPr>
          <w:p w14:paraId="74A291F3" w14:textId="77777777" w:rsidR="00C67427" w:rsidRDefault="00C67427" w:rsidP="007C190C"/>
        </w:tc>
        <w:tc>
          <w:tcPr>
            <w:tcW w:w="1351" w:type="dxa"/>
            <w:vMerge/>
            <w:vAlign w:val="center"/>
          </w:tcPr>
          <w:p w14:paraId="1BC613E3" w14:textId="77777777" w:rsidR="00C67427" w:rsidRDefault="00C67427" w:rsidP="007C190C"/>
        </w:tc>
        <w:tc>
          <w:tcPr>
            <w:tcW w:w="2410" w:type="dxa"/>
            <w:vAlign w:val="center"/>
          </w:tcPr>
          <w:p w14:paraId="18F5A1A4"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2246D092" w14:textId="4D16428B" w:rsidR="00C67427" w:rsidRPr="007F3E17" w:rsidRDefault="00C67427" w:rsidP="007C190C">
            <w:pPr>
              <w:rPr>
                <w:i/>
                <w:iCs/>
              </w:rPr>
            </w:pPr>
          </w:p>
        </w:tc>
      </w:tr>
      <w:tr w:rsidR="00C67427" w14:paraId="401D514C" w14:textId="77777777" w:rsidTr="007C190C">
        <w:tc>
          <w:tcPr>
            <w:tcW w:w="1087" w:type="dxa"/>
            <w:vMerge w:val="restart"/>
            <w:vAlign w:val="center"/>
          </w:tcPr>
          <w:p w14:paraId="7A83E59A" w14:textId="77777777" w:rsidR="00C67427" w:rsidRDefault="00C67427" w:rsidP="007C190C">
            <w:r>
              <w:t>F1_RNA</w:t>
            </w:r>
          </w:p>
        </w:tc>
        <w:tc>
          <w:tcPr>
            <w:tcW w:w="1351" w:type="dxa"/>
            <w:vMerge w:val="restart"/>
            <w:vAlign w:val="center"/>
          </w:tcPr>
          <w:p w14:paraId="310C51BD" w14:textId="77777777" w:rsidR="00C67427" w:rsidRDefault="00C67427" w:rsidP="007C190C"/>
        </w:tc>
        <w:tc>
          <w:tcPr>
            <w:tcW w:w="2410" w:type="dxa"/>
            <w:vAlign w:val="center"/>
          </w:tcPr>
          <w:p w14:paraId="40A87ED3"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1B164337" w14:textId="6A03A6D6" w:rsidR="00C67427" w:rsidRPr="007F3E17" w:rsidRDefault="00C67427" w:rsidP="007C190C">
            <w:pPr>
              <w:rPr>
                <w:i/>
                <w:iCs/>
              </w:rPr>
            </w:pPr>
          </w:p>
        </w:tc>
      </w:tr>
      <w:tr w:rsidR="00C67427" w14:paraId="0D5C8C07" w14:textId="77777777" w:rsidTr="007C190C">
        <w:tc>
          <w:tcPr>
            <w:tcW w:w="1087" w:type="dxa"/>
            <w:vMerge/>
            <w:vAlign w:val="center"/>
          </w:tcPr>
          <w:p w14:paraId="3FC4B2EA" w14:textId="77777777" w:rsidR="00C67427" w:rsidRDefault="00C67427" w:rsidP="007C190C"/>
        </w:tc>
        <w:tc>
          <w:tcPr>
            <w:tcW w:w="1351" w:type="dxa"/>
            <w:vMerge/>
            <w:vAlign w:val="center"/>
          </w:tcPr>
          <w:p w14:paraId="7810A0D5" w14:textId="77777777" w:rsidR="00C67427" w:rsidRDefault="00C67427" w:rsidP="007C190C"/>
        </w:tc>
        <w:tc>
          <w:tcPr>
            <w:tcW w:w="2410" w:type="dxa"/>
            <w:vAlign w:val="center"/>
          </w:tcPr>
          <w:p w14:paraId="30F705D0"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0FA6CEE9" w14:textId="29243F81" w:rsidR="00C67427" w:rsidRPr="007F3E17" w:rsidRDefault="00C67427" w:rsidP="007C190C">
            <w:pPr>
              <w:rPr>
                <w:i/>
                <w:iCs/>
              </w:rPr>
            </w:pPr>
          </w:p>
        </w:tc>
      </w:tr>
      <w:tr w:rsidR="00C67427" w14:paraId="24B998DC" w14:textId="77777777" w:rsidTr="007C190C">
        <w:tc>
          <w:tcPr>
            <w:tcW w:w="1087" w:type="dxa"/>
            <w:vMerge/>
            <w:vAlign w:val="center"/>
          </w:tcPr>
          <w:p w14:paraId="327491AE" w14:textId="77777777" w:rsidR="00C67427" w:rsidRDefault="00C67427" w:rsidP="007C190C"/>
        </w:tc>
        <w:tc>
          <w:tcPr>
            <w:tcW w:w="1351" w:type="dxa"/>
            <w:vMerge/>
            <w:vAlign w:val="center"/>
          </w:tcPr>
          <w:p w14:paraId="3D058F56" w14:textId="77777777" w:rsidR="00C67427" w:rsidRDefault="00C67427" w:rsidP="007C190C"/>
        </w:tc>
        <w:tc>
          <w:tcPr>
            <w:tcW w:w="2410" w:type="dxa"/>
            <w:vAlign w:val="center"/>
          </w:tcPr>
          <w:p w14:paraId="1958A8E4"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7953F3B6" w14:textId="6EA4F095" w:rsidR="00C67427" w:rsidRPr="007F3E17" w:rsidRDefault="00C67427" w:rsidP="007C190C">
            <w:pPr>
              <w:rPr>
                <w:i/>
                <w:iCs/>
              </w:rPr>
            </w:pPr>
          </w:p>
        </w:tc>
      </w:tr>
      <w:tr w:rsidR="00C67427" w14:paraId="14CD18E2" w14:textId="77777777" w:rsidTr="007C190C">
        <w:tc>
          <w:tcPr>
            <w:tcW w:w="1087" w:type="dxa"/>
            <w:vMerge/>
            <w:vAlign w:val="center"/>
          </w:tcPr>
          <w:p w14:paraId="7F2A009E" w14:textId="77777777" w:rsidR="00C67427" w:rsidRDefault="00C67427" w:rsidP="007C190C"/>
        </w:tc>
        <w:tc>
          <w:tcPr>
            <w:tcW w:w="1351" w:type="dxa"/>
            <w:vMerge/>
            <w:vAlign w:val="center"/>
          </w:tcPr>
          <w:p w14:paraId="09669F4B" w14:textId="77777777" w:rsidR="00C67427" w:rsidRDefault="00C67427" w:rsidP="007C190C"/>
        </w:tc>
        <w:tc>
          <w:tcPr>
            <w:tcW w:w="2410" w:type="dxa"/>
            <w:vAlign w:val="center"/>
          </w:tcPr>
          <w:p w14:paraId="40F9B752"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46FA8BAC" w14:textId="48AE7139" w:rsidR="00C67427" w:rsidRPr="007F3E17" w:rsidRDefault="00C67427" w:rsidP="007C190C">
            <w:pPr>
              <w:rPr>
                <w:i/>
                <w:iCs/>
              </w:rPr>
            </w:pPr>
          </w:p>
        </w:tc>
      </w:tr>
      <w:tr w:rsidR="00C67427" w14:paraId="4D526EE4" w14:textId="77777777" w:rsidTr="007C190C">
        <w:tc>
          <w:tcPr>
            <w:tcW w:w="1087" w:type="dxa"/>
            <w:vMerge w:val="restart"/>
            <w:vAlign w:val="center"/>
          </w:tcPr>
          <w:p w14:paraId="1B404FF3" w14:textId="77777777" w:rsidR="00C67427" w:rsidRDefault="00C67427" w:rsidP="007C190C">
            <w:r>
              <w:t>F2_RNA</w:t>
            </w:r>
          </w:p>
        </w:tc>
        <w:tc>
          <w:tcPr>
            <w:tcW w:w="1351" w:type="dxa"/>
            <w:vMerge w:val="restart"/>
            <w:vAlign w:val="center"/>
          </w:tcPr>
          <w:p w14:paraId="0D47D973" w14:textId="77777777" w:rsidR="00C67427" w:rsidRDefault="00C67427" w:rsidP="007C190C"/>
        </w:tc>
        <w:tc>
          <w:tcPr>
            <w:tcW w:w="2410" w:type="dxa"/>
            <w:vAlign w:val="center"/>
          </w:tcPr>
          <w:p w14:paraId="186DBEC9"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453CECBA" w14:textId="673A8387" w:rsidR="00C67427" w:rsidRPr="007F3E17" w:rsidRDefault="00C67427" w:rsidP="007C190C">
            <w:pPr>
              <w:rPr>
                <w:i/>
                <w:iCs/>
              </w:rPr>
            </w:pPr>
          </w:p>
        </w:tc>
      </w:tr>
      <w:tr w:rsidR="00C67427" w14:paraId="3915DA22" w14:textId="77777777" w:rsidTr="007C190C">
        <w:tc>
          <w:tcPr>
            <w:tcW w:w="1087" w:type="dxa"/>
            <w:vMerge/>
            <w:vAlign w:val="center"/>
          </w:tcPr>
          <w:p w14:paraId="6E74FA11" w14:textId="77777777" w:rsidR="00C67427" w:rsidRDefault="00C67427" w:rsidP="007C190C"/>
        </w:tc>
        <w:tc>
          <w:tcPr>
            <w:tcW w:w="1351" w:type="dxa"/>
            <w:vMerge/>
            <w:vAlign w:val="center"/>
          </w:tcPr>
          <w:p w14:paraId="18AA44D5" w14:textId="77777777" w:rsidR="00C67427" w:rsidRDefault="00C67427" w:rsidP="007C190C"/>
        </w:tc>
        <w:tc>
          <w:tcPr>
            <w:tcW w:w="2410" w:type="dxa"/>
            <w:vAlign w:val="center"/>
          </w:tcPr>
          <w:p w14:paraId="571F4D29"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66DFF70F" w14:textId="4AD4BA7E" w:rsidR="00C67427" w:rsidRPr="007F3E17" w:rsidRDefault="00C67427" w:rsidP="007C190C">
            <w:pPr>
              <w:rPr>
                <w:i/>
                <w:iCs/>
              </w:rPr>
            </w:pPr>
          </w:p>
        </w:tc>
      </w:tr>
      <w:tr w:rsidR="00C67427" w14:paraId="61EC384A" w14:textId="77777777" w:rsidTr="007C190C">
        <w:tc>
          <w:tcPr>
            <w:tcW w:w="1087" w:type="dxa"/>
            <w:vMerge/>
            <w:vAlign w:val="center"/>
          </w:tcPr>
          <w:p w14:paraId="165E2278" w14:textId="77777777" w:rsidR="00C67427" w:rsidRDefault="00C67427" w:rsidP="007C190C"/>
        </w:tc>
        <w:tc>
          <w:tcPr>
            <w:tcW w:w="1351" w:type="dxa"/>
            <w:vMerge/>
            <w:vAlign w:val="center"/>
          </w:tcPr>
          <w:p w14:paraId="345D2073" w14:textId="77777777" w:rsidR="00C67427" w:rsidRDefault="00C67427" w:rsidP="007C190C"/>
        </w:tc>
        <w:tc>
          <w:tcPr>
            <w:tcW w:w="2410" w:type="dxa"/>
            <w:vAlign w:val="center"/>
          </w:tcPr>
          <w:p w14:paraId="73B2A0DC"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26D203E5" w14:textId="5E03558E" w:rsidR="00C67427" w:rsidRPr="007F3E17" w:rsidRDefault="00C67427" w:rsidP="007C190C">
            <w:pPr>
              <w:rPr>
                <w:i/>
                <w:iCs/>
              </w:rPr>
            </w:pPr>
          </w:p>
        </w:tc>
      </w:tr>
      <w:tr w:rsidR="00C67427" w14:paraId="2B14FCA6" w14:textId="77777777" w:rsidTr="007C190C">
        <w:tc>
          <w:tcPr>
            <w:tcW w:w="1087" w:type="dxa"/>
            <w:vMerge/>
            <w:vAlign w:val="center"/>
          </w:tcPr>
          <w:p w14:paraId="3E384F64" w14:textId="77777777" w:rsidR="00C67427" w:rsidRDefault="00C67427" w:rsidP="007C190C"/>
        </w:tc>
        <w:tc>
          <w:tcPr>
            <w:tcW w:w="1351" w:type="dxa"/>
            <w:vMerge/>
            <w:vAlign w:val="center"/>
          </w:tcPr>
          <w:p w14:paraId="114A875F" w14:textId="77777777" w:rsidR="00C67427" w:rsidRDefault="00C67427" w:rsidP="007C190C"/>
        </w:tc>
        <w:tc>
          <w:tcPr>
            <w:tcW w:w="2410" w:type="dxa"/>
            <w:vAlign w:val="center"/>
          </w:tcPr>
          <w:p w14:paraId="73380B65"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481A1142" w14:textId="40F60400" w:rsidR="00C67427" w:rsidRPr="007F3E17" w:rsidRDefault="00C67427" w:rsidP="007C190C">
            <w:pPr>
              <w:rPr>
                <w:i/>
                <w:iCs/>
              </w:rPr>
            </w:pPr>
          </w:p>
        </w:tc>
      </w:tr>
      <w:tr w:rsidR="00C67427" w14:paraId="164B084E" w14:textId="77777777" w:rsidTr="007C190C">
        <w:tc>
          <w:tcPr>
            <w:tcW w:w="1087" w:type="dxa"/>
            <w:vMerge w:val="restart"/>
            <w:vAlign w:val="center"/>
          </w:tcPr>
          <w:p w14:paraId="5F2D46D1" w14:textId="77777777" w:rsidR="00C67427" w:rsidRDefault="00C67427" w:rsidP="007C190C">
            <w:r>
              <w:t>F3_RNA</w:t>
            </w:r>
          </w:p>
        </w:tc>
        <w:tc>
          <w:tcPr>
            <w:tcW w:w="1351" w:type="dxa"/>
            <w:vMerge w:val="restart"/>
            <w:vAlign w:val="center"/>
          </w:tcPr>
          <w:p w14:paraId="6702A9F2" w14:textId="77777777" w:rsidR="00C67427" w:rsidRDefault="00C67427" w:rsidP="007C190C"/>
        </w:tc>
        <w:tc>
          <w:tcPr>
            <w:tcW w:w="2410" w:type="dxa"/>
            <w:vAlign w:val="center"/>
          </w:tcPr>
          <w:p w14:paraId="6C3EA9F0"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3B0A5426" w14:textId="39043E8E" w:rsidR="00C67427" w:rsidRPr="007F3E17" w:rsidRDefault="00C67427" w:rsidP="007C190C">
            <w:pPr>
              <w:rPr>
                <w:i/>
                <w:iCs/>
              </w:rPr>
            </w:pPr>
          </w:p>
        </w:tc>
      </w:tr>
      <w:tr w:rsidR="00C67427" w14:paraId="705CBFAB" w14:textId="77777777" w:rsidTr="007C190C">
        <w:tc>
          <w:tcPr>
            <w:tcW w:w="1087" w:type="dxa"/>
            <w:vMerge/>
          </w:tcPr>
          <w:p w14:paraId="578A4B49" w14:textId="77777777" w:rsidR="00C67427" w:rsidRDefault="00C67427" w:rsidP="007C190C"/>
        </w:tc>
        <w:tc>
          <w:tcPr>
            <w:tcW w:w="1351" w:type="dxa"/>
            <w:vMerge/>
          </w:tcPr>
          <w:p w14:paraId="6F771D23" w14:textId="77777777" w:rsidR="00C67427" w:rsidRDefault="00C67427" w:rsidP="007C190C"/>
        </w:tc>
        <w:tc>
          <w:tcPr>
            <w:tcW w:w="2410" w:type="dxa"/>
            <w:vAlign w:val="center"/>
          </w:tcPr>
          <w:p w14:paraId="47A5BDF4"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3C750565" w14:textId="72E09D28" w:rsidR="00C67427" w:rsidRPr="007F3E17" w:rsidRDefault="00C67427" w:rsidP="007C190C">
            <w:pPr>
              <w:rPr>
                <w:i/>
                <w:iCs/>
              </w:rPr>
            </w:pPr>
          </w:p>
        </w:tc>
      </w:tr>
      <w:tr w:rsidR="00C67427" w14:paraId="760C127E" w14:textId="77777777" w:rsidTr="007C190C">
        <w:tc>
          <w:tcPr>
            <w:tcW w:w="1087" w:type="dxa"/>
            <w:vMerge/>
          </w:tcPr>
          <w:p w14:paraId="3131E401" w14:textId="77777777" w:rsidR="00C67427" w:rsidRDefault="00C67427" w:rsidP="007C190C"/>
        </w:tc>
        <w:tc>
          <w:tcPr>
            <w:tcW w:w="1351" w:type="dxa"/>
            <w:vMerge/>
          </w:tcPr>
          <w:p w14:paraId="6204CEF5" w14:textId="77777777" w:rsidR="00C67427" w:rsidRDefault="00C67427" w:rsidP="007C190C"/>
        </w:tc>
        <w:tc>
          <w:tcPr>
            <w:tcW w:w="2410" w:type="dxa"/>
            <w:vAlign w:val="center"/>
          </w:tcPr>
          <w:p w14:paraId="6D84699D"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0BD4995C" w14:textId="2DFA03FD" w:rsidR="00C67427" w:rsidRPr="007F3E17" w:rsidRDefault="00C67427" w:rsidP="007C190C">
            <w:pPr>
              <w:rPr>
                <w:i/>
                <w:iCs/>
              </w:rPr>
            </w:pPr>
          </w:p>
        </w:tc>
      </w:tr>
      <w:tr w:rsidR="00C67427" w14:paraId="5DCC2697" w14:textId="77777777" w:rsidTr="007C190C">
        <w:tc>
          <w:tcPr>
            <w:tcW w:w="1087" w:type="dxa"/>
            <w:vMerge/>
          </w:tcPr>
          <w:p w14:paraId="482E7531" w14:textId="77777777" w:rsidR="00C67427" w:rsidRDefault="00C67427" w:rsidP="007C190C"/>
        </w:tc>
        <w:tc>
          <w:tcPr>
            <w:tcW w:w="1351" w:type="dxa"/>
            <w:vMerge/>
          </w:tcPr>
          <w:p w14:paraId="3952B7BC" w14:textId="77777777" w:rsidR="00C67427" w:rsidRDefault="00C67427" w:rsidP="007C190C"/>
        </w:tc>
        <w:tc>
          <w:tcPr>
            <w:tcW w:w="2410" w:type="dxa"/>
            <w:vAlign w:val="center"/>
          </w:tcPr>
          <w:p w14:paraId="355F8675"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2CB60435" w14:textId="6B77CF82" w:rsidR="00C67427" w:rsidRPr="007F3E17" w:rsidRDefault="00C67427" w:rsidP="007C190C">
            <w:pPr>
              <w:rPr>
                <w:i/>
                <w:iCs/>
              </w:rPr>
            </w:pPr>
          </w:p>
        </w:tc>
      </w:tr>
    </w:tbl>
    <w:p w14:paraId="307CE45B" w14:textId="77777777" w:rsidR="00C67427" w:rsidRDefault="00C67427" w:rsidP="00776123"/>
    <w:sectPr w:rsidR="00C67427" w:rsidSect="0054700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hristopher Hempel" w:date="2021-01-22T09:50:00Z" w:initials="CH">
    <w:p w14:paraId="3A82D20C" w14:textId="02273B61" w:rsidR="000F17CB" w:rsidRDefault="000F17CB">
      <w:pPr>
        <w:pStyle w:val="CommentText"/>
      </w:pPr>
      <w:r>
        <w:rPr>
          <w:rStyle w:val="CommentReference"/>
        </w:rPr>
        <w:annotationRef/>
      </w:r>
      <w:r w:rsidR="004E356E">
        <w:rPr>
          <w:rStyle w:val="CommentReference"/>
        </w:rPr>
        <w:t>Microbial?</w:t>
      </w:r>
    </w:p>
  </w:comment>
  <w:comment w:id="1" w:author="Christopher Hempel" w:date="2021-06-14T18:04:00Z" w:initials="CH">
    <w:p w14:paraId="0B343C1B" w14:textId="0DE29247" w:rsidR="008C509E" w:rsidRDefault="008C509E">
      <w:pPr>
        <w:pStyle w:val="CommentText"/>
      </w:pPr>
      <w:r>
        <w:rPr>
          <w:rStyle w:val="CommentReference"/>
        </w:rPr>
        <w:annotationRef/>
      </w:r>
      <w:r>
        <w:t>I listed all keywords that possibly came to my mind, needs further “sieving”</w:t>
      </w:r>
    </w:p>
  </w:comment>
  <w:comment w:id="3" w:author="Christopher Hempel" w:date="2021-06-08T17:07:00Z" w:initials="CH">
    <w:p w14:paraId="0288C66D" w14:textId="1F7B9D4F" w:rsidR="00834DF1" w:rsidRDefault="00834DF1">
      <w:pPr>
        <w:pStyle w:val="CommentText"/>
      </w:pPr>
      <w:r>
        <w:rPr>
          <w:rStyle w:val="CommentReference"/>
        </w:rPr>
        <w:annotationRef/>
      </w:r>
      <w:r>
        <w:t>I added this paragraph due to sally’s comment to embed my study into the broader context of ecosystem assessments</w:t>
      </w:r>
    </w:p>
  </w:comment>
  <w:comment w:id="4" w:author="Christopher Hempel" w:date="2021-06-09T12:55:00Z" w:initials="CH">
    <w:p w14:paraId="277A567D" w14:textId="3931F5D7" w:rsidR="006E74D6" w:rsidRDefault="006E74D6">
      <w:pPr>
        <w:pStyle w:val="CommentText"/>
      </w:pPr>
      <w:r>
        <w:rPr>
          <w:rStyle w:val="CommentReference"/>
        </w:rPr>
        <w:annotationRef/>
      </w:r>
      <w:r>
        <w:t>Added this sentence to provide references for the idea that RNA might outperform DNA for ecological assessments.</w:t>
      </w:r>
    </w:p>
  </w:comment>
  <w:comment w:id="5" w:author="Christopher Hempel" w:date="2021-06-09T13:02:00Z" w:initials="CH">
    <w:p w14:paraId="35275374" w14:textId="05BBFACB" w:rsidR="006E74D6" w:rsidRDefault="006E74D6">
      <w:pPr>
        <w:pStyle w:val="CommentText"/>
      </w:pPr>
      <w:r>
        <w:rPr>
          <w:rStyle w:val="CommentReference"/>
        </w:rPr>
        <w:annotationRef/>
      </w:r>
      <w:r>
        <w:t xml:space="preserve">Added this </w:t>
      </w:r>
      <w:proofErr w:type="spellStart"/>
      <w:r>
        <w:t>sentenceto</w:t>
      </w:r>
      <w:proofErr w:type="spellEnd"/>
      <w:r>
        <w:t xml:space="preserve"> include the need for benchmarking in the intro</w:t>
      </w:r>
    </w:p>
  </w:comment>
  <w:comment w:id="6" w:author="Christopher Hempel" w:date="2020-08-07T11:32:00Z" w:initials="CH">
    <w:p w14:paraId="2C95BB55" w14:textId="33763FE0" w:rsidR="000F17CB" w:rsidRDefault="000F17CB">
      <w:pPr>
        <w:pStyle w:val="CommentText"/>
      </w:pPr>
      <w:r>
        <w:rPr>
          <w:rStyle w:val="CommentReference"/>
        </w:rPr>
        <w:annotationRef/>
      </w:r>
      <w:r>
        <w:t>Note to myself – for sample submission at SRA</w:t>
      </w:r>
    </w:p>
  </w:comment>
  <w:comment w:id="7" w:author="Christopher Hempel" w:date="2020-10-09T11:35:00Z" w:initials="CH">
    <w:p w14:paraId="3F6DB319" w14:textId="3736EBE4" w:rsidR="000F17CB" w:rsidRDefault="000F17CB">
      <w:pPr>
        <w:pStyle w:val="CommentText"/>
      </w:pPr>
      <w:r>
        <w:rPr>
          <w:rStyle w:val="CommentReference"/>
        </w:rPr>
        <w:annotationRef/>
      </w:r>
      <w:r>
        <w:t>Provided by Genome Quebec personnel but might change if the</w:t>
      </w:r>
      <w:r w:rsidR="00071AF4">
        <w:t>y</w:t>
      </w:r>
      <w:r>
        <w:t xml:space="preserve"> re-sequence it.</w:t>
      </w:r>
    </w:p>
  </w:comment>
  <w:comment w:id="8" w:author="Christopher Hempel" w:date="2020-12-18T12:13:00Z" w:initials="CH">
    <w:p w14:paraId="487E159B" w14:textId="6822971F" w:rsidR="000F17CB" w:rsidRDefault="000F17CB">
      <w:pPr>
        <w:pStyle w:val="CommentText"/>
      </w:pPr>
      <w:r>
        <w:rPr>
          <w:rStyle w:val="CommentReference"/>
        </w:rPr>
        <w:annotationRef/>
      </w:r>
      <w:r>
        <w:t>Adapt after resequencing</w:t>
      </w:r>
    </w:p>
  </w:comment>
  <w:comment w:id="9" w:author="Christopher Hempel" w:date="2021-01-04T16:28:00Z" w:initials="CH">
    <w:p w14:paraId="63704B18" w14:textId="01D466A8" w:rsidR="000F17CB" w:rsidRDefault="000F17CB" w:rsidP="001A39C7">
      <w:pPr>
        <w:pStyle w:val="CommentText"/>
      </w:pPr>
      <w:r>
        <w:rPr>
          <w:rStyle w:val="CommentReference"/>
        </w:rPr>
        <w:annotationRef/>
      </w:r>
      <w:r>
        <w:t xml:space="preserve">Also, information to get from GQ: </w:t>
      </w:r>
      <w:r>
        <w:rPr>
          <w:rStyle w:val="CommentReference"/>
        </w:rPr>
        <w:annotationRef/>
      </w:r>
      <w:r>
        <w:t xml:space="preserve">Clarify the adaptor trimming and demultiplexing steps (It’s fine if those steps were performed by the sequencing </w:t>
      </w:r>
      <w:proofErr w:type="gramStart"/>
      <w:r>
        <w:t>centre, but</w:t>
      </w:r>
      <w:proofErr w:type="gramEnd"/>
      <w:r>
        <w:t xml:space="preserve"> mention the protocol). (by sally)</w:t>
      </w:r>
    </w:p>
    <w:p w14:paraId="396FE911" w14:textId="65FDC88F" w:rsidR="000F17CB" w:rsidRDefault="000F17CB">
      <w:pPr>
        <w:pStyle w:val="CommentText"/>
      </w:pPr>
    </w:p>
  </w:comment>
  <w:comment w:id="10" w:author="Christopher Hempel" w:date="2020-10-09T11:36:00Z" w:initials="CH">
    <w:p w14:paraId="5CCE90B3" w14:textId="41896406" w:rsidR="000F17CB" w:rsidRDefault="000F17CB">
      <w:pPr>
        <w:pStyle w:val="CommentText"/>
      </w:pPr>
      <w:r>
        <w:rPr>
          <w:rStyle w:val="CommentReference"/>
        </w:rPr>
        <w:annotationRef/>
      </w:r>
      <w:r>
        <w:t>Due to wrong sequencing method used by Genome Quebec, might change in the future if they re-sequence it</w:t>
      </w:r>
    </w:p>
  </w:comment>
  <w:comment w:id="11" w:author="Christopher Hempel" w:date="2021-01-26T16:22:00Z" w:initials="CH">
    <w:p w14:paraId="3D9702A4" w14:textId="4B00F0DE" w:rsidR="000F17CB" w:rsidRDefault="000F17CB">
      <w:pPr>
        <w:pStyle w:val="CommentText"/>
      </w:pPr>
      <w:r>
        <w:rPr>
          <w:rStyle w:val="CommentReference"/>
        </w:rPr>
        <w:annotationRef/>
      </w:r>
      <w:proofErr w:type="spellStart"/>
      <w:r>
        <w:t>Github</w:t>
      </w:r>
      <w:proofErr w:type="spellEnd"/>
      <w:r>
        <w:t xml:space="preserve"> reference, add access date and adapt based on journals</w:t>
      </w:r>
    </w:p>
  </w:comment>
  <w:comment w:id="12" w:author="Christopher Hempel" w:date="2021-01-05T17:00:00Z" w:initials="CH">
    <w:p w14:paraId="0E9F4CBE" w14:textId="0D2B1732" w:rsidR="000F17CB" w:rsidRDefault="000F17CB">
      <w:pPr>
        <w:pStyle w:val="CommentText"/>
      </w:pPr>
      <w:r>
        <w:rPr>
          <w:rStyle w:val="CommentReference"/>
        </w:rPr>
        <w:annotationRef/>
      </w:r>
      <w:r>
        <w:t>Before running data again, download newer version</w:t>
      </w:r>
    </w:p>
  </w:comment>
  <w:comment w:id="13" w:author="Christopher Hempel" w:date="2020-10-19T15:11:00Z" w:initials="CH">
    <w:p w14:paraId="07281607" w14:textId="5D2B4A4A" w:rsidR="000F17CB" w:rsidRDefault="000F17CB">
      <w:pPr>
        <w:pStyle w:val="CommentText"/>
      </w:pPr>
      <w:r>
        <w:rPr>
          <w:rStyle w:val="CommentReference"/>
        </w:rPr>
        <w:annotationRef/>
      </w:r>
      <w:r>
        <w:t>I say species, but we might have to try out just genus level as well. I’ll try both and see how they perform</w:t>
      </w:r>
    </w:p>
  </w:comment>
  <w:comment w:id="14" w:author="Christopher Hempel" w:date="2021-01-18T14:07:00Z" w:initials="CH">
    <w:p w14:paraId="09BACC20" w14:textId="19C7349A" w:rsidR="000F17CB" w:rsidRDefault="000F17CB">
      <w:pPr>
        <w:pStyle w:val="CommentText"/>
      </w:pPr>
      <w:r>
        <w:rPr>
          <w:rStyle w:val="CommentReference"/>
        </w:rPr>
        <w:annotationRef/>
      </w:r>
      <w:r>
        <w:t>adapt</w:t>
      </w:r>
    </w:p>
  </w:comment>
  <w:comment w:id="15" w:author="Sarah Adamowicz" w:date="2020-12-18T17:41:00Z" w:initials="SA">
    <w:p w14:paraId="55981935" w14:textId="77777777" w:rsidR="000F17CB" w:rsidRDefault="000F17CB" w:rsidP="00712F33">
      <w:pPr>
        <w:pStyle w:val="CommentText"/>
      </w:pPr>
      <w:r>
        <w:rPr>
          <w:rStyle w:val="CommentReference"/>
        </w:rPr>
        <w:annotationRef/>
      </w:r>
      <w:r>
        <w:t>Variance of what value?</w:t>
      </w:r>
    </w:p>
  </w:comment>
  <w:comment w:id="16" w:author="Christopher Hempel" w:date="2020-10-19T15:17:00Z" w:initials="CH">
    <w:p w14:paraId="30C5C9AC" w14:textId="22013AB6" w:rsidR="000F17CB" w:rsidRDefault="000F17CB">
      <w:pPr>
        <w:pStyle w:val="CommentText"/>
      </w:pPr>
      <w:r>
        <w:rPr>
          <w:rStyle w:val="CommentReference"/>
        </w:rPr>
        <w:annotationRef/>
      </w:r>
      <w:r>
        <w:t>To be determined, will be done once we see results</w:t>
      </w:r>
    </w:p>
  </w:comment>
  <w:comment w:id="17" w:author="Sarah Adamowicz" w:date="2020-12-18T17:43:00Z" w:initials="SA">
    <w:p w14:paraId="5D47F76C" w14:textId="77777777" w:rsidR="000F17CB" w:rsidRDefault="000F17CB" w:rsidP="00712F33">
      <w:pPr>
        <w:pStyle w:val="CommentText"/>
      </w:pPr>
      <w:r>
        <w:rPr>
          <w:rStyle w:val="CommentReference"/>
        </w:rPr>
        <w:annotationRef/>
      </w:r>
      <w:r>
        <w:t>Again, the variance of what variable?</w:t>
      </w:r>
    </w:p>
  </w:comment>
  <w:comment w:id="24" w:author="Dirk Steinke" w:date="2020-06-09T14:31:00Z" w:initials="DS">
    <w:p w14:paraId="2FDDFEFD" w14:textId="77777777" w:rsidR="000F17CB" w:rsidRDefault="000F17CB" w:rsidP="001550E0">
      <w:pPr>
        <w:pStyle w:val="CommentText"/>
      </w:pPr>
      <w:r>
        <w:rPr>
          <w:rStyle w:val="CommentReference"/>
        </w:rPr>
        <w:annotationRef/>
      </w:r>
      <w:r>
        <w:t>Too much on sequencing depth. Here you can shorten to one or two key items especially since you continue to talk about cost for sequencing depth. Don’t forget the main goal of this paper – comparing two methods. Sequencing depth plays a role but that’s something for the discussion not the introduction.</w:t>
      </w:r>
    </w:p>
  </w:comment>
  <w:comment w:id="28" w:author="Dirk Steinke" w:date="2020-06-09T14:33:00Z" w:initials="DS">
    <w:p w14:paraId="728BFF8E" w14:textId="77777777" w:rsidR="000F17CB" w:rsidRDefault="000F17CB" w:rsidP="001550E0">
      <w:pPr>
        <w:pStyle w:val="CommentText"/>
      </w:pPr>
      <w:r>
        <w:rPr>
          <w:rStyle w:val="CommentReference"/>
        </w:rPr>
        <w:annotationRef/>
      </w:r>
      <w:r>
        <w:t>Service discontinued – so not really an alternative for people that want to buy one now.</w:t>
      </w:r>
    </w:p>
  </w:comment>
  <w:comment w:id="29" w:author="Dirk Steinke" w:date="2020-06-09T14:34:00Z" w:initials="DS">
    <w:p w14:paraId="7FD7EE02" w14:textId="77777777" w:rsidR="000F17CB" w:rsidRDefault="000F17CB" w:rsidP="001550E0">
      <w:pPr>
        <w:pStyle w:val="CommentText"/>
      </w:pPr>
      <w:r>
        <w:rPr>
          <w:rStyle w:val="CommentReference"/>
        </w:rPr>
        <w:annotationRef/>
      </w:r>
      <w:r>
        <w:t xml:space="preserve">Not here – if at all in the discussion. </w:t>
      </w:r>
    </w:p>
  </w:comment>
  <w:comment w:id="30" w:author="Christopher Hempel" w:date="2020-05-27T19:55:00Z" w:initials="CH">
    <w:p w14:paraId="5962007F" w14:textId="77777777" w:rsidR="000F17CB" w:rsidRDefault="000F17CB" w:rsidP="00E97D19">
      <w:pPr>
        <w:pStyle w:val="CommentText"/>
      </w:pPr>
      <w:r>
        <w:rPr>
          <w:rStyle w:val="CommentReference"/>
        </w:rPr>
        <w:annotationRef/>
      </w:r>
      <w:r>
        <w:rPr>
          <w:rStyle w:val="CommentReference"/>
        </w:rPr>
        <w:annotationRef/>
      </w:r>
      <w:r>
        <w:t xml:space="preserve">Both predictions are actually obvious because it’s clear that metagenomics will perform bad at moderate sequencing depth and that pipelines can make a huge difference, especially </w:t>
      </w:r>
      <w:proofErr w:type="spellStart"/>
      <w:r>
        <w:t>deoending</w:t>
      </w:r>
      <w:proofErr w:type="spellEnd"/>
      <w:r>
        <w:t xml:space="preserve"> on the reference </w:t>
      </w:r>
      <w:proofErr w:type="spellStart"/>
      <w:r>
        <w:t>db</w:t>
      </w:r>
      <w:proofErr w:type="spellEnd"/>
      <w:r>
        <w:t xml:space="preserve"> is used. Maybe removing this paragraph?</w:t>
      </w:r>
    </w:p>
    <w:p w14:paraId="1FB9F3A9" w14:textId="77777777" w:rsidR="000F17CB" w:rsidRDefault="000F17CB" w:rsidP="00E97D19">
      <w:pPr>
        <w:pStyle w:val="CommentText"/>
      </w:pPr>
    </w:p>
  </w:comment>
  <w:comment w:id="31" w:author="Dirk Steinke" w:date="2020-06-09T14:44:00Z" w:initials="DS">
    <w:p w14:paraId="3BC566F9" w14:textId="77777777" w:rsidR="000F17CB" w:rsidRDefault="000F17CB" w:rsidP="00E97D19">
      <w:pPr>
        <w:pStyle w:val="CommentText"/>
      </w:pPr>
      <w:r>
        <w:rPr>
          <w:rStyle w:val="CommentReference"/>
        </w:rPr>
        <w:annotationRef/>
      </w:r>
      <w:r>
        <w:t>Normally papers make no such predictions in the introductions. You can use those in the discussion but here they have no place.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A82D20C" w15:done="0"/>
  <w15:commentEx w15:paraId="0B343C1B" w15:done="0"/>
  <w15:commentEx w15:paraId="0288C66D" w15:done="0"/>
  <w15:commentEx w15:paraId="277A567D" w15:done="0"/>
  <w15:commentEx w15:paraId="35275374" w15:done="0"/>
  <w15:commentEx w15:paraId="2C95BB55" w15:done="0"/>
  <w15:commentEx w15:paraId="3F6DB319" w15:done="0"/>
  <w15:commentEx w15:paraId="487E159B" w15:done="0"/>
  <w15:commentEx w15:paraId="396FE911" w15:paraIdParent="487E159B" w15:done="0"/>
  <w15:commentEx w15:paraId="5CCE90B3" w15:done="0"/>
  <w15:commentEx w15:paraId="3D9702A4" w15:done="0"/>
  <w15:commentEx w15:paraId="0E9F4CBE" w15:done="0"/>
  <w15:commentEx w15:paraId="07281607" w15:done="0"/>
  <w15:commentEx w15:paraId="09BACC20" w15:done="0"/>
  <w15:commentEx w15:paraId="55981935" w15:done="0"/>
  <w15:commentEx w15:paraId="30C5C9AC" w15:done="0"/>
  <w15:commentEx w15:paraId="5D47F76C" w15:done="0"/>
  <w15:commentEx w15:paraId="2FDDFEFD" w15:done="0"/>
  <w15:commentEx w15:paraId="728BFF8E" w15:done="0"/>
  <w15:commentEx w15:paraId="7FD7EE02" w15:done="0"/>
  <w15:commentEx w15:paraId="1FB9F3A9" w15:done="0"/>
  <w15:commentEx w15:paraId="3BC566F9" w15:paraIdParent="1FB9F3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51E6D" w16cex:dateUtc="2021-01-22T14:50:00Z"/>
  <w16cex:commentExtensible w16cex:durableId="247218B8" w16cex:dateUtc="2021-06-14T22:04:00Z"/>
  <w16cex:commentExtensible w16cex:durableId="246A2249" w16cex:dateUtc="2021-06-08T21:07:00Z"/>
  <w16cex:commentExtensible w16cex:durableId="246B38C4" w16cex:dateUtc="2021-06-09T16:55:00Z"/>
  <w16cex:commentExtensible w16cex:durableId="246B3A68" w16cex:dateUtc="2021-06-09T17:02:00Z"/>
  <w16cex:commentExtensible w16cex:durableId="22D7BA59" w16cex:dateUtc="2020-08-07T15:32:00Z"/>
  <w16cex:commentExtensible w16cex:durableId="232AC98D" w16cex:dateUtc="2020-10-09T15:35:00Z"/>
  <w16cex:commentExtensible w16cex:durableId="23871B5D" w16cex:dateUtc="2020-12-18T17:13:00Z"/>
  <w16cex:commentExtensible w16cex:durableId="239DC0C8" w16cex:dateUtc="2021-01-04T21:28:00Z"/>
  <w16cex:commentExtensible w16cex:durableId="232AC9B9" w16cex:dateUtc="2020-10-09T15:36:00Z"/>
  <w16cex:commentExtensible w16cex:durableId="23BAC02E" w16cex:dateUtc="2021-01-26T21:22:00Z"/>
  <w16cex:commentExtensible w16cex:durableId="239F19B3" w16cex:dateUtc="2021-01-05T22:00:00Z"/>
  <w16cex:commentExtensible w16cex:durableId="23382B0A" w16cex:dateUtc="2020-10-19T19:11:00Z"/>
  <w16cex:commentExtensible w16cex:durableId="23B014A5" w16cex:dateUtc="2021-01-18T19:07:00Z"/>
  <w16cex:commentExtensible w16cex:durableId="23382C90" w16cex:dateUtc="2020-10-19T19:17:00Z"/>
  <w16cex:commentExtensible w16cex:durableId="228CB461" w16cex:dateUtc="2020-06-09T18:31:00Z"/>
  <w16cex:commentExtensible w16cex:durableId="228CB446" w16cex:dateUtc="2020-06-09T18:33:00Z"/>
  <w16cex:commentExtensible w16cex:durableId="228CB445" w16cex:dateUtc="2020-06-09T18:34:00Z"/>
  <w16cex:commentExtensible w16cex:durableId="2279444B" w16cex:dateUtc="2020-05-27T23:55:00Z"/>
  <w16cex:commentExtensible w16cex:durableId="228A1EB2" w16cex:dateUtc="2020-06-09T1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A82D20C" w16cid:durableId="23B51E6D"/>
  <w16cid:commentId w16cid:paraId="0B343C1B" w16cid:durableId="247218B8"/>
  <w16cid:commentId w16cid:paraId="0288C66D" w16cid:durableId="246A2249"/>
  <w16cid:commentId w16cid:paraId="277A567D" w16cid:durableId="246B38C4"/>
  <w16cid:commentId w16cid:paraId="35275374" w16cid:durableId="246B3A68"/>
  <w16cid:commentId w16cid:paraId="2C95BB55" w16cid:durableId="22D7BA59"/>
  <w16cid:commentId w16cid:paraId="3F6DB319" w16cid:durableId="232AC98D"/>
  <w16cid:commentId w16cid:paraId="487E159B" w16cid:durableId="23871B5D"/>
  <w16cid:commentId w16cid:paraId="396FE911" w16cid:durableId="239DC0C8"/>
  <w16cid:commentId w16cid:paraId="5CCE90B3" w16cid:durableId="232AC9B9"/>
  <w16cid:commentId w16cid:paraId="3D9702A4" w16cid:durableId="23BAC02E"/>
  <w16cid:commentId w16cid:paraId="0E9F4CBE" w16cid:durableId="239F19B3"/>
  <w16cid:commentId w16cid:paraId="07281607" w16cid:durableId="23382B0A"/>
  <w16cid:commentId w16cid:paraId="09BACC20" w16cid:durableId="23B014A5"/>
  <w16cid:commentId w16cid:paraId="55981935" w16cid:durableId="23876831"/>
  <w16cid:commentId w16cid:paraId="30C5C9AC" w16cid:durableId="23382C90"/>
  <w16cid:commentId w16cid:paraId="5D47F76C" w16cid:durableId="238768B1"/>
  <w16cid:commentId w16cid:paraId="2FDDFEFD" w16cid:durableId="228CB461"/>
  <w16cid:commentId w16cid:paraId="728BFF8E" w16cid:durableId="228CB446"/>
  <w16cid:commentId w16cid:paraId="7FD7EE02" w16cid:durableId="228CB445"/>
  <w16cid:commentId w16cid:paraId="1FB9F3A9" w16cid:durableId="2279444B"/>
  <w16cid:commentId w16cid:paraId="3BC566F9" w16cid:durableId="228A1EB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Arial Unicode MS"/>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Arial"/>
    <w:panose1 w:val="020B0604020202020204"/>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27EF4"/>
    <w:multiLevelType w:val="hybridMultilevel"/>
    <w:tmpl w:val="4C269F7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E51C0E"/>
    <w:multiLevelType w:val="hybridMultilevel"/>
    <w:tmpl w:val="D21C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C41FF"/>
    <w:multiLevelType w:val="hybridMultilevel"/>
    <w:tmpl w:val="38D47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9F7D0C"/>
    <w:multiLevelType w:val="hybridMultilevel"/>
    <w:tmpl w:val="F6469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93E17"/>
    <w:multiLevelType w:val="hybridMultilevel"/>
    <w:tmpl w:val="EA78B8FC"/>
    <w:lvl w:ilvl="0" w:tplc="423EBF06">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123269"/>
    <w:multiLevelType w:val="hybridMultilevel"/>
    <w:tmpl w:val="B9AC9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FD4E26"/>
    <w:multiLevelType w:val="hybridMultilevel"/>
    <w:tmpl w:val="7716E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FC4AFE"/>
    <w:multiLevelType w:val="hybridMultilevel"/>
    <w:tmpl w:val="33906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9942AE"/>
    <w:multiLevelType w:val="hybridMultilevel"/>
    <w:tmpl w:val="0D084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9715F9"/>
    <w:multiLevelType w:val="hybridMultilevel"/>
    <w:tmpl w:val="24740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505C1E"/>
    <w:multiLevelType w:val="multilevel"/>
    <w:tmpl w:val="7B96AD56"/>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7A3175EA"/>
    <w:multiLevelType w:val="hybridMultilevel"/>
    <w:tmpl w:val="28D610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1"/>
  </w:num>
  <w:num w:numId="5">
    <w:abstractNumId w:val="2"/>
  </w:num>
  <w:num w:numId="6">
    <w:abstractNumId w:val="10"/>
  </w:num>
  <w:num w:numId="7">
    <w:abstractNumId w:val="6"/>
  </w:num>
  <w:num w:numId="8">
    <w:abstractNumId w:val="0"/>
  </w:num>
  <w:num w:numId="9">
    <w:abstractNumId w:val="5"/>
  </w:num>
  <w:num w:numId="10">
    <w:abstractNumId w:val="9"/>
  </w:num>
  <w:num w:numId="11">
    <w:abstractNumId w:val="3"/>
  </w:num>
  <w:num w:numId="12">
    <w:abstractNumId w:val="1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 Hempel">
    <w15:presenceInfo w15:providerId="Windows Live" w15:userId="be5ea5624116c9a4"/>
  </w15:person>
  <w15:person w15:author="Sarah Adamowicz">
    <w15:presenceInfo w15:providerId="None" w15:userId="Sarah Adamowicz"/>
  </w15:person>
  <w15:person w15:author="Dirk Steinke">
    <w15:presenceInfo w15:providerId="AD" w15:userId="S::dsteinke@uoguelph.ca::33570575-1764-47de-8574-492888b1cf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700"/>
    <w:rsid w:val="0001538D"/>
    <w:rsid w:val="0001701A"/>
    <w:rsid w:val="00021C87"/>
    <w:rsid w:val="00031DA9"/>
    <w:rsid w:val="00032E5E"/>
    <w:rsid w:val="00035F5F"/>
    <w:rsid w:val="00040022"/>
    <w:rsid w:val="00041BE2"/>
    <w:rsid w:val="000421AB"/>
    <w:rsid w:val="00050BEA"/>
    <w:rsid w:val="00060BDB"/>
    <w:rsid w:val="00063736"/>
    <w:rsid w:val="00064413"/>
    <w:rsid w:val="00066A22"/>
    <w:rsid w:val="00067765"/>
    <w:rsid w:val="00071AA6"/>
    <w:rsid w:val="00071AF4"/>
    <w:rsid w:val="00073504"/>
    <w:rsid w:val="00074D69"/>
    <w:rsid w:val="00074DD4"/>
    <w:rsid w:val="000770CC"/>
    <w:rsid w:val="000803DB"/>
    <w:rsid w:val="000813BC"/>
    <w:rsid w:val="000848B1"/>
    <w:rsid w:val="00092955"/>
    <w:rsid w:val="000A1861"/>
    <w:rsid w:val="000A2EF7"/>
    <w:rsid w:val="000A37E7"/>
    <w:rsid w:val="000A70BC"/>
    <w:rsid w:val="000B1C95"/>
    <w:rsid w:val="000B21A8"/>
    <w:rsid w:val="000B4893"/>
    <w:rsid w:val="000B529C"/>
    <w:rsid w:val="000C0CFC"/>
    <w:rsid w:val="000C3BF6"/>
    <w:rsid w:val="000C68EE"/>
    <w:rsid w:val="000D17B1"/>
    <w:rsid w:val="000D46B8"/>
    <w:rsid w:val="000E48E2"/>
    <w:rsid w:val="000E4B4D"/>
    <w:rsid w:val="000E68D1"/>
    <w:rsid w:val="000E6CC3"/>
    <w:rsid w:val="000F17CB"/>
    <w:rsid w:val="000F1848"/>
    <w:rsid w:val="000F37A3"/>
    <w:rsid w:val="000F5FFB"/>
    <w:rsid w:val="0010011E"/>
    <w:rsid w:val="00100D81"/>
    <w:rsid w:val="0010348C"/>
    <w:rsid w:val="00103870"/>
    <w:rsid w:val="00111265"/>
    <w:rsid w:val="001149B6"/>
    <w:rsid w:val="00124D78"/>
    <w:rsid w:val="001308EB"/>
    <w:rsid w:val="0013277C"/>
    <w:rsid w:val="00132B1D"/>
    <w:rsid w:val="001352FE"/>
    <w:rsid w:val="00136C7D"/>
    <w:rsid w:val="00137A26"/>
    <w:rsid w:val="00137B30"/>
    <w:rsid w:val="00137E26"/>
    <w:rsid w:val="00150F96"/>
    <w:rsid w:val="00154801"/>
    <w:rsid w:val="001550E0"/>
    <w:rsid w:val="00163961"/>
    <w:rsid w:val="00166881"/>
    <w:rsid w:val="00173A9E"/>
    <w:rsid w:val="0017697A"/>
    <w:rsid w:val="00177237"/>
    <w:rsid w:val="00180750"/>
    <w:rsid w:val="00180EE5"/>
    <w:rsid w:val="00185301"/>
    <w:rsid w:val="00185653"/>
    <w:rsid w:val="00187B29"/>
    <w:rsid w:val="00194CC3"/>
    <w:rsid w:val="001A2ECC"/>
    <w:rsid w:val="001A39C7"/>
    <w:rsid w:val="001A4A7E"/>
    <w:rsid w:val="001B2FBE"/>
    <w:rsid w:val="001B4483"/>
    <w:rsid w:val="001B5C07"/>
    <w:rsid w:val="001B6AFD"/>
    <w:rsid w:val="001C1B47"/>
    <w:rsid w:val="001C3106"/>
    <w:rsid w:val="001D1C4C"/>
    <w:rsid w:val="001D1F2D"/>
    <w:rsid w:val="001D29BE"/>
    <w:rsid w:val="001D2ECE"/>
    <w:rsid w:val="001F0606"/>
    <w:rsid w:val="001F09D3"/>
    <w:rsid w:val="001F12D3"/>
    <w:rsid w:val="001F17DD"/>
    <w:rsid w:val="001F1F49"/>
    <w:rsid w:val="001F532F"/>
    <w:rsid w:val="001F6427"/>
    <w:rsid w:val="00202CD7"/>
    <w:rsid w:val="002034E5"/>
    <w:rsid w:val="0020364F"/>
    <w:rsid w:val="00203981"/>
    <w:rsid w:val="00205CCC"/>
    <w:rsid w:val="00215C89"/>
    <w:rsid w:val="00222941"/>
    <w:rsid w:val="002246A6"/>
    <w:rsid w:val="002277E0"/>
    <w:rsid w:val="00227AF8"/>
    <w:rsid w:val="00236B98"/>
    <w:rsid w:val="00242225"/>
    <w:rsid w:val="00250B08"/>
    <w:rsid w:val="0025445D"/>
    <w:rsid w:val="00254493"/>
    <w:rsid w:val="0025626A"/>
    <w:rsid w:val="0026033B"/>
    <w:rsid w:val="002652E5"/>
    <w:rsid w:val="00271677"/>
    <w:rsid w:val="00272007"/>
    <w:rsid w:val="0027444D"/>
    <w:rsid w:val="002821DA"/>
    <w:rsid w:val="00286543"/>
    <w:rsid w:val="00293E54"/>
    <w:rsid w:val="002A2979"/>
    <w:rsid w:val="002A4F7E"/>
    <w:rsid w:val="002A772E"/>
    <w:rsid w:val="002B753B"/>
    <w:rsid w:val="002C18E7"/>
    <w:rsid w:val="002C53FE"/>
    <w:rsid w:val="002C57A6"/>
    <w:rsid w:val="002C6EB8"/>
    <w:rsid w:val="002C6F6F"/>
    <w:rsid w:val="002D1DC2"/>
    <w:rsid w:val="002D32D7"/>
    <w:rsid w:val="002D5A57"/>
    <w:rsid w:val="002D5F25"/>
    <w:rsid w:val="002D621A"/>
    <w:rsid w:val="002E0587"/>
    <w:rsid w:val="002E0CED"/>
    <w:rsid w:val="002E3B8F"/>
    <w:rsid w:val="002E3D51"/>
    <w:rsid w:val="002F276C"/>
    <w:rsid w:val="002F3370"/>
    <w:rsid w:val="003124FC"/>
    <w:rsid w:val="00312A0C"/>
    <w:rsid w:val="0031421C"/>
    <w:rsid w:val="00314971"/>
    <w:rsid w:val="00322F8B"/>
    <w:rsid w:val="0032584B"/>
    <w:rsid w:val="00330751"/>
    <w:rsid w:val="003330BD"/>
    <w:rsid w:val="003420E2"/>
    <w:rsid w:val="003561B3"/>
    <w:rsid w:val="00370C9E"/>
    <w:rsid w:val="00371749"/>
    <w:rsid w:val="003728CE"/>
    <w:rsid w:val="00381EEA"/>
    <w:rsid w:val="00384C6B"/>
    <w:rsid w:val="003A176D"/>
    <w:rsid w:val="003A1E4D"/>
    <w:rsid w:val="003A356E"/>
    <w:rsid w:val="003B2870"/>
    <w:rsid w:val="003B343F"/>
    <w:rsid w:val="003C4AE7"/>
    <w:rsid w:val="003C5AAB"/>
    <w:rsid w:val="003D0719"/>
    <w:rsid w:val="003D48E5"/>
    <w:rsid w:val="003E2C36"/>
    <w:rsid w:val="003E4165"/>
    <w:rsid w:val="003F26B6"/>
    <w:rsid w:val="00402034"/>
    <w:rsid w:val="00412A85"/>
    <w:rsid w:val="00413EAF"/>
    <w:rsid w:val="00414D8B"/>
    <w:rsid w:val="0041647A"/>
    <w:rsid w:val="0042209E"/>
    <w:rsid w:val="004229F1"/>
    <w:rsid w:val="00433D99"/>
    <w:rsid w:val="00434502"/>
    <w:rsid w:val="00440913"/>
    <w:rsid w:val="00444718"/>
    <w:rsid w:val="004515D7"/>
    <w:rsid w:val="0045300C"/>
    <w:rsid w:val="00455BAE"/>
    <w:rsid w:val="00457738"/>
    <w:rsid w:val="004610F2"/>
    <w:rsid w:val="00463302"/>
    <w:rsid w:val="00477AC4"/>
    <w:rsid w:val="004850F6"/>
    <w:rsid w:val="00485983"/>
    <w:rsid w:val="00487CC7"/>
    <w:rsid w:val="0049163C"/>
    <w:rsid w:val="00492EC2"/>
    <w:rsid w:val="00495EE4"/>
    <w:rsid w:val="004A146F"/>
    <w:rsid w:val="004A265E"/>
    <w:rsid w:val="004A37AA"/>
    <w:rsid w:val="004A70C5"/>
    <w:rsid w:val="004A7FFD"/>
    <w:rsid w:val="004B1D38"/>
    <w:rsid w:val="004B4023"/>
    <w:rsid w:val="004B428E"/>
    <w:rsid w:val="004C284B"/>
    <w:rsid w:val="004C2E40"/>
    <w:rsid w:val="004D5825"/>
    <w:rsid w:val="004D66A3"/>
    <w:rsid w:val="004E356E"/>
    <w:rsid w:val="004F3EB3"/>
    <w:rsid w:val="00500B1A"/>
    <w:rsid w:val="0050481D"/>
    <w:rsid w:val="0051007C"/>
    <w:rsid w:val="00510DF6"/>
    <w:rsid w:val="0052095C"/>
    <w:rsid w:val="00527311"/>
    <w:rsid w:val="00530671"/>
    <w:rsid w:val="00531D93"/>
    <w:rsid w:val="00537F54"/>
    <w:rsid w:val="00542C31"/>
    <w:rsid w:val="00542F0B"/>
    <w:rsid w:val="0054301D"/>
    <w:rsid w:val="00547004"/>
    <w:rsid w:val="00547A28"/>
    <w:rsid w:val="00550923"/>
    <w:rsid w:val="00566242"/>
    <w:rsid w:val="00575A73"/>
    <w:rsid w:val="00581799"/>
    <w:rsid w:val="00584375"/>
    <w:rsid w:val="00586671"/>
    <w:rsid w:val="005869F3"/>
    <w:rsid w:val="00587316"/>
    <w:rsid w:val="00596CFB"/>
    <w:rsid w:val="00597031"/>
    <w:rsid w:val="005A3700"/>
    <w:rsid w:val="005C059A"/>
    <w:rsid w:val="005C06A1"/>
    <w:rsid w:val="005C4B87"/>
    <w:rsid w:val="005C6BE4"/>
    <w:rsid w:val="005D058C"/>
    <w:rsid w:val="005D113D"/>
    <w:rsid w:val="005D3984"/>
    <w:rsid w:val="005D766B"/>
    <w:rsid w:val="005E282F"/>
    <w:rsid w:val="005F161E"/>
    <w:rsid w:val="005F1BC0"/>
    <w:rsid w:val="005F4FAF"/>
    <w:rsid w:val="005F7CE5"/>
    <w:rsid w:val="00604EFB"/>
    <w:rsid w:val="00610B31"/>
    <w:rsid w:val="00612BB6"/>
    <w:rsid w:val="00617473"/>
    <w:rsid w:val="0062354A"/>
    <w:rsid w:val="00635448"/>
    <w:rsid w:val="00641CEE"/>
    <w:rsid w:val="0064306C"/>
    <w:rsid w:val="00645104"/>
    <w:rsid w:val="0065579B"/>
    <w:rsid w:val="00660647"/>
    <w:rsid w:val="00672ECB"/>
    <w:rsid w:val="00673FC9"/>
    <w:rsid w:val="006823DD"/>
    <w:rsid w:val="006939CC"/>
    <w:rsid w:val="00696C5A"/>
    <w:rsid w:val="006A12D3"/>
    <w:rsid w:val="006A3798"/>
    <w:rsid w:val="006B2701"/>
    <w:rsid w:val="006C5410"/>
    <w:rsid w:val="006D2D9A"/>
    <w:rsid w:val="006D52A2"/>
    <w:rsid w:val="006D7787"/>
    <w:rsid w:val="006E2813"/>
    <w:rsid w:val="006E3FE1"/>
    <w:rsid w:val="006E6787"/>
    <w:rsid w:val="006E74D5"/>
    <w:rsid w:val="006E74D6"/>
    <w:rsid w:val="006F5086"/>
    <w:rsid w:val="006F5F4E"/>
    <w:rsid w:val="007032DD"/>
    <w:rsid w:val="00705467"/>
    <w:rsid w:val="007077D7"/>
    <w:rsid w:val="00711B9E"/>
    <w:rsid w:val="00712B65"/>
    <w:rsid w:val="00712F33"/>
    <w:rsid w:val="00724122"/>
    <w:rsid w:val="007241CF"/>
    <w:rsid w:val="007242ED"/>
    <w:rsid w:val="00733B53"/>
    <w:rsid w:val="00736DAA"/>
    <w:rsid w:val="00745407"/>
    <w:rsid w:val="00745C9E"/>
    <w:rsid w:val="00745D52"/>
    <w:rsid w:val="00746676"/>
    <w:rsid w:val="00746C95"/>
    <w:rsid w:val="0075059D"/>
    <w:rsid w:val="0075149C"/>
    <w:rsid w:val="00753451"/>
    <w:rsid w:val="0075587D"/>
    <w:rsid w:val="007559DD"/>
    <w:rsid w:val="007645E2"/>
    <w:rsid w:val="00767928"/>
    <w:rsid w:val="00776123"/>
    <w:rsid w:val="0078231D"/>
    <w:rsid w:val="00795AE9"/>
    <w:rsid w:val="007A090D"/>
    <w:rsid w:val="007A394B"/>
    <w:rsid w:val="007A6586"/>
    <w:rsid w:val="007B7DE4"/>
    <w:rsid w:val="007C190C"/>
    <w:rsid w:val="007C5BBC"/>
    <w:rsid w:val="007D6F87"/>
    <w:rsid w:val="007E18EB"/>
    <w:rsid w:val="007F079D"/>
    <w:rsid w:val="007F2596"/>
    <w:rsid w:val="007F3E17"/>
    <w:rsid w:val="007F4852"/>
    <w:rsid w:val="00816633"/>
    <w:rsid w:val="00832935"/>
    <w:rsid w:val="00834DF1"/>
    <w:rsid w:val="00846409"/>
    <w:rsid w:val="00850632"/>
    <w:rsid w:val="00853528"/>
    <w:rsid w:val="008550F8"/>
    <w:rsid w:val="00860034"/>
    <w:rsid w:val="008639DE"/>
    <w:rsid w:val="00872E56"/>
    <w:rsid w:val="00886040"/>
    <w:rsid w:val="008945AA"/>
    <w:rsid w:val="008949C6"/>
    <w:rsid w:val="00896C79"/>
    <w:rsid w:val="008A2E90"/>
    <w:rsid w:val="008A49D6"/>
    <w:rsid w:val="008A57E7"/>
    <w:rsid w:val="008A75A7"/>
    <w:rsid w:val="008A7DD0"/>
    <w:rsid w:val="008A7FDD"/>
    <w:rsid w:val="008B29F5"/>
    <w:rsid w:val="008C4431"/>
    <w:rsid w:val="008C509E"/>
    <w:rsid w:val="008D510C"/>
    <w:rsid w:val="008D5662"/>
    <w:rsid w:val="008E6FC6"/>
    <w:rsid w:val="008F1402"/>
    <w:rsid w:val="008F49B7"/>
    <w:rsid w:val="008F5195"/>
    <w:rsid w:val="00900C66"/>
    <w:rsid w:val="00905D51"/>
    <w:rsid w:val="00906044"/>
    <w:rsid w:val="009065F5"/>
    <w:rsid w:val="00922AC1"/>
    <w:rsid w:val="0092337B"/>
    <w:rsid w:val="009250C3"/>
    <w:rsid w:val="0092616B"/>
    <w:rsid w:val="00932952"/>
    <w:rsid w:val="00935A09"/>
    <w:rsid w:val="00942F26"/>
    <w:rsid w:val="009459B5"/>
    <w:rsid w:val="00946C57"/>
    <w:rsid w:val="0095217A"/>
    <w:rsid w:val="00954DDE"/>
    <w:rsid w:val="0095599E"/>
    <w:rsid w:val="00970B3A"/>
    <w:rsid w:val="00974577"/>
    <w:rsid w:val="00984070"/>
    <w:rsid w:val="00984E4F"/>
    <w:rsid w:val="00987EBB"/>
    <w:rsid w:val="009900C8"/>
    <w:rsid w:val="0099336C"/>
    <w:rsid w:val="009A387B"/>
    <w:rsid w:val="009A5B17"/>
    <w:rsid w:val="009B29C6"/>
    <w:rsid w:val="009C2C21"/>
    <w:rsid w:val="009C6F2A"/>
    <w:rsid w:val="009D5A3F"/>
    <w:rsid w:val="009E22BF"/>
    <w:rsid w:val="009E28E9"/>
    <w:rsid w:val="009E7E8C"/>
    <w:rsid w:val="009F2E70"/>
    <w:rsid w:val="009F4F96"/>
    <w:rsid w:val="009F6B54"/>
    <w:rsid w:val="009F6CC0"/>
    <w:rsid w:val="00A026FA"/>
    <w:rsid w:val="00A054A8"/>
    <w:rsid w:val="00A12593"/>
    <w:rsid w:val="00A200C3"/>
    <w:rsid w:val="00A2040A"/>
    <w:rsid w:val="00A2125B"/>
    <w:rsid w:val="00A21290"/>
    <w:rsid w:val="00A26713"/>
    <w:rsid w:val="00A26B16"/>
    <w:rsid w:val="00A30EC5"/>
    <w:rsid w:val="00A320D5"/>
    <w:rsid w:val="00A35E1D"/>
    <w:rsid w:val="00A4099D"/>
    <w:rsid w:val="00A53043"/>
    <w:rsid w:val="00A57A05"/>
    <w:rsid w:val="00A60820"/>
    <w:rsid w:val="00A62F5A"/>
    <w:rsid w:val="00A650BD"/>
    <w:rsid w:val="00A72407"/>
    <w:rsid w:val="00A725F5"/>
    <w:rsid w:val="00A76893"/>
    <w:rsid w:val="00A819B8"/>
    <w:rsid w:val="00A90DAB"/>
    <w:rsid w:val="00A92CAD"/>
    <w:rsid w:val="00A96A61"/>
    <w:rsid w:val="00AA01B4"/>
    <w:rsid w:val="00AA266E"/>
    <w:rsid w:val="00AA47A8"/>
    <w:rsid w:val="00AA6A06"/>
    <w:rsid w:val="00AA6DE3"/>
    <w:rsid w:val="00AB0188"/>
    <w:rsid w:val="00AB03A7"/>
    <w:rsid w:val="00AB1842"/>
    <w:rsid w:val="00AB2BD4"/>
    <w:rsid w:val="00AB321C"/>
    <w:rsid w:val="00AB3BC1"/>
    <w:rsid w:val="00AB523C"/>
    <w:rsid w:val="00AC0270"/>
    <w:rsid w:val="00AC3A7D"/>
    <w:rsid w:val="00AD7C3E"/>
    <w:rsid w:val="00AD7CE8"/>
    <w:rsid w:val="00AE0317"/>
    <w:rsid w:val="00AE0642"/>
    <w:rsid w:val="00AE12A8"/>
    <w:rsid w:val="00AE1909"/>
    <w:rsid w:val="00AE1B39"/>
    <w:rsid w:val="00AE20BA"/>
    <w:rsid w:val="00AE2324"/>
    <w:rsid w:val="00AF0A00"/>
    <w:rsid w:val="00AF3351"/>
    <w:rsid w:val="00AF7EB1"/>
    <w:rsid w:val="00B016BB"/>
    <w:rsid w:val="00B12813"/>
    <w:rsid w:val="00B15E8D"/>
    <w:rsid w:val="00B161CD"/>
    <w:rsid w:val="00B20B54"/>
    <w:rsid w:val="00B261CC"/>
    <w:rsid w:val="00B35292"/>
    <w:rsid w:val="00B526F6"/>
    <w:rsid w:val="00B55DDE"/>
    <w:rsid w:val="00B64D5B"/>
    <w:rsid w:val="00B65152"/>
    <w:rsid w:val="00B679DE"/>
    <w:rsid w:val="00B70BE0"/>
    <w:rsid w:val="00B7633E"/>
    <w:rsid w:val="00B76939"/>
    <w:rsid w:val="00B8246F"/>
    <w:rsid w:val="00BA3733"/>
    <w:rsid w:val="00BA4B64"/>
    <w:rsid w:val="00BA52E9"/>
    <w:rsid w:val="00BA6173"/>
    <w:rsid w:val="00BB580A"/>
    <w:rsid w:val="00BC17D7"/>
    <w:rsid w:val="00BC1CA9"/>
    <w:rsid w:val="00BC3432"/>
    <w:rsid w:val="00BC4890"/>
    <w:rsid w:val="00BD071E"/>
    <w:rsid w:val="00BD2A42"/>
    <w:rsid w:val="00BE1185"/>
    <w:rsid w:val="00C00EC4"/>
    <w:rsid w:val="00C07C77"/>
    <w:rsid w:val="00C13917"/>
    <w:rsid w:val="00C21FF4"/>
    <w:rsid w:val="00C22C51"/>
    <w:rsid w:val="00C2324D"/>
    <w:rsid w:val="00C27A40"/>
    <w:rsid w:val="00C4051E"/>
    <w:rsid w:val="00C41629"/>
    <w:rsid w:val="00C42FCD"/>
    <w:rsid w:val="00C43621"/>
    <w:rsid w:val="00C46C95"/>
    <w:rsid w:val="00C57222"/>
    <w:rsid w:val="00C60D5E"/>
    <w:rsid w:val="00C67427"/>
    <w:rsid w:val="00C72534"/>
    <w:rsid w:val="00C9118F"/>
    <w:rsid w:val="00C91A73"/>
    <w:rsid w:val="00C94608"/>
    <w:rsid w:val="00C94B13"/>
    <w:rsid w:val="00CB49D0"/>
    <w:rsid w:val="00CB675A"/>
    <w:rsid w:val="00CC2460"/>
    <w:rsid w:val="00CC5E77"/>
    <w:rsid w:val="00CD27BB"/>
    <w:rsid w:val="00CD7325"/>
    <w:rsid w:val="00CE1506"/>
    <w:rsid w:val="00CE3F17"/>
    <w:rsid w:val="00CE5E45"/>
    <w:rsid w:val="00CF4C17"/>
    <w:rsid w:val="00D011B0"/>
    <w:rsid w:val="00D07F24"/>
    <w:rsid w:val="00D1323B"/>
    <w:rsid w:val="00D142AC"/>
    <w:rsid w:val="00D172B3"/>
    <w:rsid w:val="00D274ED"/>
    <w:rsid w:val="00D3651C"/>
    <w:rsid w:val="00D510FC"/>
    <w:rsid w:val="00D54B3D"/>
    <w:rsid w:val="00D62ED7"/>
    <w:rsid w:val="00D65118"/>
    <w:rsid w:val="00D65B77"/>
    <w:rsid w:val="00D71A65"/>
    <w:rsid w:val="00D76DEC"/>
    <w:rsid w:val="00D8149D"/>
    <w:rsid w:val="00D85932"/>
    <w:rsid w:val="00D91FF8"/>
    <w:rsid w:val="00D939D7"/>
    <w:rsid w:val="00DA0048"/>
    <w:rsid w:val="00DA1B58"/>
    <w:rsid w:val="00DA39D8"/>
    <w:rsid w:val="00DA3AC0"/>
    <w:rsid w:val="00DB6B95"/>
    <w:rsid w:val="00DC1691"/>
    <w:rsid w:val="00DC22C5"/>
    <w:rsid w:val="00DC2A36"/>
    <w:rsid w:val="00DD61B9"/>
    <w:rsid w:val="00DD66A7"/>
    <w:rsid w:val="00DE05ED"/>
    <w:rsid w:val="00DE3419"/>
    <w:rsid w:val="00DE7C33"/>
    <w:rsid w:val="00DF304A"/>
    <w:rsid w:val="00E04407"/>
    <w:rsid w:val="00E04522"/>
    <w:rsid w:val="00E05CD2"/>
    <w:rsid w:val="00E117B4"/>
    <w:rsid w:val="00E1274E"/>
    <w:rsid w:val="00E21105"/>
    <w:rsid w:val="00E22E46"/>
    <w:rsid w:val="00E25E0F"/>
    <w:rsid w:val="00E3201C"/>
    <w:rsid w:val="00E34AC9"/>
    <w:rsid w:val="00E42858"/>
    <w:rsid w:val="00E52204"/>
    <w:rsid w:val="00E56109"/>
    <w:rsid w:val="00E601D1"/>
    <w:rsid w:val="00E612C2"/>
    <w:rsid w:val="00E6242F"/>
    <w:rsid w:val="00E64213"/>
    <w:rsid w:val="00E650A0"/>
    <w:rsid w:val="00E66D82"/>
    <w:rsid w:val="00E67459"/>
    <w:rsid w:val="00E80077"/>
    <w:rsid w:val="00E90DE9"/>
    <w:rsid w:val="00E97D19"/>
    <w:rsid w:val="00EA11B7"/>
    <w:rsid w:val="00EA28A1"/>
    <w:rsid w:val="00EA3041"/>
    <w:rsid w:val="00EA4471"/>
    <w:rsid w:val="00EA46EB"/>
    <w:rsid w:val="00EA489F"/>
    <w:rsid w:val="00EA48CD"/>
    <w:rsid w:val="00EA77D3"/>
    <w:rsid w:val="00EB444C"/>
    <w:rsid w:val="00EC6348"/>
    <w:rsid w:val="00ED072D"/>
    <w:rsid w:val="00ED5741"/>
    <w:rsid w:val="00ED7AB0"/>
    <w:rsid w:val="00EE3DBD"/>
    <w:rsid w:val="00EE5B9B"/>
    <w:rsid w:val="00EF0141"/>
    <w:rsid w:val="00EF34EF"/>
    <w:rsid w:val="00EF5BC0"/>
    <w:rsid w:val="00F02724"/>
    <w:rsid w:val="00F04E37"/>
    <w:rsid w:val="00F16EFF"/>
    <w:rsid w:val="00F24258"/>
    <w:rsid w:val="00F350AF"/>
    <w:rsid w:val="00F356FA"/>
    <w:rsid w:val="00F3585D"/>
    <w:rsid w:val="00F42F23"/>
    <w:rsid w:val="00F432C0"/>
    <w:rsid w:val="00F53812"/>
    <w:rsid w:val="00F557E2"/>
    <w:rsid w:val="00F607FF"/>
    <w:rsid w:val="00F62332"/>
    <w:rsid w:val="00F6292D"/>
    <w:rsid w:val="00F638A3"/>
    <w:rsid w:val="00F8008F"/>
    <w:rsid w:val="00F80F6A"/>
    <w:rsid w:val="00F837C3"/>
    <w:rsid w:val="00F84832"/>
    <w:rsid w:val="00F84A8F"/>
    <w:rsid w:val="00F92731"/>
    <w:rsid w:val="00F97E08"/>
    <w:rsid w:val="00FA14DD"/>
    <w:rsid w:val="00FA742B"/>
    <w:rsid w:val="00FB10A7"/>
    <w:rsid w:val="00FC2B78"/>
    <w:rsid w:val="00FC4770"/>
    <w:rsid w:val="00FC51CE"/>
    <w:rsid w:val="00FC6056"/>
    <w:rsid w:val="00FC7780"/>
    <w:rsid w:val="00FD6310"/>
    <w:rsid w:val="00FE1E32"/>
    <w:rsid w:val="00FE25F8"/>
    <w:rsid w:val="00FF4F25"/>
    <w:rsid w:val="00FF750D"/>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12ECA"/>
  <w15:chartTrackingRefBased/>
  <w15:docId w15:val="{89A695D8-3FF1-524D-9E97-7D7D3C571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DD4"/>
    <w:rPr>
      <w:rFonts w:eastAsia="Times New Roman" w:cs="Times New Roman"/>
    </w:rPr>
  </w:style>
  <w:style w:type="paragraph" w:styleId="Heading1">
    <w:name w:val="heading 1"/>
    <w:basedOn w:val="Normal"/>
    <w:next w:val="Normal"/>
    <w:link w:val="Heading1Char"/>
    <w:uiPriority w:val="9"/>
    <w:qFormat/>
    <w:rsid w:val="001B2FB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700"/>
    <w:pPr>
      <w:ind w:left="720"/>
      <w:contextualSpacing/>
    </w:pPr>
  </w:style>
  <w:style w:type="character" w:styleId="FootnoteReference">
    <w:name w:val="footnote reference"/>
    <w:basedOn w:val="DefaultParagraphFont"/>
    <w:uiPriority w:val="99"/>
    <w:semiHidden/>
    <w:unhideWhenUsed/>
    <w:rsid w:val="00EE3DBD"/>
    <w:rPr>
      <w:vertAlign w:val="superscript"/>
    </w:rPr>
  </w:style>
  <w:style w:type="character" w:styleId="CommentReference">
    <w:name w:val="annotation reference"/>
    <w:basedOn w:val="DefaultParagraphFont"/>
    <w:uiPriority w:val="99"/>
    <w:semiHidden/>
    <w:unhideWhenUsed/>
    <w:rsid w:val="00C07C77"/>
    <w:rPr>
      <w:sz w:val="16"/>
      <w:szCs w:val="16"/>
    </w:rPr>
  </w:style>
  <w:style w:type="paragraph" w:styleId="CommentText">
    <w:name w:val="annotation text"/>
    <w:basedOn w:val="Normal"/>
    <w:link w:val="CommentTextChar"/>
    <w:uiPriority w:val="99"/>
    <w:unhideWhenUsed/>
    <w:rsid w:val="00C07C77"/>
    <w:rPr>
      <w:sz w:val="20"/>
      <w:szCs w:val="20"/>
    </w:rPr>
  </w:style>
  <w:style w:type="character" w:customStyle="1" w:styleId="CommentTextChar">
    <w:name w:val="Comment Text Char"/>
    <w:basedOn w:val="DefaultParagraphFont"/>
    <w:link w:val="CommentText"/>
    <w:uiPriority w:val="99"/>
    <w:rsid w:val="00C07C77"/>
    <w:rPr>
      <w:sz w:val="20"/>
      <w:szCs w:val="20"/>
    </w:rPr>
  </w:style>
  <w:style w:type="paragraph" w:styleId="CommentSubject">
    <w:name w:val="annotation subject"/>
    <w:basedOn w:val="CommentText"/>
    <w:next w:val="CommentText"/>
    <w:link w:val="CommentSubjectChar"/>
    <w:uiPriority w:val="99"/>
    <w:semiHidden/>
    <w:unhideWhenUsed/>
    <w:rsid w:val="00C07C77"/>
    <w:rPr>
      <w:b/>
      <w:bCs/>
    </w:rPr>
  </w:style>
  <w:style w:type="character" w:customStyle="1" w:styleId="CommentSubjectChar">
    <w:name w:val="Comment Subject Char"/>
    <w:basedOn w:val="CommentTextChar"/>
    <w:link w:val="CommentSubject"/>
    <w:uiPriority w:val="99"/>
    <w:semiHidden/>
    <w:rsid w:val="00C07C77"/>
    <w:rPr>
      <w:b/>
      <w:bCs/>
      <w:sz w:val="20"/>
      <w:szCs w:val="20"/>
    </w:rPr>
  </w:style>
  <w:style w:type="paragraph" w:styleId="BalloonText">
    <w:name w:val="Balloon Text"/>
    <w:basedOn w:val="Normal"/>
    <w:link w:val="BalloonTextChar"/>
    <w:uiPriority w:val="99"/>
    <w:semiHidden/>
    <w:unhideWhenUsed/>
    <w:rsid w:val="00C07C77"/>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C07C77"/>
    <w:rPr>
      <w:rFonts w:ascii="Times New Roman" w:hAnsi="Times New Roman" w:cs="Times New Roman"/>
      <w:sz w:val="18"/>
      <w:szCs w:val="18"/>
    </w:rPr>
  </w:style>
  <w:style w:type="table" w:styleId="TableGrid">
    <w:name w:val="Table Grid"/>
    <w:basedOn w:val="TableNormal"/>
    <w:uiPriority w:val="39"/>
    <w:rsid w:val="00EC6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C3106"/>
    <w:pPr>
      <w:spacing w:after="200"/>
    </w:pPr>
    <w:rPr>
      <w:i/>
      <w:iCs/>
      <w:color w:val="44546A" w:themeColor="text2"/>
      <w:szCs w:val="18"/>
    </w:rPr>
  </w:style>
  <w:style w:type="paragraph" w:customStyle="1" w:styleId="paragraph">
    <w:name w:val="paragraph"/>
    <w:basedOn w:val="Normal"/>
    <w:rsid w:val="00776123"/>
    <w:pPr>
      <w:spacing w:before="100" w:beforeAutospacing="1" w:after="100" w:afterAutospacing="1"/>
    </w:pPr>
    <w:rPr>
      <w:rFonts w:ascii="Times New Roman" w:hAnsi="Times New Roman"/>
    </w:rPr>
  </w:style>
  <w:style w:type="character" w:customStyle="1" w:styleId="normaltextrun">
    <w:name w:val="normaltextrun"/>
    <w:basedOn w:val="DefaultParagraphFont"/>
    <w:rsid w:val="00776123"/>
  </w:style>
  <w:style w:type="character" w:customStyle="1" w:styleId="eop">
    <w:name w:val="eop"/>
    <w:basedOn w:val="DefaultParagraphFont"/>
    <w:rsid w:val="00776123"/>
  </w:style>
  <w:style w:type="character" w:customStyle="1" w:styleId="pagebreaktextspan">
    <w:name w:val="pagebreaktextspan"/>
    <w:basedOn w:val="DefaultParagraphFont"/>
    <w:rsid w:val="00776123"/>
  </w:style>
  <w:style w:type="character" w:customStyle="1" w:styleId="Heading1Char">
    <w:name w:val="Heading 1 Char"/>
    <w:basedOn w:val="DefaultParagraphFont"/>
    <w:link w:val="Heading1"/>
    <w:uiPriority w:val="9"/>
    <w:rsid w:val="001B2FBE"/>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E612C2"/>
    <w:rPr>
      <w:color w:val="808080"/>
    </w:rPr>
  </w:style>
  <w:style w:type="paragraph" w:styleId="Revision">
    <w:name w:val="Revision"/>
    <w:hidden/>
    <w:uiPriority w:val="99"/>
    <w:semiHidden/>
    <w:rsid w:val="003E4165"/>
  </w:style>
  <w:style w:type="character" w:styleId="Emphasis">
    <w:name w:val="Emphasis"/>
    <w:basedOn w:val="DefaultParagraphFont"/>
    <w:uiPriority w:val="20"/>
    <w:qFormat/>
    <w:rsid w:val="002716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7435">
      <w:bodyDiv w:val="1"/>
      <w:marLeft w:val="0"/>
      <w:marRight w:val="0"/>
      <w:marTop w:val="0"/>
      <w:marBottom w:val="0"/>
      <w:divBdr>
        <w:top w:val="none" w:sz="0" w:space="0" w:color="auto"/>
        <w:left w:val="none" w:sz="0" w:space="0" w:color="auto"/>
        <w:bottom w:val="none" w:sz="0" w:space="0" w:color="auto"/>
        <w:right w:val="none" w:sz="0" w:space="0" w:color="auto"/>
      </w:divBdr>
    </w:div>
    <w:div w:id="5864125">
      <w:bodyDiv w:val="1"/>
      <w:marLeft w:val="0"/>
      <w:marRight w:val="0"/>
      <w:marTop w:val="0"/>
      <w:marBottom w:val="0"/>
      <w:divBdr>
        <w:top w:val="none" w:sz="0" w:space="0" w:color="auto"/>
        <w:left w:val="none" w:sz="0" w:space="0" w:color="auto"/>
        <w:bottom w:val="none" w:sz="0" w:space="0" w:color="auto"/>
        <w:right w:val="none" w:sz="0" w:space="0" w:color="auto"/>
      </w:divBdr>
    </w:div>
    <w:div w:id="20865192">
      <w:bodyDiv w:val="1"/>
      <w:marLeft w:val="0"/>
      <w:marRight w:val="0"/>
      <w:marTop w:val="0"/>
      <w:marBottom w:val="0"/>
      <w:divBdr>
        <w:top w:val="none" w:sz="0" w:space="0" w:color="auto"/>
        <w:left w:val="none" w:sz="0" w:space="0" w:color="auto"/>
        <w:bottom w:val="none" w:sz="0" w:space="0" w:color="auto"/>
        <w:right w:val="none" w:sz="0" w:space="0" w:color="auto"/>
      </w:divBdr>
    </w:div>
    <w:div w:id="38089543">
      <w:bodyDiv w:val="1"/>
      <w:marLeft w:val="0"/>
      <w:marRight w:val="0"/>
      <w:marTop w:val="0"/>
      <w:marBottom w:val="0"/>
      <w:divBdr>
        <w:top w:val="none" w:sz="0" w:space="0" w:color="auto"/>
        <w:left w:val="none" w:sz="0" w:space="0" w:color="auto"/>
        <w:bottom w:val="none" w:sz="0" w:space="0" w:color="auto"/>
        <w:right w:val="none" w:sz="0" w:space="0" w:color="auto"/>
      </w:divBdr>
    </w:div>
    <w:div w:id="57948614">
      <w:bodyDiv w:val="1"/>
      <w:marLeft w:val="0"/>
      <w:marRight w:val="0"/>
      <w:marTop w:val="0"/>
      <w:marBottom w:val="0"/>
      <w:divBdr>
        <w:top w:val="none" w:sz="0" w:space="0" w:color="auto"/>
        <w:left w:val="none" w:sz="0" w:space="0" w:color="auto"/>
        <w:bottom w:val="none" w:sz="0" w:space="0" w:color="auto"/>
        <w:right w:val="none" w:sz="0" w:space="0" w:color="auto"/>
      </w:divBdr>
    </w:div>
    <w:div w:id="62534215">
      <w:bodyDiv w:val="1"/>
      <w:marLeft w:val="0"/>
      <w:marRight w:val="0"/>
      <w:marTop w:val="0"/>
      <w:marBottom w:val="0"/>
      <w:divBdr>
        <w:top w:val="none" w:sz="0" w:space="0" w:color="auto"/>
        <w:left w:val="none" w:sz="0" w:space="0" w:color="auto"/>
        <w:bottom w:val="none" w:sz="0" w:space="0" w:color="auto"/>
        <w:right w:val="none" w:sz="0" w:space="0" w:color="auto"/>
      </w:divBdr>
    </w:div>
    <w:div w:id="63575075">
      <w:bodyDiv w:val="1"/>
      <w:marLeft w:val="0"/>
      <w:marRight w:val="0"/>
      <w:marTop w:val="0"/>
      <w:marBottom w:val="0"/>
      <w:divBdr>
        <w:top w:val="none" w:sz="0" w:space="0" w:color="auto"/>
        <w:left w:val="none" w:sz="0" w:space="0" w:color="auto"/>
        <w:bottom w:val="none" w:sz="0" w:space="0" w:color="auto"/>
        <w:right w:val="none" w:sz="0" w:space="0" w:color="auto"/>
      </w:divBdr>
    </w:div>
    <w:div w:id="69238072">
      <w:bodyDiv w:val="1"/>
      <w:marLeft w:val="0"/>
      <w:marRight w:val="0"/>
      <w:marTop w:val="0"/>
      <w:marBottom w:val="0"/>
      <w:divBdr>
        <w:top w:val="none" w:sz="0" w:space="0" w:color="auto"/>
        <w:left w:val="none" w:sz="0" w:space="0" w:color="auto"/>
        <w:bottom w:val="none" w:sz="0" w:space="0" w:color="auto"/>
        <w:right w:val="none" w:sz="0" w:space="0" w:color="auto"/>
      </w:divBdr>
    </w:div>
    <w:div w:id="69350917">
      <w:bodyDiv w:val="1"/>
      <w:marLeft w:val="0"/>
      <w:marRight w:val="0"/>
      <w:marTop w:val="0"/>
      <w:marBottom w:val="0"/>
      <w:divBdr>
        <w:top w:val="none" w:sz="0" w:space="0" w:color="auto"/>
        <w:left w:val="none" w:sz="0" w:space="0" w:color="auto"/>
        <w:bottom w:val="none" w:sz="0" w:space="0" w:color="auto"/>
        <w:right w:val="none" w:sz="0" w:space="0" w:color="auto"/>
      </w:divBdr>
    </w:div>
    <w:div w:id="106588490">
      <w:bodyDiv w:val="1"/>
      <w:marLeft w:val="0"/>
      <w:marRight w:val="0"/>
      <w:marTop w:val="0"/>
      <w:marBottom w:val="0"/>
      <w:divBdr>
        <w:top w:val="none" w:sz="0" w:space="0" w:color="auto"/>
        <w:left w:val="none" w:sz="0" w:space="0" w:color="auto"/>
        <w:bottom w:val="none" w:sz="0" w:space="0" w:color="auto"/>
        <w:right w:val="none" w:sz="0" w:space="0" w:color="auto"/>
      </w:divBdr>
    </w:div>
    <w:div w:id="108085818">
      <w:bodyDiv w:val="1"/>
      <w:marLeft w:val="0"/>
      <w:marRight w:val="0"/>
      <w:marTop w:val="0"/>
      <w:marBottom w:val="0"/>
      <w:divBdr>
        <w:top w:val="none" w:sz="0" w:space="0" w:color="auto"/>
        <w:left w:val="none" w:sz="0" w:space="0" w:color="auto"/>
        <w:bottom w:val="none" w:sz="0" w:space="0" w:color="auto"/>
        <w:right w:val="none" w:sz="0" w:space="0" w:color="auto"/>
      </w:divBdr>
    </w:div>
    <w:div w:id="134834731">
      <w:bodyDiv w:val="1"/>
      <w:marLeft w:val="0"/>
      <w:marRight w:val="0"/>
      <w:marTop w:val="0"/>
      <w:marBottom w:val="0"/>
      <w:divBdr>
        <w:top w:val="none" w:sz="0" w:space="0" w:color="auto"/>
        <w:left w:val="none" w:sz="0" w:space="0" w:color="auto"/>
        <w:bottom w:val="none" w:sz="0" w:space="0" w:color="auto"/>
        <w:right w:val="none" w:sz="0" w:space="0" w:color="auto"/>
      </w:divBdr>
    </w:div>
    <w:div w:id="137580380">
      <w:bodyDiv w:val="1"/>
      <w:marLeft w:val="0"/>
      <w:marRight w:val="0"/>
      <w:marTop w:val="0"/>
      <w:marBottom w:val="0"/>
      <w:divBdr>
        <w:top w:val="none" w:sz="0" w:space="0" w:color="auto"/>
        <w:left w:val="none" w:sz="0" w:space="0" w:color="auto"/>
        <w:bottom w:val="none" w:sz="0" w:space="0" w:color="auto"/>
        <w:right w:val="none" w:sz="0" w:space="0" w:color="auto"/>
      </w:divBdr>
    </w:div>
    <w:div w:id="176384844">
      <w:bodyDiv w:val="1"/>
      <w:marLeft w:val="0"/>
      <w:marRight w:val="0"/>
      <w:marTop w:val="0"/>
      <w:marBottom w:val="0"/>
      <w:divBdr>
        <w:top w:val="none" w:sz="0" w:space="0" w:color="auto"/>
        <w:left w:val="none" w:sz="0" w:space="0" w:color="auto"/>
        <w:bottom w:val="none" w:sz="0" w:space="0" w:color="auto"/>
        <w:right w:val="none" w:sz="0" w:space="0" w:color="auto"/>
      </w:divBdr>
    </w:div>
    <w:div w:id="202449100">
      <w:bodyDiv w:val="1"/>
      <w:marLeft w:val="0"/>
      <w:marRight w:val="0"/>
      <w:marTop w:val="0"/>
      <w:marBottom w:val="0"/>
      <w:divBdr>
        <w:top w:val="none" w:sz="0" w:space="0" w:color="auto"/>
        <w:left w:val="none" w:sz="0" w:space="0" w:color="auto"/>
        <w:bottom w:val="none" w:sz="0" w:space="0" w:color="auto"/>
        <w:right w:val="none" w:sz="0" w:space="0" w:color="auto"/>
      </w:divBdr>
    </w:div>
    <w:div w:id="203100654">
      <w:bodyDiv w:val="1"/>
      <w:marLeft w:val="0"/>
      <w:marRight w:val="0"/>
      <w:marTop w:val="0"/>
      <w:marBottom w:val="0"/>
      <w:divBdr>
        <w:top w:val="none" w:sz="0" w:space="0" w:color="auto"/>
        <w:left w:val="none" w:sz="0" w:space="0" w:color="auto"/>
        <w:bottom w:val="none" w:sz="0" w:space="0" w:color="auto"/>
        <w:right w:val="none" w:sz="0" w:space="0" w:color="auto"/>
      </w:divBdr>
    </w:div>
    <w:div w:id="209147536">
      <w:bodyDiv w:val="1"/>
      <w:marLeft w:val="0"/>
      <w:marRight w:val="0"/>
      <w:marTop w:val="0"/>
      <w:marBottom w:val="0"/>
      <w:divBdr>
        <w:top w:val="none" w:sz="0" w:space="0" w:color="auto"/>
        <w:left w:val="none" w:sz="0" w:space="0" w:color="auto"/>
        <w:bottom w:val="none" w:sz="0" w:space="0" w:color="auto"/>
        <w:right w:val="none" w:sz="0" w:space="0" w:color="auto"/>
      </w:divBdr>
    </w:div>
    <w:div w:id="209733930">
      <w:bodyDiv w:val="1"/>
      <w:marLeft w:val="0"/>
      <w:marRight w:val="0"/>
      <w:marTop w:val="0"/>
      <w:marBottom w:val="0"/>
      <w:divBdr>
        <w:top w:val="none" w:sz="0" w:space="0" w:color="auto"/>
        <w:left w:val="none" w:sz="0" w:space="0" w:color="auto"/>
        <w:bottom w:val="none" w:sz="0" w:space="0" w:color="auto"/>
        <w:right w:val="none" w:sz="0" w:space="0" w:color="auto"/>
      </w:divBdr>
    </w:div>
    <w:div w:id="222377124">
      <w:bodyDiv w:val="1"/>
      <w:marLeft w:val="0"/>
      <w:marRight w:val="0"/>
      <w:marTop w:val="0"/>
      <w:marBottom w:val="0"/>
      <w:divBdr>
        <w:top w:val="none" w:sz="0" w:space="0" w:color="auto"/>
        <w:left w:val="none" w:sz="0" w:space="0" w:color="auto"/>
        <w:bottom w:val="none" w:sz="0" w:space="0" w:color="auto"/>
        <w:right w:val="none" w:sz="0" w:space="0" w:color="auto"/>
      </w:divBdr>
    </w:div>
    <w:div w:id="263272173">
      <w:bodyDiv w:val="1"/>
      <w:marLeft w:val="0"/>
      <w:marRight w:val="0"/>
      <w:marTop w:val="0"/>
      <w:marBottom w:val="0"/>
      <w:divBdr>
        <w:top w:val="none" w:sz="0" w:space="0" w:color="auto"/>
        <w:left w:val="none" w:sz="0" w:space="0" w:color="auto"/>
        <w:bottom w:val="none" w:sz="0" w:space="0" w:color="auto"/>
        <w:right w:val="none" w:sz="0" w:space="0" w:color="auto"/>
      </w:divBdr>
    </w:div>
    <w:div w:id="274604426">
      <w:bodyDiv w:val="1"/>
      <w:marLeft w:val="0"/>
      <w:marRight w:val="0"/>
      <w:marTop w:val="0"/>
      <w:marBottom w:val="0"/>
      <w:divBdr>
        <w:top w:val="none" w:sz="0" w:space="0" w:color="auto"/>
        <w:left w:val="none" w:sz="0" w:space="0" w:color="auto"/>
        <w:bottom w:val="none" w:sz="0" w:space="0" w:color="auto"/>
        <w:right w:val="none" w:sz="0" w:space="0" w:color="auto"/>
      </w:divBdr>
    </w:div>
    <w:div w:id="284314454">
      <w:bodyDiv w:val="1"/>
      <w:marLeft w:val="0"/>
      <w:marRight w:val="0"/>
      <w:marTop w:val="0"/>
      <w:marBottom w:val="0"/>
      <w:divBdr>
        <w:top w:val="none" w:sz="0" w:space="0" w:color="auto"/>
        <w:left w:val="none" w:sz="0" w:space="0" w:color="auto"/>
        <w:bottom w:val="none" w:sz="0" w:space="0" w:color="auto"/>
        <w:right w:val="none" w:sz="0" w:space="0" w:color="auto"/>
      </w:divBdr>
    </w:div>
    <w:div w:id="289674239">
      <w:bodyDiv w:val="1"/>
      <w:marLeft w:val="0"/>
      <w:marRight w:val="0"/>
      <w:marTop w:val="0"/>
      <w:marBottom w:val="0"/>
      <w:divBdr>
        <w:top w:val="none" w:sz="0" w:space="0" w:color="auto"/>
        <w:left w:val="none" w:sz="0" w:space="0" w:color="auto"/>
        <w:bottom w:val="none" w:sz="0" w:space="0" w:color="auto"/>
        <w:right w:val="none" w:sz="0" w:space="0" w:color="auto"/>
      </w:divBdr>
    </w:div>
    <w:div w:id="297995254">
      <w:bodyDiv w:val="1"/>
      <w:marLeft w:val="0"/>
      <w:marRight w:val="0"/>
      <w:marTop w:val="0"/>
      <w:marBottom w:val="0"/>
      <w:divBdr>
        <w:top w:val="none" w:sz="0" w:space="0" w:color="auto"/>
        <w:left w:val="none" w:sz="0" w:space="0" w:color="auto"/>
        <w:bottom w:val="none" w:sz="0" w:space="0" w:color="auto"/>
        <w:right w:val="none" w:sz="0" w:space="0" w:color="auto"/>
      </w:divBdr>
    </w:div>
    <w:div w:id="308899774">
      <w:bodyDiv w:val="1"/>
      <w:marLeft w:val="0"/>
      <w:marRight w:val="0"/>
      <w:marTop w:val="0"/>
      <w:marBottom w:val="0"/>
      <w:divBdr>
        <w:top w:val="none" w:sz="0" w:space="0" w:color="auto"/>
        <w:left w:val="none" w:sz="0" w:space="0" w:color="auto"/>
        <w:bottom w:val="none" w:sz="0" w:space="0" w:color="auto"/>
        <w:right w:val="none" w:sz="0" w:space="0" w:color="auto"/>
      </w:divBdr>
    </w:div>
    <w:div w:id="315692844">
      <w:bodyDiv w:val="1"/>
      <w:marLeft w:val="0"/>
      <w:marRight w:val="0"/>
      <w:marTop w:val="0"/>
      <w:marBottom w:val="0"/>
      <w:divBdr>
        <w:top w:val="none" w:sz="0" w:space="0" w:color="auto"/>
        <w:left w:val="none" w:sz="0" w:space="0" w:color="auto"/>
        <w:bottom w:val="none" w:sz="0" w:space="0" w:color="auto"/>
        <w:right w:val="none" w:sz="0" w:space="0" w:color="auto"/>
      </w:divBdr>
    </w:div>
    <w:div w:id="354161337">
      <w:bodyDiv w:val="1"/>
      <w:marLeft w:val="0"/>
      <w:marRight w:val="0"/>
      <w:marTop w:val="0"/>
      <w:marBottom w:val="0"/>
      <w:divBdr>
        <w:top w:val="none" w:sz="0" w:space="0" w:color="auto"/>
        <w:left w:val="none" w:sz="0" w:space="0" w:color="auto"/>
        <w:bottom w:val="none" w:sz="0" w:space="0" w:color="auto"/>
        <w:right w:val="none" w:sz="0" w:space="0" w:color="auto"/>
      </w:divBdr>
    </w:div>
    <w:div w:id="358556429">
      <w:bodyDiv w:val="1"/>
      <w:marLeft w:val="0"/>
      <w:marRight w:val="0"/>
      <w:marTop w:val="0"/>
      <w:marBottom w:val="0"/>
      <w:divBdr>
        <w:top w:val="none" w:sz="0" w:space="0" w:color="auto"/>
        <w:left w:val="none" w:sz="0" w:space="0" w:color="auto"/>
        <w:bottom w:val="none" w:sz="0" w:space="0" w:color="auto"/>
        <w:right w:val="none" w:sz="0" w:space="0" w:color="auto"/>
      </w:divBdr>
    </w:div>
    <w:div w:id="376321354">
      <w:bodyDiv w:val="1"/>
      <w:marLeft w:val="0"/>
      <w:marRight w:val="0"/>
      <w:marTop w:val="0"/>
      <w:marBottom w:val="0"/>
      <w:divBdr>
        <w:top w:val="none" w:sz="0" w:space="0" w:color="auto"/>
        <w:left w:val="none" w:sz="0" w:space="0" w:color="auto"/>
        <w:bottom w:val="none" w:sz="0" w:space="0" w:color="auto"/>
        <w:right w:val="none" w:sz="0" w:space="0" w:color="auto"/>
      </w:divBdr>
    </w:div>
    <w:div w:id="383021279">
      <w:bodyDiv w:val="1"/>
      <w:marLeft w:val="0"/>
      <w:marRight w:val="0"/>
      <w:marTop w:val="0"/>
      <w:marBottom w:val="0"/>
      <w:divBdr>
        <w:top w:val="none" w:sz="0" w:space="0" w:color="auto"/>
        <w:left w:val="none" w:sz="0" w:space="0" w:color="auto"/>
        <w:bottom w:val="none" w:sz="0" w:space="0" w:color="auto"/>
        <w:right w:val="none" w:sz="0" w:space="0" w:color="auto"/>
      </w:divBdr>
    </w:div>
    <w:div w:id="385375792">
      <w:bodyDiv w:val="1"/>
      <w:marLeft w:val="0"/>
      <w:marRight w:val="0"/>
      <w:marTop w:val="0"/>
      <w:marBottom w:val="0"/>
      <w:divBdr>
        <w:top w:val="none" w:sz="0" w:space="0" w:color="auto"/>
        <w:left w:val="none" w:sz="0" w:space="0" w:color="auto"/>
        <w:bottom w:val="none" w:sz="0" w:space="0" w:color="auto"/>
        <w:right w:val="none" w:sz="0" w:space="0" w:color="auto"/>
      </w:divBdr>
      <w:divsChild>
        <w:div w:id="269048589">
          <w:marLeft w:val="0"/>
          <w:marRight w:val="0"/>
          <w:marTop w:val="0"/>
          <w:marBottom w:val="0"/>
          <w:divBdr>
            <w:top w:val="none" w:sz="0" w:space="0" w:color="auto"/>
            <w:left w:val="none" w:sz="0" w:space="0" w:color="auto"/>
            <w:bottom w:val="none" w:sz="0" w:space="0" w:color="auto"/>
            <w:right w:val="none" w:sz="0" w:space="0" w:color="auto"/>
          </w:divBdr>
        </w:div>
        <w:div w:id="709186390">
          <w:marLeft w:val="0"/>
          <w:marRight w:val="0"/>
          <w:marTop w:val="0"/>
          <w:marBottom w:val="0"/>
          <w:divBdr>
            <w:top w:val="none" w:sz="0" w:space="0" w:color="auto"/>
            <w:left w:val="none" w:sz="0" w:space="0" w:color="auto"/>
            <w:bottom w:val="none" w:sz="0" w:space="0" w:color="auto"/>
            <w:right w:val="none" w:sz="0" w:space="0" w:color="auto"/>
          </w:divBdr>
        </w:div>
        <w:div w:id="879513832">
          <w:marLeft w:val="0"/>
          <w:marRight w:val="0"/>
          <w:marTop w:val="0"/>
          <w:marBottom w:val="0"/>
          <w:divBdr>
            <w:top w:val="none" w:sz="0" w:space="0" w:color="auto"/>
            <w:left w:val="none" w:sz="0" w:space="0" w:color="auto"/>
            <w:bottom w:val="none" w:sz="0" w:space="0" w:color="auto"/>
            <w:right w:val="none" w:sz="0" w:space="0" w:color="auto"/>
          </w:divBdr>
        </w:div>
        <w:div w:id="1104501610">
          <w:marLeft w:val="0"/>
          <w:marRight w:val="0"/>
          <w:marTop w:val="0"/>
          <w:marBottom w:val="0"/>
          <w:divBdr>
            <w:top w:val="none" w:sz="0" w:space="0" w:color="auto"/>
            <w:left w:val="none" w:sz="0" w:space="0" w:color="auto"/>
            <w:bottom w:val="none" w:sz="0" w:space="0" w:color="auto"/>
            <w:right w:val="none" w:sz="0" w:space="0" w:color="auto"/>
          </w:divBdr>
        </w:div>
        <w:div w:id="412161704">
          <w:marLeft w:val="0"/>
          <w:marRight w:val="0"/>
          <w:marTop w:val="0"/>
          <w:marBottom w:val="0"/>
          <w:divBdr>
            <w:top w:val="none" w:sz="0" w:space="0" w:color="auto"/>
            <w:left w:val="none" w:sz="0" w:space="0" w:color="auto"/>
            <w:bottom w:val="none" w:sz="0" w:space="0" w:color="auto"/>
            <w:right w:val="none" w:sz="0" w:space="0" w:color="auto"/>
          </w:divBdr>
        </w:div>
        <w:div w:id="1015812980">
          <w:marLeft w:val="0"/>
          <w:marRight w:val="0"/>
          <w:marTop w:val="0"/>
          <w:marBottom w:val="0"/>
          <w:divBdr>
            <w:top w:val="none" w:sz="0" w:space="0" w:color="auto"/>
            <w:left w:val="none" w:sz="0" w:space="0" w:color="auto"/>
            <w:bottom w:val="none" w:sz="0" w:space="0" w:color="auto"/>
            <w:right w:val="none" w:sz="0" w:space="0" w:color="auto"/>
          </w:divBdr>
        </w:div>
        <w:div w:id="1393964994">
          <w:marLeft w:val="0"/>
          <w:marRight w:val="0"/>
          <w:marTop w:val="0"/>
          <w:marBottom w:val="0"/>
          <w:divBdr>
            <w:top w:val="none" w:sz="0" w:space="0" w:color="auto"/>
            <w:left w:val="none" w:sz="0" w:space="0" w:color="auto"/>
            <w:bottom w:val="none" w:sz="0" w:space="0" w:color="auto"/>
            <w:right w:val="none" w:sz="0" w:space="0" w:color="auto"/>
          </w:divBdr>
        </w:div>
        <w:div w:id="1189484440">
          <w:marLeft w:val="0"/>
          <w:marRight w:val="0"/>
          <w:marTop w:val="0"/>
          <w:marBottom w:val="0"/>
          <w:divBdr>
            <w:top w:val="none" w:sz="0" w:space="0" w:color="auto"/>
            <w:left w:val="none" w:sz="0" w:space="0" w:color="auto"/>
            <w:bottom w:val="none" w:sz="0" w:space="0" w:color="auto"/>
            <w:right w:val="none" w:sz="0" w:space="0" w:color="auto"/>
          </w:divBdr>
        </w:div>
        <w:div w:id="1286886448">
          <w:marLeft w:val="0"/>
          <w:marRight w:val="0"/>
          <w:marTop w:val="0"/>
          <w:marBottom w:val="0"/>
          <w:divBdr>
            <w:top w:val="none" w:sz="0" w:space="0" w:color="auto"/>
            <w:left w:val="none" w:sz="0" w:space="0" w:color="auto"/>
            <w:bottom w:val="none" w:sz="0" w:space="0" w:color="auto"/>
            <w:right w:val="none" w:sz="0" w:space="0" w:color="auto"/>
          </w:divBdr>
        </w:div>
        <w:div w:id="1362826987">
          <w:marLeft w:val="0"/>
          <w:marRight w:val="0"/>
          <w:marTop w:val="0"/>
          <w:marBottom w:val="0"/>
          <w:divBdr>
            <w:top w:val="none" w:sz="0" w:space="0" w:color="auto"/>
            <w:left w:val="none" w:sz="0" w:space="0" w:color="auto"/>
            <w:bottom w:val="none" w:sz="0" w:space="0" w:color="auto"/>
            <w:right w:val="none" w:sz="0" w:space="0" w:color="auto"/>
          </w:divBdr>
        </w:div>
        <w:div w:id="1214149540">
          <w:marLeft w:val="0"/>
          <w:marRight w:val="0"/>
          <w:marTop w:val="0"/>
          <w:marBottom w:val="0"/>
          <w:divBdr>
            <w:top w:val="none" w:sz="0" w:space="0" w:color="auto"/>
            <w:left w:val="none" w:sz="0" w:space="0" w:color="auto"/>
            <w:bottom w:val="none" w:sz="0" w:space="0" w:color="auto"/>
            <w:right w:val="none" w:sz="0" w:space="0" w:color="auto"/>
          </w:divBdr>
        </w:div>
        <w:div w:id="1352344539">
          <w:marLeft w:val="0"/>
          <w:marRight w:val="0"/>
          <w:marTop w:val="0"/>
          <w:marBottom w:val="0"/>
          <w:divBdr>
            <w:top w:val="none" w:sz="0" w:space="0" w:color="auto"/>
            <w:left w:val="none" w:sz="0" w:space="0" w:color="auto"/>
            <w:bottom w:val="none" w:sz="0" w:space="0" w:color="auto"/>
            <w:right w:val="none" w:sz="0" w:space="0" w:color="auto"/>
          </w:divBdr>
        </w:div>
        <w:div w:id="295726154">
          <w:marLeft w:val="0"/>
          <w:marRight w:val="0"/>
          <w:marTop w:val="0"/>
          <w:marBottom w:val="0"/>
          <w:divBdr>
            <w:top w:val="none" w:sz="0" w:space="0" w:color="auto"/>
            <w:left w:val="none" w:sz="0" w:space="0" w:color="auto"/>
            <w:bottom w:val="none" w:sz="0" w:space="0" w:color="auto"/>
            <w:right w:val="none" w:sz="0" w:space="0" w:color="auto"/>
          </w:divBdr>
        </w:div>
        <w:div w:id="1973434903">
          <w:marLeft w:val="0"/>
          <w:marRight w:val="0"/>
          <w:marTop w:val="0"/>
          <w:marBottom w:val="0"/>
          <w:divBdr>
            <w:top w:val="none" w:sz="0" w:space="0" w:color="auto"/>
            <w:left w:val="none" w:sz="0" w:space="0" w:color="auto"/>
            <w:bottom w:val="none" w:sz="0" w:space="0" w:color="auto"/>
            <w:right w:val="none" w:sz="0" w:space="0" w:color="auto"/>
          </w:divBdr>
        </w:div>
        <w:div w:id="695885756">
          <w:marLeft w:val="0"/>
          <w:marRight w:val="0"/>
          <w:marTop w:val="0"/>
          <w:marBottom w:val="0"/>
          <w:divBdr>
            <w:top w:val="none" w:sz="0" w:space="0" w:color="auto"/>
            <w:left w:val="none" w:sz="0" w:space="0" w:color="auto"/>
            <w:bottom w:val="none" w:sz="0" w:space="0" w:color="auto"/>
            <w:right w:val="none" w:sz="0" w:space="0" w:color="auto"/>
          </w:divBdr>
        </w:div>
        <w:div w:id="1695038640">
          <w:marLeft w:val="0"/>
          <w:marRight w:val="0"/>
          <w:marTop w:val="0"/>
          <w:marBottom w:val="0"/>
          <w:divBdr>
            <w:top w:val="none" w:sz="0" w:space="0" w:color="auto"/>
            <w:left w:val="none" w:sz="0" w:space="0" w:color="auto"/>
            <w:bottom w:val="none" w:sz="0" w:space="0" w:color="auto"/>
            <w:right w:val="none" w:sz="0" w:space="0" w:color="auto"/>
          </w:divBdr>
        </w:div>
        <w:div w:id="1230574156">
          <w:marLeft w:val="0"/>
          <w:marRight w:val="0"/>
          <w:marTop w:val="0"/>
          <w:marBottom w:val="0"/>
          <w:divBdr>
            <w:top w:val="none" w:sz="0" w:space="0" w:color="auto"/>
            <w:left w:val="none" w:sz="0" w:space="0" w:color="auto"/>
            <w:bottom w:val="none" w:sz="0" w:space="0" w:color="auto"/>
            <w:right w:val="none" w:sz="0" w:space="0" w:color="auto"/>
          </w:divBdr>
        </w:div>
        <w:div w:id="213391115">
          <w:marLeft w:val="0"/>
          <w:marRight w:val="0"/>
          <w:marTop w:val="0"/>
          <w:marBottom w:val="0"/>
          <w:divBdr>
            <w:top w:val="none" w:sz="0" w:space="0" w:color="auto"/>
            <w:left w:val="none" w:sz="0" w:space="0" w:color="auto"/>
            <w:bottom w:val="none" w:sz="0" w:space="0" w:color="auto"/>
            <w:right w:val="none" w:sz="0" w:space="0" w:color="auto"/>
          </w:divBdr>
        </w:div>
        <w:div w:id="1918712297">
          <w:marLeft w:val="0"/>
          <w:marRight w:val="0"/>
          <w:marTop w:val="0"/>
          <w:marBottom w:val="0"/>
          <w:divBdr>
            <w:top w:val="none" w:sz="0" w:space="0" w:color="auto"/>
            <w:left w:val="none" w:sz="0" w:space="0" w:color="auto"/>
            <w:bottom w:val="none" w:sz="0" w:space="0" w:color="auto"/>
            <w:right w:val="none" w:sz="0" w:space="0" w:color="auto"/>
          </w:divBdr>
        </w:div>
        <w:div w:id="422343903">
          <w:marLeft w:val="0"/>
          <w:marRight w:val="0"/>
          <w:marTop w:val="0"/>
          <w:marBottom w:val="0"/>
          <w:divBdr>
            <w:top w:val="none" w:sz="0" w:space="0" w:color="auto"/>
            <w:left w:val="none" w:sz="0" w:space="0" w:color="auto"/>
            <w:bottom w:val="none" w:sz="0" w:space="0" w:color="auto"/>
            <w:right w:val="none" w:sz="0" w:space="0" w:color="auto"/>
          </w:divBdr>
        </w:div>
        <w:div w:id="705639681">
          <w:marLeft w:val="0"/>
          <w:marRight w:val="0"/>
          <w:marTop w:val="0"/>
          <w:marBottom w:val="0"/>
          <w:divBdr>
            <w:top w:val="none" w:sz="0" w:space="0" w:color="auto"/>
            <w:left w:val="none" w:sz="0" w:space="0" w:color="auto"/>
            <w:bottom w:val="none" w:sz="0" w:space="0" w:color="auto"/>
            <w:right w:val="none" w:sz="0" w:space="0" w:color="auto"/>
          </w:divBdr>
        </w:div>
        <w:div w:id="2099130447">
          <w:marLeft w:val="0"/>
          <w:marRight w:val="0"/>
          <w:marTop w:val="0"/>
          <w:marBottom w:val="0"/>
          <w:divBdr>
            <w:top w:val="none" w:sz="0" w:space="0" w:color="auto"/>
            <w:left w:val="none" w:sz="0" w:space="0" w:color="auto"/>
            <w:bottom w:val="none" w:sz="0" w:space="0" w:color="auto"/>
            <w:right w:val="none" w:sz="0" w:space="0" w:color="auto"/>
          </w:divBdr>
        </w:div>
        <w:div w:id="607660375">
          <w:marLeft w:val="0"/>
          <w:marRight w:val="0"/>
          <w:marTop w:val="0"/>
          <w:marBottom w:val="0"/>
          <w:divBdr>
            <w:top w:val="none" w:sz="0" w:space="0" w:color="auto"/>
            <w:left w:val="none" w:sz="0" w:space="0" w:color="auto"/>
            <w:bottom w:val="none" w:sz="0" w:space="0" w:color="auto"/>
            <w:right w:val="none" w:sz="0" w:space="0" w:color="auto"/>
          </w:divBdr>
        </w:div>
        <w:div w:id="1029724164">
          <w:marLeft w:val="0"/>
          <w:marRight w:val="0"/>
          <w:marTop w:val="0"/>
          <w:marBottom w:val="0"/>
          <w:divBdr>
            <w:top w:val="none" w:sz="0" w:space="0" w:color="auto"/>
            <w:left w:val="none" w:sz="0" w:space="0" w:color="auto"/>
            <w:bottom w:val="none" w:sz="0" w:space="0" w:color="auto"/>
            <w:right w:val="none" w:sz="0" w:space="0" w:color="auto"/>
          </w:divBdr>
        </w:div>
        <w:div w:id="1077826945">
          <w:marLeft w:val="0"/>
          <w:marRight w:val="0"/>
          <w:marTop w:val="0"/>
          <w:marBottom w:val="0"/>
          <w:divBdr>
            <w:top w:val="none" w:sz="0" w:space="0" w:color="auto"/>
            <w:left w:val="none" w:sz="0" w:space="0" w:color="auto"/>
            <w:bottom w:val="none" w:sz="0" w:space="0" w:color="auto"/>
            <w:right w:val="none" w:sz="0" w:space="0" w:color="auto"/>
          </w:divBdr>
        </w:div>
        <w:div w:id="1074939175">
          <w:marLeft w:val="0"/>
          <w:marRight w:val="0"/>
          <w:marTop w:val="0"/>
          <w:marBottom w:val="0"/>
          <w:divBdr>
            <w:top w:val="none" w:sz="0" w:space="0" w:color="auto"/>
            <w:left w:val="none" w:sz="0" w:space="0" w:color="auto"/>
            <w:bottom w:val="none" w:sz="0" w:space="0" w:color="auto"/>
            <w:right w:val="none" w:sz="0" w:space="0" w:color="auto"/>
          </w:divBdr>
        </w:div>
        <w:div w:id="2027515024">
          <w:marLeft w:val="0"/>
          <w:marRight w:val="0"/>
          <w:marTop w:val="0"/>
          <w:marBottom w:val="0"/>
          <w:divBdr>
            <w:top w:val="none" w:sz="0" w:space="0" w:color="auto"/>
            <w:left w:val="none" w:sz="0" w:space="0" w:color="auto"/>
            <w:bottom w:val="none" w:sz="0" w:space="0" w:color="auto"/>
            <w:right w:val="none" w:sz="0" w:space="0" w:color="auto"/>
          </w:divBdr>
        </w:div>
        <w:div w:id="76559585">
          <w:marLeft w:val="0"/>
          <w:marRight w:val="0"/>
          <w:marTop w:val="0"/>
          <w:marBottom w:val="0"/>
          <w:divBdr>
            <w:top w:val="none" w:sz="0" w:space="0" w:color="auto"/>
            <w:left w:val="none" w:sz="0" w:space="0" w:color="auto"/>
            <w:bottom w:val="none" w:sz="0" w:space="0" w:color="auto"/>
            <w:right w:val="none" w:sz="0" w:space="0" w:color="auto"/>
          </w:divBdr>
        </w:div>
        <w:div w:id="712846767">
          <w:marLeft w:val="0"/>
          <w:marRight w:val="0"/>
          <w:marTop w:val="0"/>
          <w:marBottom w:val="0"/>
          <w:divBdr>
            <w:top w:val="none" w:sz="0" w:space="0" w:color="auto"/>
            <w:left w:val="none" w:sz="0" w:space="0" w:color="auto"/>
            <w:bottom w:val="none" w:sz="0" w:space="0" w:color="auto"/>
            <w:right w:val="none" w:sz="0" w:space="0" w:color="auto"/>
          </w:divBdr>
        </w:div>
        <w:div w:id="505946117">
          <w:marLeft w:val="0"/>
          <w:marRight w:val="0"/>
          <w:marTop w:val="0"/>
          <w:marBottom w:val="0"/>
          <w:divBdr>
            <w:top w:val="none" w:sz="0" w:space="0" w:color="auto"/>
            <w:left w:val="none" w:sz="0" w:space="0" w:color="auto"/>
            <w:bottom w:val="none" w:sz="0" w:space="0" w:color="auto"/>
            <w:right w:val="none" w:sz="0" w:space="0" w:color="auto"/>
          </w:divBdr>
        </w:div>
        <w:div w:id="610209133">
          <w:marLeft w:val="0"/>
          <w:marRight w:val="0"/>
          <w:marTop w:val="0"/>
          <w:marBottom w:val="0"/>
          <w:divBdr>
            <w:top w:val="none" w:sz="0" w:space="0" w:color="auto"/>
            <w:left w:val="none" w:sz="0" w:space="0" w:color="auto"/>
            <w:bottom w:val="none" w:sz="0" w:space="0" w:color="auto"/>
            <w:right w:val="none" w:sz="0" w:space="0" w:color="auto"/>
          </w:divBdr>
        </w:div>
        <w:div w:id="377440014">
          <w:marLeft w:val="0"/>
          <w:marRight w:val="0"/>
          <w:marTop w:val="0"/>
          <w:marBottom w:val="0"/>
          <w:divBdr>
            <w:top w:val="none" w:sz="0" w:space="0" w:color="auto"/>
            <w:left w:val="none" w:sz="0" w:space="0" w:color="auto"/>
            <w:bottom w:val="none" w:sz="0" w:space="0" w:color="auto"/>
            <w:right w:val="none" w:sz="0" w:space="0" w:color="auto"/>
          </w:divBdr>
        </w:div>
        <w:div w:id="1470124840">
          <w:marLeft w:val="0"/>
          <w:marRight w:val="0"/>
          <w:marTop w:val="0"/>
          <w:marBottom w:val="0"/>
          <w:divBdr>
            <w:top w:val="none" w:sz="0" w:space="0" w:color="auto"/>
            <w:left w:val="none" w:sz="0" w:space="0" w:color="auto"/>
            <w:bottom w:val="none" w:sz="0" w:space="0" w:color="auto"/>
            <w:right w:val="none" w:sz="0" w:space="0" w:color="auto"/>
          </w:divBdr>
        </w:div>
        <w:div w:id="1382484505">
          <w:marLeft w:val="0"/>
          <w:marRight w:val="0"/>
          <w:marTop w:val="0"/>
          <w:marBottom w:val="0"/>
          <w:divBdr>
            <w:top w:val="none" w:sz="0" w:space="0" w:color="auto"/>
            <w:left w:val="none" w:sz="0" w:space="0" w:color="auto"/>
            <w:bottom w:val="none" w:sz="0" w:space="0" w:color="auto"/>
            <w:right w:val="none" w:sz="0" w:space="0" w:color="auto"/>
          </w:divBdr>
        </w:div>
        <w:div w:id="1573812498">
          <w:marLeft w:val="0"/>
          <w:marRight w:val="0"/>
          <w:marTop w:val="0"/>
          <w:marBottom w:val="0"/>
          <w:divBdr>
            <w:top w:val="none" w:sz="0" w:space="0" w:color="auto"/>
            <w:left w:val="none" w:sz="0" w:space="0" w:color="auto"/>
            <w:bottom w:val="none" w:sz="0" w:space="0" w:color="auto"/>
            <w:right w:val="none" w:sz="0" w:space="0" w:color="auto"/>
          </w:divBdr>
        </w:div>
        <w:div w:id="1472862290">
          <w:marLeft w:val="0"/>
          <w:marRight w:val="0"/>
          <w:marTop w:val="0"/>
          <w:marBottom w:val="0"/>
          <w:divBdr>
            <w:top w:val="none" w:sz="0" w:space="0" w:color="auto"/>
            <w:left w:val="none" w:sz="0" w:space="0" w:color="auto"/>
            <w:bottom w:val="none" w:sz="0" w:space="0" w:color="auto"/>
            <w:right w:val="none" w:sz="0" w:space="0" w:color="auto"/>
          </w:divBdr>
        </w:div>
        <w:div w:id="1799567176">
          <w:marLeft w:val="0"/>
          <w:marRight w:val="0"/>
          <w:marTop w:val="0"/>
          <w:marBottom w:val="0"/>
          <w:divBdr>
            <w:top w:val="none" w:sz="0" w:space="0" w:color="auto"/>
            <w:left w:val="none" w:sz="0" w:space="0" w:color="auto"/>
            <w:bottom w:val="none" w:sz="0" w:space="0" w:color="auto"/>
            <w:right w:val="none" w:sz="0" w:space="0" w:color="auto"/>
          </w:divBdr>
        </w:div>
        <w:div w:id="971835894">
          <w:marLeft w:val="0"/>
          <w:marRight w:val="0"/>
          <w:marTop w:val="0"/>
          <w:marBottom w:val="0"/>
          <w:divBdr>
            <w:top w:val="none" w:sz="0" w:space="0" w:color="auto"/>
            <w:left w:val="none" w:sz="0" w:space="0" w:color="auto"/>
            <w:bottom w:val="none" w:sz="0" w:space="0" w:color="auto"/>
            <w:right w:val="none" w:sz="0" w:space="0" w:color="auto"/>
          </w:divBdr>
        </w:div>
        <w:div w:id="1017466264">
          <w:marLeft w:val="0"/>
          <w:marRight w:val="0"/>
          <w:marTop w:val="0"/>
          <w:marBottom w:val="0"/>
          <w:divBdr>
            <w:top w:val="none" w:sz="0" w:space="0" w:color="auto"/>
            <w:left w:val="none" w:sz="0" w:space="0" w:color="auto"/>
            <w:bottom w:val="none" w:sz="0" w:space="0" w:color="auto"/>
            <w:right w:val="none" w:sz="0" w:space="0" w:color="auto"/>
          </w:divBdr>
        </w:div>
        <w:div w:id="81996890">
          <w:marLeft w:val="0"/>
          <w:marRight w:val="0"/>
          <w:marTop w:val="0"/>
          <w:marBottom w:val="0"/>
          <w:divBdr>
            <w:top w:val="none" w:sz="0" w:space="0" w:color="auto"/>
            <w:left w:val="none" w:sz="0" w:space="0" w:color="auto"/>
            <w:bottom w:val="none" w:sz="0" w:space="0" w:color="auto"/>
            <w:right w:val="none" w:sz="0" w:space="0" w:color="auto"/>
          </w:divBdr>
        </w:div>
        <w:div w:id="284392673">
          <w:marLeft w:val="0"/>
          <w:marRight w:val="0"/>
          <w:marTop w:val="0"/>
          <w:marBottom w:val="0"/>
          <w:divBdr>
            <w:top w:val="none" w:sz="0" w:space="0" w:color="auto"/>
            <w:left w:val="none" w:sz="0" w:space="0" w:color="auto"/>
            <w:bottom w:val="none" w:sz="0" w:space="0" w:color="auto"/>
            <w:right w:val="none" w:sz="0" w:space="0" w:color="auto"/>
          </w:divBdr>
        </w:div>
        <w:div w:id="1995642391">
          <w:marLeft w:val="0"/>
          <w:marRight w:val="0"/>
          <w:marTop w:val="0"/>
          <w:marBottom w:val="0"/>
          <w:divBdr>
            <w:top w:val="none" w:sz="0" w:space="0" w:color="auto"/>
            <w:left w:val="none" w:sz="0" w:space="0" w:color="auto"/>
            <w:bottom w:val="none" w:sz="0" w:space="0" w:color="auto"/>
            <w:right w:val="none" w:sz="0" w:space="0" w:color="auto"/>
          </w:divBdr>
        </w:div>
        <w:div w:id="1806972368">
          <w:marLeft w:val="0"/>
          <w:marRight w:val="0"/>
          <w:marTop w:val="0"/>
          <w:marBottom w:val="0"/>
          <w:divBdr>
            <w:top w:val="none" w:sz="0" w:space="0" w:color="auto"/>
            <w:left w:val="none" w:sz="0" w:space="0" w:color="auto"/>
            <w:bottom w:val="none" w:sz="0" w:space="0" w:color="auto"/>
            <w:right w:val="none" w:sz="0" w:space="0" w:color="auto"/>
          </w:divBdr>
        </w:div>
        <w:div w:id="323824567">
          <w:marLeft w:val="0"/>
          <w:marRight w:val="0"/>
          <w:marTop w:val="0"/>
          <w:marBottom w:val="0"/>
          <w:divBdr>
            <w:top w:val="none" w:sz="0" w:space="0" w:color="auto"/>
            <w:left w:val="none" w:sz="0" w:space="0" w:color="auto"/>
            <w:bottom w:val="none" w:sz="0" w:space="0" w:color="auto"/>
            <w:right w:val="none" w:sz="0" w:space="0" w:color="auto"/>
          </w:divBdr>
        </w:div>
        <w:div w:id="2096396611">
          <w:marLeft w:val="0"/>
          <w:marRight w:val="0"/>
          <w:marTop w:val="0"/>
          <w:marBottom w:val="0"/>
          <w:divBdr>
            <w:top w:val="none" w:sz="0" w:space="0" w:color="auto"/>
            <w:left w:val="none" w:sz="0" w:space="0" w:color="auto"/>
            <w:bottom w:val="none" w:sz="0" w:space="0" w:color="auto"/>
            <w:right w:val="none" w:sz="0" w:space="0" w:color="auto"/>
          </w:divBdr>
        </w:div>
        <w:div w:id="1970167124">
          <w:marLeft w:val="0"/>
          <w:marRight w:val="0"/>
          <w:marTop w:val="0"/>
          <w:marBottom w:val="0"/>
          <w:divBdr>
            <w:top w:val="none" w:sz="0" w:space="0" w:color="auto"/>
            <w:left w:val="none" w:sz="0" w:space="0" w:color="auto"/>
            <w:bottom w:val="none" w:sz="0" w:space="0" w:color="auto"/>
            <w:right w:val="none" w:sz="0" w:space="0" w:color="auto"/>
          </w:divBdr>
        </w:div>
        <w:div w:id="2047439852">
          <w:marLeft w:val="0"/>
          <w:marRight w:val="0"/>
          <w:marTop w:val="0"/>
          <w:marBottom w:val="0"/>
          <w:divBdr>
            <w:top w:val="none" w:sz="0" w:space="0" w:color="auto"/>
            <w:left w:val="none" w:sz="0" w:space="0" w:color="auto"/>
            <w:bottom w:val="none" w:sz="0" w:space="0" w:color="auto"/>
            <w:right w:val="none" w:sz="0" w:space="0" w:color="auto"/>
          </w:divBdr>
        </w:div>
        <w:div w:id="1202208481">
          <w:marLeft w:val="0"/>
          <w:marRight w:val="0"/>
          <w:marTop w:val="0"/>
          <w:marBottom w:val="0"/>
          <w:divBdr>
            <w:top w:val="none" w:sz="0" w:space="0" w:color="auto"/>
            <w:left w:val="none" w:sz="0" w:space="0" w:color="auto"/>
            <w:bottom w:val="none" w:sz="0" w:space="0" w:color="auto"/>
            <w:right w:val="none" w:sz="0" w:space="0" w:color="auto"/>
          </w:divBdr>
        </w:div>
        <w:div w:id="509104812">
          <w:marLeft w:val="0"/>
          <w:marRight w:val="0"/>
          <w:marTop w:val="0"/>
          <w:marBottom w:val="0"/>
          <w:divBdr>
            <w:top w:val="none" w:sz="0" w:space="0" w:color="auto"/>
            <w:left w:val="none" w:sz="0" w:space="0" w:color="auto"/>
            <w:bottom w:val="none" w:sz="0" w:space="0" w:color="auto"/>
            <w:right w:val="none" w:sz="0" w:space="0" w:color="auto"/>
          </w:divBdr>
        </w:div>
        <w:div w:id="446197773">
          <w:marLeft w:val="0"/>
          <w:marRight w:val="0"/>
          <w:marTop w:val="0"/>
          <w:marBottom w:val="0"/>
          <w:divBdr>
            <w:top w:val="none" w:sz="0" w:space="0" w:color="auto"/>
            <w:left w:val="none" w:sz="0" w:space="0" w:color="auto"/>
            <w:bottom w:val="none" w:sz="0" w:space="0" w:color="auto"/>
            <w:right w:val="none" w:sz="0" w:space="0" w:color="auto"/>
          </w:divBdr>
        </w:div>
        <w:div w:id="833225423">
          <w:marLeft w:val="0"/>
          <w:marRight w:val="0"/>
          <w:marTop w:val="0"/>
          <w:marBottom w:val="0"/>
          <w:divBdr>
            <w:top w:val="none" w:sz="0" w:space="0" w:color="auto"/>
            <w:left w:val="none" w:sz="0" w:space="0" w:color="auto"/>
            <w:bottom w:val="none" w:sz="0" w:space="0" w:color="auto"/>
            <w:right w:val="none" w:sz="0" w:space="0" w:color="auto"/>
          </w:divBdr>
        </w:div>
        <w:div w:id="53937495">
          <w:marLeft w:val="0"/>
          <w:marRight w:val="0"/>
          <w:marTop w:val="0"/>
          <w:marBottom w:val="0"/>
          <w:divBdr>
            <w:top w:val="none" w:sz="0" w:space="0" w:color="auto"/>
            <w:left w:val="none" w:sz="0" w:space="0" w:color="auto"/>
            <w:bottom w:val="none" w:sz="0" w:space="0" w:color="auto"/>
            <w:right w:val="none" w:sz="0" w:space="0" w:color="auto"/>
          </w:divBdr>
        </w:div>
        <w:div w:id="340668605">
          <w:marLeft w:val="0"/>
          <w:marRight w:val="0"/>
          <w:marTop w:val="0"/>
          <w:marBottom w:val="0"/>
          <w:divBdr>
            <w:top w:val="none" w:sz="0" w:space="0" w:color="auto"/>
            <w:left w:val="none" w:sz="0" w:space="0" w:color="auto"/>
            <w:bottom w:val="none" w:sz="0" w:space="0" w:color="auto"/>
            <w:right w:val="none" w:sz="0" w:space="0" w:color="auto"/>
          </w:divBdr>
        </w:div>
        <w:div w:id="788206097">
          <w:marLeft w:val="0"/>
          <w:marRight w:val="0"/>
          <w:marTop w:val="0"/>
          <w:marBottom w:val="0"/>
          <w:divBdr>
            <w:top w:val="none" w:sz="0" w:space="0" w:color="auto"/>
            <w:left w:val="none" w:sz="0" w:space="0" w:color="auto"/>
            <w:bottom w:val="none" w:sz="0" w:space="0" w:color="auto"/>
            <w:right w:val="none" w:sz="0" w:space="0" w:color="auto"/>
          </w:divBdr>
        </w:div>
        <w:div w:id="1719620641">
          <w:marLeft w:val="0"/>
          <w:marRight w:val="0"/>
          <w:marTop w:val="0"/>
          <w:marBottom w:val="0"/>
          <w:divBdr>
            <w:top w:val="none" w:sz="0" w:space="0" w:color="auto"/>
            <w:left w:val="none" w:sz="0" w:space="0" w:color="auto"/>
            <w:bottom w:val="none" w:sz="0" w:space="0" w:color="auto"/>
            <w:right w:val="none" w:sz="0" w:space="0" w:color="auto"/>
          </w:divBdr>
        </w:div>
        <w:div w:id="508522217">
          <w:marLeft w:val="0"/>
          <w:marRight w:val="0"/>
          <w:marTop w:val="0"/>
          <w:marBottom w:val="0"/>
          <w:divBdr>
            <w:top w:val="none" w:sz="0" w:space="0" w:color="auto"/>
            <w:left w:val="none" w:sz="0" w:space="0" w:color="auto"/>
            <w:bottom w:val="none" w:sz="0" w:space="0" w:color="auto"/>
            <w:right w:val="none" w:sz="0" w:space="0" w:color="auto"/>
          </w:divBdr>
        </w:div>
        <w:div w:id="1605116743">
          <w:marLeft w:val="0"/>
          <w:marRight w:val="0"/>
          <w:marTop w:val="0"/>
          <w:marBottom w:val="0"/>
          <w:divBdr>
            <w:top w:val="none" w:sz="0" w:space="0" w:color="auto"/>
            <w:left w:val="none" w:sz="0" w:space="0" w:color="auto"/>
            <w:bottom w:val="none" w:sz="0" w:space="0" w:color="auto"/>
            <w:right w:val="none" w:sz="0" w:space="0" w:color="auto"/>
          </w:divBdr>
        </w:div>
        <w:div w:id="426729131">
          <w:marLeft w:val="0"/>
          <w:marRight w:val="0"/>
          <w:marTop w:val="0"/>
          <w:marBottom w:val="0"/>
          <w:divBdr>
            <w:top w:val="none" w:sz="0" w:space="0" w:color="auto"/>
            <w:left w:val="none" w:sz="0" w:space="0" w:color="auto"/>
            <w:bottom w:val="none" w:sz="0" w:space="0" w:color="auto"/>
            <w:right w:val="none" w:sz="0" w:space="0" w:color="auto"/>
          </w:divBdr>
        </w:div>
        <w:div w:id="528447389">
          <w:marLeft w:val="0"/>
          <w:marRight w:val="0"/>
          <w:marTop w:val="0"/>
          <w:marBottom w:val="0"/>
          <w:divBdr>
            <w:top w:val="none" w:sz="0" w:space="0" w:color="auto"/>
            <w:left w:val="none" w:sz="0" w:space="0" w:color="auto"/>
            <w:bottom w:val="none" w:sz="0" w:space="0" w:color="auto"/>
            <w:right w:val="none" w:sz="0" w:space="0" w:color="auto"/>
          </w:divBdr>
        </w:div>
        <w:div w:id="1596403449">
          <w:marLeft w:val="0"/>
          <w:marRight w:val="0"/>
          <w:marTop w:val="0"/>
          <w:marBottom w:val="0"/>
          <w:divBdr>
            <w:top w:val="none" w:sz="0" w:space="0" w:color="auto"/>
            <w:left w:val="none" w:sz="0" w:space="0" w:color="auto"/>
            <w:bottom w:val="none" w:sz="0" w:space="0" w:color="auto"/>
            <w:right w:val="none" w:sz="0" w:space="0" w:color="auto"/>
          </w:divBdr>
        </w:div>
        <w:div w:id="1641424004">
          <w:marLeft w:val="0"/>
          <w:marRight w:val="0"/>
          <w:marTop w:val="0"/>
          <w:marBottom w:val="0"/>
          <w:divBdr>
            <w:top w:val="none" w:sz="0" w:space="0" w:color="auto"/>
            <w:left w:val="none" w:sz="0" w:space="0" w:color="auto"/>
            <w:bottom w:val="none" w:sz="0" w:space="0" w:color="auto"/>
            <w:right w:val="none" w:sz="0" w:space="0" w:color="auto"/>
          </w:divBdr>
        </w:div>
        <w:div w:id="1597791265">
          <w:marLeft w:val="0"/>
          <w:marRight w:val="0"/>
          <w:marTop w:val="0"/>
          <w:marBottom w:val="0"/>
          <w:divBdr>
            <w:top w:val="none" w:sz="0" w:space="0" w:color="auto"/>
            <w:left w:val="none" w:sz="0" w:space="0" w:color="auto"/>
            <w:bottom w:val="none" w:sz="0" w:space="0" w:color="auto"/>
            <w:right w:val="none" w:sz="0" w:space="0" w:color="auto"/>
          </w:divBdr>
        </w:div>
        <w:div w:id="1949312677">
          <w:marLeft w:val="0"/>
          <w:marRight w:val="0"/>
          <w:marTop w:val="0"/>
          <w:marBottom w:val="0"/>
          <w:divBdr>
            <w:top w:val="none" w:sz="0" w:space="0" w:color="auto"/>
            <w:left w:val="none" w:sz="0" w:space="0" w:color="auto"/>
            <w:bottom w:val="none" w:sz="0" w:space="0" w:color="auto"/>
            <w:right w:val="none" w:sz="0" w:space="0" w:color="auto"/>
          </w:divBdr>
        </w:div>
      </w:divsChild>
    </w:div>
    <w:div w:id="389572152">
      <w:bodyDiv w:val="1"/>
      <w:marLeft w:val="0"/>
      <w:marRight w:val="0"/>
      <w:marTop w:val="0"/>
      <w:marBottom w:val="0"/>
      <w:divBdr>
        <w:top w:val="none" w:sz="0" w:space="0" w:color="auto"/>
        <w:left w:val="none" w:sz="0" w:space="0" w:color="auto"/>
        <w:bottom w:val="none" w:sz="0" w:space="0" w:color="auto"/>
        <w:right w:val="none" w:sz="0" w:space="0" w:color="auto"/>
      </w:divBdr>
    </w:div>
    <w:div w:id="389694560">
      <w:bodyDiv w:val="1"/>
      <w:marLeft w:val="0"/>
      <w:marRight w:val="0"/>
      <w:marTop w:val="0"/>
      <w:marBottom w:val="0"/>
      <w:divBdr>
        <w:top w:val="none" w:sz="0" w:space="0" w:color="auto"/>
        <w:left w:val="none" w:sz="0" w:space="0" w:color="auto"/>
        <w:bottom w:val="none" w:sz="0" w:space="0" w:color="auto"/>
        <w:right w:val="none" w:sz="0" w:space="0" w:color="auto"/>
      </w:divBdr>
    </w:div>
    <w:div w:id="431168019">
      <w:bodyDiv w:val="1"/>
      <w:marLeft w:val="0"/>
      <w:marRight w:val="0"/>
      <w:marTop w:val="0"/>
      <w:marBottom w:val="0"/>
      <w:divBdr>
        <w:top w:val="none" w:sz="0" w:space="0" w:color="auto"/>
        <w:left w:val="none" w:sz="0" w:space="0" w:color="auto"/>
        <w:bottom w:val="none" w:sz="0" w:space="0" w:color="auto"/>
        <w:right w:val="none" w:sz="0" w:space="0" w:color="auto"/>
      </w:divBdr>
    </w:div>
    <w:div w:id="442268885">
      <w:bodyDiv w:val="1"/>
      <w:marLeft w:val="0"/>
      <w:marRight w:val="0"/>
      <w:marTop w:val="0"/>
      <w:marBottom w:val="0"/>
      <w:divBdr>
        <w:top w:val="none" w:sz="0" w:space="0" w:color="auto"/>
        <w:left w:val="none" w:sz="0" w:space="0" w:color="auto"/>
        <w:bottom w:val="none" w:sz="0" w:space="0" w:color="auto"/>
        <w:right w:val="none" w:sz="0" w:space="0" w:color="auto"/>
      </w:divBdr>
    </w:div>
    <w:div w:id="480535561">
      <w:bodyDiv w:val="1"/>
      <w:marLeft w:val="0"/>
      <w:marRight w:val="0"/>
      <w:marTop w:val="0"/>
      <w:marBottom w:val="0"/>
      <w:divBdr>
        <w:top w:val="none" w:sz="0" w:space="0" w:color="auto"/>
        <w:left w:val="none" w:sz="0" w:space="0" w:color="auto"/>
        <w:bottom w:val="none" w:sz="0" w:space="0" w:color="auto"/>
        <w:right w:val="none" w:sz="0" w:space="0" w:color="auto"/>
      </w:divBdr>
    </w:div>
    <w:div w:id="488516823">
      <w:bodyDiv w:val="1"/>
      <w:marLeft w:val="0"/>
      <w:marRight w:val="0"/>
      <w:marTop w:val="0"/>
      <w:marBottom w:val="0"/>
      <w:divBdr>
        <w:top w:val="none" w:sz="0" w:space="0" w:color="auto"/>
        <w:left w:val="none" w:sz="0" w:space="0" w:color="auto"/>
        <w:bottom w:val="none" w:sz="0" w:space="0" w:color="auto"/>
        <w:right w:val="none" w:sz="0" w:space="0" w:color="auto"/>
      </w:divBdr>
    </w:div>
    <w:div w:id="491258475">
      <w:bodyDiv w:val="1"/>
      <w:marLeft w:val="0"/>
      <w:marRight w:val="0"/>
      <w:marTop w:val="0"/>
      <w:marBottom w:val="0"/>
      <w:divBdr>
        <w:top w:val="none" w:sz="0" w:space="0" w:color="auto"/>
        <w:left w:val="none" w:sz="0" w:space="0" w:color="auto"/>
        <w:bottom w:val="none" w:sz="0" w:space="0" w:color="auto"/>
        <w:right w:val="none" w:sz="0" w:space="0" w:color="auto"/>
      </w:divBdr>
    </w:div>
    <w:div w:id="500897127">
      <w:bodyDiv w:val="1"/>
      <w:marLeft w:val="0"/>
      <w:marRight w:val="0"/>
      <w:marTop w:val="0"/>
      <w:marBottom w:val="0"/>
      <w:divBdr>
        <w:top w:val="none" w:sz="0" w:space="0" w:color="auto"/>
        <w:left w:val="none" w:sz="0" w:space="0" w:color="auto"/>
        <w:bottom w:val="none" w:sz="0" w:space="0" w:color="auto"/>
        <w:right w:val="none" w:sz="0" w:space="0" w:color="auto"/>
      </w:divBdr>
    </w:div>
    <w:div w:id="542132350">
      <w:bodyDiv w:val="1"/>
      <w:marLeft w:val="0"/>
      <w:marRight w:val="0"/>
      <w:marTop w:val="0"/>
      <w:marBottom w:val="0"/>
      <w:divBdr>
        <w:top w:val="none" w:sz="0" w:space="0" w:color="auto"/>
        <w:left w:val="none" w:sz="0" w:space="0" w:color="auto"/>
        <w:bottom w:val="none" w:sz="0" w:space="0" w:color="auto"/>
        <w:right w:val="none" w:sz="0" w:space="0" w:color="auto"/>
      </w:divBdr>
    </w:div>
    <w:div w:id="574321706">
      <w:bodyDiv w:val="1"/>
      <w:marLeft w:val="0"/>
      <w:marRight w:val="0"/>
      <w:marTop w:val="0"/>
      <w:marBottom w:val="0"/>
      <w:divBdr>
        <w:top w:val="none" w:sz="0" w:space="0" w:color="auto"/>
        <w:left w:val="none" w:sz="0" w:space="0" w:color="auto"/>
        <w:bottom w:val="none" w:sz="0" w:space="0" w:color="auto"/>
        <w:right w:val="none" w:sz="0" w:space="0" w:color="auto"/>
      </w:divBdr>
    </w:div>
    <w:div w:id="617762755">
      <w:bodyDiv w:val="1"/>
      <w:marLeft w:val="0"/>
      <w:marRight w:val="0"/>
      <w:marTop w:val="0"/>
      <w:marBottom w:val="0"/>
      <w:divBdr>
        <w:top w:val="none" w:sz="0" w:space="0" w:color="auto"/>
        <w:left w:val="none" w:sz="0" w:space="0" w:color="auto"/>
        <w:bottom w:val="none" w:sz="0" w:space="0" w:color="auto"/>
        <w:right w:val="none" w:sz="0" w:space="0" w:color="auto"/>
      </w:divBdr>
    </w:div>
    <w:div w:id="644116848">
      <w:bodyDiv w:val="1"/>
      <w:marLeft w:val="0"/>
      <w:marRight w:val="0"/>
      <w:marTop w:val="0"/>
      <w:marBottom w:val="0"/>
      <w:divBdr>
        <w:top w:val="none" w:sz="0" w:space="0" w:color="auto"/>
        <w:left w:val="none" w:sz="0" w:space="0" w:color="auto"/>
        <w:bottom w:val="none" w:sz="0" w:space="0" w:color="auto"/>
        <w:right w:val="none" w:sz="0" w:space="0" w:color="auto"/>
      </w:divBdr>
    </w:div>
    <w:div w:id="666439347">
      <w:bodyDiv w:val="1"/>
      <w:marLeft w:val="0"/>
      <w:marRight w:val="0"/>
      <w:marTop w:val="0"/>
      <w:marBottom w:val="0"/>
      <w:divBdr>
        <w:top w:val="none" w:sz="0" w:space="0" w:color="auto"/>
        <w:left w:val="none" w:sz="0" w:space="0" w:color="auto"/>
        <w:bottom w:val="none" w:sz="0" w:space="0" w:color="auto"/>
        <w:right w:val="none" w:sz="0" w:space="0" w:color="auto"/>
      </w:divBdr>
    </w:div>
    <w:div w:id="726150229">
      <w:bodyDiv w:val="1"/>
      <w:marLeft w:val="0"/>
      <w:marRight w:val="0"/>
      <w:marTop w:val="0"/>
      <w:marBottom w:val="0"/>
      <w:divBdr>
        <w:top w:val="none" w:sz="0" w:space="0" w:color="auto"/>
        <w:left w:val="none" w:sz="0" w:space="0" w:color="auto"/>
        <w:bottom w:val="none" w:sz="0" w:space="0" w:color="auto"/>
        <w:right w:val="none" w:sz="0" w:space="0" w:color="auto"/>
      </w:divBdr>
    </w:div>
    <w:div w:id="737091612">
      <w:bodyDiv w:val="1"/>
      <w:marLeft w:val="0"/>
      <w:marRight w:val="0"/>
      <w:marTop w:val="0"/>
      <w:marBottom w:val="0"/>
      <w:divBdr>
        <w:top w:val="none" w:sz="0" w:space="0" w:color="auto"/>
        <w:left w:val="none" w:sz="0" w:space="0" w:color="auto"/>
        <w:bottom w:val="none" w:sz="0" w:space="0" w:color="auto"/>
        <w:right w:val="none" w:sz="0" w:space="0" w:color="auto"/>
      </w:divBdr>
    </w:div>
    <w:div w:id="765928056">
      <w:bodyDiv w:val="1"/>
      <w:marLeft w:val="0"/>
      <w:marRight w:val="0"/>
      <w:marTop w:val="0"/>
      <w:marBottom w:val="0"/>
      <w:divBdr>
        <w:top w:val="none" w:sz="0" w:space="0" w:color="auto"/>
        <w:left w:val="none" w:sz="0" w:space="0" w:color="auto"/>
        <w:bottom w:val="none" w:sz="0" w:space="0" w:color="auto"/>
        <w:right w:val="none" w:sz="0" w:space="0" w:color="auto"/>
      </w:divBdr>
    </w:div>
    <w:div w:id="766460416">
      <w:bodyDiv w:val="1"/>
      <w:marLeft w:val="0"/>
      <w:marRight w:val="0"/>
      <w:marTop w:val="0"/>
      <w:marBottom w:val="0"/>
      <w:divBdr>
        <w:top w:val="none" w:sz="0" w:space="0" w:color="auto"/>
        <w:left w:val="none" w:sz="0" w:space="0" w:color="auto"/>
        <w:bottom w:val="none" w:sz="0" w:space="0" w:color="auto"/>
        <w:right w:val="none" w:sz="0" w:space="0" w:color="auto"/>
      </w:divBdr>
    </w:div>
    <w:div w:id="822086588">
      <w:bodyDiv w:val="1"/>
      <w:marLeft w:val="0"/>
      <w:marRight w:val="0"/>
      <w:marTop w:val="0"/>
      <w:marBottom w:val="0"/>
      <w:divBdr>
        <w:top w:val="none" w:sz="0" w:space="0" w:color="auto"/>
        <w:left w:val="none" w:sz="0" w:space="0" w:color="auto"/>
        <w:bottom w:val="none" w:sz="0" w:space="0" w:color="auto"/>
        <w:right w:val="none" w:sz="0" w:space="0" w:color="auto"/>
      </w:divBdr>
    </w:div>
    <w:div w:id="851990651">
      <w:bodyDiv w:val="1"/>
      <w:marLeft w:val="0"/>
      <w:marRight w:val="0"/>
      <w:marTop w:val="0"/>
      <w:marBottom w:val="0"/>
      <w:divBdr>
        <w:top w:val="none" w:sz="0" w:space="0" w:color="auto"/>
        <w:left w:val="none" w:sz="0" w:space="0" w:color="auto"/>
        <w:bottom w:val="none" w:sz="0" w:space="0" w:color="auto"/>
        <w:right w:val="none" w:sz="0" w:space="0" w:color="auto"/>
      </w:divBdr>
    </w:div>
    <w:div w:id="888492890">
      <w:bodyDiv w:val="1"/>
      <w:marLeft w:val="0"/>
      <w:marRight w:val="0"/>
      <w:marTop w:val="0"/>
      <w:marBottom w:val="0"/>
      <w:divBdr>
        <w:top w:val="none" w:sz="0" w:space="0" w:color="auto"/>
        <w:left w:val="none" w:sz="0" w:space="0" w:color="auto"/>
        <w:bottom w:val="none" w:sz="0" w:space="0" w:color="auto"/>
        <w:right w:val="none" w:sz="0" w:space="0" w:color="auto"/>
      </w:divBdr>
    </w:div>
    <w:div w:id="890310778">
      <w:bodyDiv w:val="1"/>
      <w:marLeft w:val="0"/>
      <w:marRight w:val="0"/>
      <w:marTop w:val="0"/>
      <w:marBottom w:val="0"/>
      <w:divBdr>
        <w:top w:val="none" w:sz="0" w:space="0" w:color="auto"/>
        <w:left w:val="none" w:sz="0" w:space="0" w:color="auto"/>
        <w:bottom w:val="none" w:sz="0" w:space="0" w:color="auto"/>
        <w:right w:val="none" w:sz="0" w:space="0" w:color="auto"/>
      </w:divBdr>
      <w:divsChild>
        <w:div w:id="1217815766">
          <w:marLeft w:val="0"/>
          <w:marRight w:val="0"/>
          <w:marTop w:val="0"/>
          <w:marBottom w:val="0"/>
          <w:divBdr>
            <w:top w:val="none" w:sz="0" w:space="0" w:color="auto"/>
            <w:left w:val="none" w:sz="0" w:space="0" w:color="auto"/>
            <w:bottom w:val="none" w:sz="0" w:space="0" w:color="auto"/>
            <w:right w:val="none" w:sz="0" w:space="0" w:color="auto"/>
          </w:divBdr>
        </w:div>
        <w:div w:id="111050162">
          <w:marLeft w:val="0"/>
          <w:marRight w:val="0"/>
          <w:marTop w:val="0"/>
          <w:marBottom w:val="0"/>
          <w:divBdr>
            <w:top w:val="none" w:sz="0" w:space="0" w:color="auto"/>
            <w:left w:val="none" w:sz="0" w:space="0" w:color="auto"/>
            <w:bottom w:val="none" w:sz="0" w:space="0" w:color="auto"/>
            <w:right w:val="none" w:sz="0" w:space="0" w:color="auto"/>
          </w:divBdr>
        </w:div>
        <w:div w:id="1189104415">
          <w:marLeft w:val="0"/>
          <w:marRight w:val="0"/>
          <w:marTop w:val="0"/>
          <w:marBottom w:val="0"/>
          <w:divBdr>
            <w:top w:val="none" w:sz="0" w:space="0" w:color="auto"/>
            <w:left w:val="none" w:sz="0" w:space="0" w:color="auto"/>
            <w:bottom w:val="none" w:sz="0" w:space="0" w:color="auto"/>
            <w:right w:val="none" w:sz="0" w:space="0" w:color="auto"/>
          </w:divBdr>
        </w:div>
        <w:div w:id="214243681">
          <w:marLeft w:val="0"/>
          <w:marRight w:val="0"/>
          <w:marTop w:val="0"/>
          <w:marBottom w:val="0"/>
          <w:divBdr>
            <w:top w:val="none" w:sz="0" w:space="0" w:color="auto"/>
            <w:left w:val="none" w:sz="0" w:space="0" w:color="auto"/>
            <w:bottom w:val="none" w:sz="0" w:space="0" w:color="auto"/>
            <w:right w:val="none" w:sz="0" w:space="0" w:color="auto"/>
          </w:divBdr>
        </w:div>
      </w:divsChild>
    </w:div>
    <w:div w:id="928150920">
      <w:bodyDiv w:val="1"/>
      <w:marLeft w:val="0"/>
      <w:marRight w:val="0"/>
      <w:marTop w:val="0"/>
      <w:marBottom w:val="0"/>
      <w:divBdr>
        <w:top w:val="none" w:sz="0" w:space="0" w:color="auto"/>
        <w:left w:val="none" w:sz="0" w:space="0" w:color="auto"/>
        <w:bottom w:val="none" w:sz="0" w:space="0" w:color="auto"/>
        <w:right w:val="none" w:sz="0" w:space="0" w:color="auto"/>
      </w:divBdr>
    </w:div>
    <w:div w:id="931012948">
      <w:bodyDiv w:val="1"/>
      <w:marLeft w:val="0"/>
      <w:marRight w:val="0"/>
      <w:marTop w:val="0"/>
      <w:marBottom w:val="0"/>
      <w:divBdr>
        <w:top w:val="none" w:sz="0" w:space="0" w:color="auto"/>
        <w:left w:val="none" w:sz="0" w:space="0" w:color="auto"/>
        <w:bottom w:val="none" w:sz="0" w:space="0" w:color="auto"/>
        <w:right w:val="none" w:sz="0" w:space="0" w:color="auto"/>
      </w:divBdr>
    </w:div>
    <w:div w:id="946426918">
      <w:bodyDiv w:val="1"/>
      <w:marLeft w:val="0"/>
      <w:marRight w:val="0"/>
      <w:marTop w:val="0"/>
      <w:marBottom w:val="0"/>
      <w:divBdr>
        <w:top w:val="none" w:sz="0" w:space="0" w:color="auto"/>
        <w:left w:val="none" w:sz="0" w:space="0" w:color="auto"/>
        <w:bottom w:val="none" w:sz="0" w:space="0" w:color="auto"/>
        <w:right w:val="none" w:sz="0" w:space="0" w:color="auto"/>
      </w:divBdr>
    </w:div>
    <w:div w:id="994987197">
      <w:bodyDiv w:val="1"/>
      <w:marLeft w:val="0"/>
      <w:marRight w:val="0"/>
      <w:marTop w:val="0"/>
      <w:marBottom w:val="0"/>
      <w:divBdr>
        <w:top w:val="none" w:sz="0" w:space="0" w:color="auto"/>
        <w:left w:val="none" w:sz="0" w:space="0" w:color="auto"/>
        <w:bottom w:val="none" w:sz="0" w:space="0" w:color="auto"/>
        <w:right w:val="none" w:sz="0" w:space="0" w:color="auto"/>
      </w:divBdr>
    </w:div>
    <w:div w:id="1036810272">
      <w:bodyDiv w:val="1"/>
      <w:marLeft w:val="0"/>
      <w:marRight w:val="0"/>
      <w:marTop w:val="0"/>
      <w:marBottom w:val="0"/>
      <w:divBdr>
        <w:top w:val="none" w:sz="0" w:space="0" w:color="auto"/>
        <w:left w:val="none" w:sz="0" w:space="0" w:color="auto"/>
        <w:bottom w:val="none" w:sz="0" w:space="0" w:color="auto"/>
        <w:right w:val="none" w:sz="0" w:space="0" w:color="auto"/>
      </w:divBdr>
    </w:div>
    <w:div w:id="1067075475">
      <w:bodyDiv w:val="1"/>
      <w:marLeft w:val="0"/>
      <w:marRight w:val="0"/>
      <w:marTop w:val="0"/>
      <w:marBottom w:val="0"/>
      <w:divBdr>
        <w:top w:val="none" w:sz="0" w:space="0" w:color="auto"/>
        <w:left w:val="none" w:sz="0" w:space="0" w:color="auto"/>
        <w:bottom w:val="none" w:sz="0" w:space="0" w:color="auto"/>
        <w:right w:val="none" w:sz="0" w:space="0" w:color="auto"/>
      </w:divBdr>
    </w:div>
    <w:div w:id="1082336466">
      <w:bodyDiv w:val="1"/>
      <w:marLeft w:val="0"/>
      <w:marRight w:val="0"/>
      <w:marTop w:val="0"/>
      <w:marBottom w:val="0"/>
      <w:divBdr>
        <w:top w:val="none" w:sz="0" w:space="0" w:color="auto"/>
        <w:left w:val="none" w:sz="0" w:space="0" w:color="auto"/>
        <w:bottom w:val="none" w:sz="0" w:space="0" w:color="auto"/>
        <w:right w:val="none" w:sz="0" w:space="0" w:color="auto"/>
      </w:divBdr>
    </w:div>
    <w:div w:id="1121724059">
      <w:bodyDiv w:val="1"/>
      <w:marLeft w:val="0"/>
      <w:marRight w:val="0"/>
      <w:marTop w:val="0"/>
      <w:marBottom w:val="0"/>
      <w:divBdr>
        <w:top w:val="none" w:sz="0" w:space="0" w:color="auto"/>
        <w:left w:val="none" w:sz="0" w:space="0" w:color="auto"/>
        <w:bottom w:val="none" w:sz="0" w:space="0" w:color="auto"/>
        <w:right w:val="none" w:sz="0" w:space="0" w:color="auto"/>
      </w:divBdr>
    </w:div>
    <w:div w:id="1123620158">
      <w:bodyDiv w:val="1"/>
      <w:marLeft w:val="0"/>
      <w:marRight w:val="0"/>
      <w:marTop w:val="0"/>
      <w:marBottom w:val="0"/>
      <w:divBdr>
        <w:top w:val="none" w:sz="0" w:space="0" w:color="auto"/>
        <w:left w:val="none" w:sz="0" w:space="0" w:color="auto"/>
        <w:bottom w:val="none" w:sz="0" w:space="0" w:color="auto"/>
        <w:right w:val="none" w:sz="0" w:space="0" w:color="auto"/>
      </w:divBdr>
    </w:div>
    <w:div w:id="1126965022">
      <w:bodyDiv w:val="1"/>
      <w:marLeft w:val="0"/>
      <w:marRight w:val="0"/>
      <w:marTop w:val="0"/>
      <w:marBottom w:val="0"/>
      <w:divBdr>
        <w:top w:val="none" w:sz="0" w:space="0" w:color="auto"/>
        <w:left w:val="none" w:sz="0" w:space="0" w:color="auto"/>
        <w:bottom w:val="none" w:sz="0" w:space="0" w:color="auto"/>
        <w:right w:val="none" w:sz="0" w:space="0" w:color="auto"/>
      </w:divBdr>
    </w:div>
    <w:div w:id="1149206049">
      <w:bodyDiv w:val="1"/>
      <w:marLeft w:val="0"/>
      <w:marRight w:val="0"/>
      <w:marTop w:val="0"/>
      <w:marBottom w:val="0"/>
      <w:divBdr>
        <w:top w:val="none" w:sz="0" w:space="0" w:color="auto"/>
        <w:left w:val="none" w:sz="0" w:space="0" w:color="auto"/>
        <w:bottom w:val="none" w:sz="0" w:space="0" w:color="auto"/>
        <w:right w:val="none" w:sz="0" w:space="0" w:color="auto"/>
      </w:divBdr>
    </w:div>
    <w:div w:id="1154562974">
      <w:bodyDiv w:val="1"/>
      <w:marLeft w:val="0"/>
      <w:marRight w:val="0"/>
      <w:marTop w:val="0"/>
      <w:marBottom w:val="0"/>
      <w:divBdr>
        <w:top w:val="none" w:sz="0" w:space="0" w:color="auto"/>
        <w:left w:val="none" w:sz="0" w:space="0" w:color="auto"/>
        <w:bottom w:val="none" w:sz="0" w:space="0" w:color="auto"/>
        <w:right w:val="none" w:sz="0" w:space="0" w:color="auto"/>
      </w:divBdr>
    </w:div>
    <w:div w:id="1186945064">
      <w:bodyDiv w:val="1"/>
      <w:marLeft w:val="0"/>
      <w:marRight w:val="0"/>
      <w:marTop w:val="0"/>
      <w:marBottom w:val="0"/>
      <w:divBdr>
        <w:top w:val="none" w:sz="0" w:space="0" w:color="auto"/>
        <w:left w:val="none" w:sz="0" w:space="0" w:color="auto"/>
        <w:bottom w:val="none" w:sz="0" w:space="0" w:color="auto"/>
        <w:right w:val="none" w:sz="0" w:space="0" w:color="auto"/>
      </w:divBdr>
    </w:div>
    <w:div w:id="1208295749">
      <w:bodyDiv w:val="1"/>
      <w:marLeft w:val="0"/>
      <w:marRight w:val="0"/>
      <w:marTop w:val="0"/>
      <w:marBottom w:val="0"/>
      <w:divBdr>
        <w:top w:val="none" w:sz="0" w:space="0" w:color="auto"/>
        <w:left w:val="none" w:sz="0" w:space="0" w:color="auto"/>
        <w:bottom w:val="none" w:sz="0" w:space="0" w:color="auto"/>
        <w:right w:val="none" w:sz="0" w:space="0" w:color="auto"/>
      </w:divBdr>
    </w:div>
    <w:div w:id="1217887611">
      <w:bodyDiv w:val="1"/>
      <w:marLeft w:val="0"/>
      <w:marRight w:val="0"/>
      <w:marTop w:val="0"/>
      <w:marBottom w:val="0"/>
      <w:divBdr>
        <w:top w:val="none" w:sz="0" w:space="0" w:color="auto"/>
        <w:left w:val="none" w:sz="0" w:space="0" w:color="auto"/>
        <w:bottom w:val="none" w:sz="0" w:space="0" w:color="auto"/>
        <w:right w:val="none" w:sz="0" w:space="0" w:color="auto"/>
      </w:divBdr>
    </w:div>
    <w:div w:id="1229918759">
      <w:bodyDiv w:val="1"/>
      <w:marLeft w:val="0"/>
      <w:marRight w:val="0"/>
      <w:marTop w:val="0"/>
      <w:marBottom w:val="0"/>
      <w:divBdr>
        <w:top w:val="none" w:sz="0" w:space="0" w:color="auto"/>
        <w:left w:val="none" w:sz="0" w:space="0" w:color="auto"/>
        <w:bottom w:val="none" w:sz="0" w:space="0" w:color="auto"/>
        <w:right w:val="none" w:sz="0" w:space="0" w:color="auto"/>
      </w:divBdr>
    </w:div>
    <w:div w:id="1231501969">
      <w:bodyDiv w:val="1"/>
      <w:marLeft w:val="0"/>
      <w:marRight w:val="0"/>
      <w:marTop w:val="0"/>
      <w:marBottom w:val="0"/>
      <w:divBdr>
        <w:top w:val="none" w:sz="0" w:space="0" w:color="auto"/>
        <w:left w:val="none" w:sz="0" w:space="0" w:color="auto"/>
        <w:bottom w:val="none" w:sz="0" w:space="0" w:color="auto"/>
        <w:right w:val="none" w:sz="0" w:space="0" w:color="auto"/>
      </w:divBdr>
    </w:div>
    <w:div w:id="1243107290">
      <w:bodyDiv w:val="1"/>
      <w:marLeft w:val="0"/>
      <w:marRight w:val="0"/>
      <w:marTop w:val="0"/>
      <w:marBottom w:val="0"/>
      <w:divBdr>
        <w:top w:val="none" w:sz="0" w:space="0" w:color="auto"/>
        <w:left w:val="none" w:sz="0" w:space="0" w:color="auto"/>
        <w:bottom w:val="none" w:sz="0" w:space="0" w:color="auto"/>
        <w:right w:val="none" w:sz="0" w:space="0" w:color="auto"/>
      </w:divBdr>
    </w:div>
    <w:div w:id="1277785650">
      <w:bodyDiv w:val="1"/>
      <w:marLeft w:val="0"/>
      <w:marRight w:val="0"/>
      <w:marTop w:val="0"/>
      <w:marBottom w:val="0"/>
      <w:divBdr>
        <w:top w:val="none" w:sz="0" w:space="0" w:color="auto"/>
        <w:left w:val="none" w:sz="0" w:space="0" w:color="auto"/>
        <w:bottom w:val="none" w:sz="0" w:space="0" w:color="auto"/>
        <w:right w:val="none" w:sz="0" w:space="0" w:color="auto"/>
      </w:divBdr>
    </w:div>
    <w:div w:id="1281376360">
      <w:bodyDiv w:val="1"/>
      <w:marLeft w:val="0"/>
      <w:marRight w:val="0"/>
      <w:marTop w:val="0"/>
      <w:marBottom w:val="0"/>
      <w:divBdr>
        <w:top w:val="none" w:sz="0" w:space="0" w:color="auto"/>
        <w:left w:val="none" w:sz="0" w:space="0" w:color="auto"/>
        <w:bottom w:val="none" w:sz="0" w:space="0" w:color="auto"/>
        <w:right w:val="none" w:sz="0" w:space="0" w:color="auto"/>
      </w:divBdr>
    </w:div>
    <w:div w:id="1288124299">
      <w:bodyDiv w:val="1"/>
      <w:marLeft w:val="0"/>
      <w:marRight w:val="0"/>
      <w:marTop w:val="0"/>
      <w:marBottom w:val="0"/>
      <w:divBdr>
        <w:top w:val="none" w:sz="0" w:space="0" w:color="auto"/>
        <w:left w:val="none" w:sz="0" w:space="0" w:color="auto"/>
        <w:bottom w:val="none" w:sz="0" w:space="0" w:color="auto"/>
        <w:right w:val="none" w:sz="0" w:space="0" w:color="auto"/>
      </w:divBdr>
    </w:div>
    <w:div w:id="1296714112">
      <w:bodyDiv w:val="1"/>
      <w:marLeft w:val="0"/>
      <w:marRight w:val="0"/>
      <w:marTop w:val="0"/>
      <w:marBottom w:val="0"/>
      <w:divBdr>
        <w:top w:val="none" w:sz="0" w:space="0" w:color="auto"/>
        <w:left w:val="none" w:sz="0" w:space="0" w:color="auto"/>
        <w:bottom w:val="none" w:sz="0" w:space="0" w:color="auto"/>
        <w:right w:val="none" w:sz="0" w:space="0" w:color="auto"/>
      </w:divBdr>
    </w:div>
    <w:div w:id="1301157748">
      <w:bodyDiv w:val="1"/>
      <w:marLeft w:val="0"/>
      <w:marRight w:val="0"/>
      <w:marTop w:val="0"/>
      <w:marBottom w:val="0"/>
      <w:divBdr>
        <w:top w:val="none" w:sz="0" w:space="0" w:color="auto"/>
        <w:left w:val="none" w:sz="0" w:space="0" w:color="auto"/>
        <w:bottom w:val="none" w:sz="0" w:space="0" w:color="auto"/>
        <w:right w:val="none" w:sz="0" w:space="0" w:color="auto"/>
      </w:divBdr>
    </w:div>
    <w:div w:id="1319727118">
      <w:bodyDiv w:val="1"/>
      <w:marLeft w:val="0"/>
      <w:marRight w:val="0"/>
      <w:marTop w:val="0"/>
      <w:marBottom w:val="0"/>
      <w:divBdr>
        <w:top w:val="none" w:sz="0" w:space="0" w:color="auto"/>
        <w:left w:val="none" w:sz="0" w:space="0" w:color="auto"/>
        <w:bottom w:val="none" w:sz="0" w:space="0" w:color="auto"/>
        <w:right w:val="none" w:sz="0" w:space="0" w:color="auto"/>
      </w:divBdr>
    </w:div>
    <w:div w:id="1324045534">
      <w:bodyDiv w:val="1"/>
      <w:marLeft w:val="0"/>
      <w:marRight w:val="0"/>
      <w:marTop w:val="0"/>
      <w:marBottom w:val="0"/>
      <w:divBdr>
        <w:top w:val="none" w:sz="0" w:space="0" w:color="auto"/>
        <w:left w:val="none" w:sz="0" w:space="0" w:color="auto"/>
        <w:bottom w:val="none" w:sz="0" w:space="0" w:color="auto"/>
        <w:right w:val="none" w:sz="0" w:space="0" w:color="auto"/>
      </w:divBdr>
    </w:div>
    <w:div w:id="1340155533">
      <w:bodyDiv w:val="1"/>
      <w:marLeft w:val="0"/>
      <w:marRight w:val="0"/>
      <w:marTop w:val="0"/>
      <w:marBottom w:val="0"/>
      <w:divBdr>
        <w:top w:val="none" w:sz="0" w:space="0" w:color="auto"/>
        <w:left w:val="none" w:sz="0" w:space="0" w:color="auto"/>
        <w:bottom w:val="none" w:sz="0" w:space="0" w:color="auto"/>
        <w:right w:val="none" w:sz="0" w:space="0" w:color="auto"/>
      </w:divBdr>
    </w:div>
    <w:div w:id="1343974879">
      <w:bodyDiv w:val="1"/>
      <w:marLeft w:val="0"/>
      <w:marRight w:val="0"/>
      <w:marTop w:val="0"/>
      <w:marBottom w:val="0"/>
      <w:divBdr>
        <w:top w:val="none" w:sz="0" w:space="0" w:color="auto"/>
        <w:left w:val="none" w:sz="0" w:space="0" w:color="auto"/>
        <w:bottom w:val="none" w:sz="0" w:space="0" w:color="auto"/>
        <w:right w:val="none" w:sz="0" w:space="0" w:color="auto"/>
      </w:divBdr>
    </w:div>
    <w:div w:id="1350060029">
      <w:bodyDiv w:val="1"/>
      <w:marLeft w:val="0"/>
      <w:marRight w:val="0"/>
      <w:marTop w:val="0"/>
      <w:marBottom w:val="0"/>
      <w:divBdr>
        <w:top w:val="none" w:sz="0" w:space="0" w:color="auto"/>
        <w:left w:val="none" w:sz="0" w:space="0" w:color="auto"/>
        <w:bottom w:val="none" w:sz="0" w:space="0" w:color="auto"/>
        <w:right w:val="none" w:sz="0" w:space="0" w:color="auto"/>
      </w:divBdr>
    </w:div>
    <w:div w:id="1375426704">
      <w:bodyDiv w:val="1"/>
      <w:marLeft w:val="0"/>
      <w:marRight w:val="0"/>
      <w:marTop w:val="0"/>
      <w:marBottom w:val="0"/>
      <w:divBdr>
        <w:top w:val="none" w:sz="0" w:space="0" w:color="auto"/>
        <w:left w:val="none" w:sz="0" w:space="0" w:color="auto"/>
        <w:bottom w:val="none" w:sz="0" w:space="0" w:color="auto"/>
        <w:right w:val="none" w:sz="0" w:space="0" w:color="auto"/>
      </w:divBdr>
    </w:div>
    <w:div w:id="1380982292">
      <w:bodyDiv w:val="1"/>
      <w:marLeft w:val="0"/>
      <w:marRight w:val="0"/>
      <w:marTop w:val="0"/>
      <w:marBottom w:val="0"/>
      <w:divBdr>
        <w:top w:val="none" w:sz="0" w:space="0" w:color="auto"/>
        <w:left w:val="none" w:sz="0" w:space="0" w:color="auto"/>
        <w:bottom w:val="none" w:sz="0" w:space="0" w:color="auto"/>
        <w:right w:val="none" w:sz="0" w:space="0" w:color="auto"/>
      </w:divBdr>
    </w:div>
    <w:div w:id="1409233115">
      <w:bodyDiv w:val="1"/>
      <w:marLeft w:val="0"/>
      <w:marRight w:val="0"/>
      <w:marTop w:val="0"/>
      <w:marBottom w:val="0"/>
      <w:divBdr>
        <w:top w:val="none" w:sz="0" w:space="0" w:color="auto"/>
        <w:left w:val="none" w:sz="0" w:space="0" w:color="auto"/>
        <w:bottom w:val="none" w:sz="0" w:space="0" w:color="auto"/>
        <w:right w:val="none" w:sz="0" w:space="0" w:color="auto"/>
      </w:divBdr>
    </w:div>
    <w:div w:id="1410349932">
      <w:bodyDiv w:val="1"/>
      <w:marLeft w:val="0"/>
      <w:marRight w:val="0"/>
      <w:marTop w:val="0"/>
      <w:marBottom w:val="0"/>
      <w:divBdr>
        <w:top w:val="none" w:sz="0" w:space="0" w:color="auto"/>
        <w:left w:val="none" w:sz="0" w:space="0" w:color="auto"/>
        <w:bottom w:val="none" w:sz="0" w:space="0" w:color="auto"/>
        <w:right w:val="none" w:sz="0" w:space="0" w:color="auto"/>
      </w:divBdr>
    </w:div>
    <w:div w:id="1434276919">
      <w:bodyDiv w:val="1"/>
      <w:marLeft w:val="0"/>
      <w:marRight w:val="0"/>
      <w:marTop w:val="0"/>
      <w:marBottom w:val="0"/>
      <w:divBdr>
        <w:top w:val="none" w:sz="0" w:space="0" w:color="auto"/>
        <w:left w:val="none" w:sz="0" w:space="0" w:color="auto"/>
        <w:bottom w:val="none" w:sz="0" w:space="0" w:color="auto"/>
        <w:right w:val="none" w:sz="0" w:space="0" w:color="auto"/>
      </w:divBdr>
    </w:div>
    <w:div w:id="1437674259">
      <w:bodyDiv w:val="1"/>
      <w:marLeft w:val="0"/>
      <w:marRight w:val="0"/>
      <w:marTop w:val="0"/>
      <w:marBottom w:val="0"/>
      <w:divBdr>
        <w:top w:val="none" w:sz="0" w:space="0" w:color="auto"/>
        <w:left w:val="none" w:sz="0" w:space="0" w:color="auto"/>
        <w:bottom w:val="none" w:sz="0" w:space="0" w:color="auto"/>
        <w:right w:val="none" w:sz="0" w:space="0" w:color="auto"/>
      </w:divBdr>
    </w:div>
    <w:div w:id="1447846464">
      <w:bodyDiv w:val="1"/>
      <w:marLeft w:val="0"/>
      <w:marRight w:val="0"/>
      <w:marTop w:val="0"/>
      <w:marBottom w:val="0"/>
      <w:divBdr>
        <w:top w:val="none" w:sz="0" w:space="0" w:color="auto"/>
        <w:left w:val="none" w:sz="0" w:space="0" w:color="auto"/>
        <w:bottom w:val="none" w:sz="0" w:space="0" w:color="auto"/>
        <w:right w:val="none" w:sz="0" w:space="0" w:color="auto"/>
      </w:divBdr>
    </w:div>
    <w:div w:id="1453552099">
      <w:bodyDiv w:val="1"/>
      <w:marLeft w:val="0"/>
      <w:marRight w:val="0"/>
      <w:marTop w:val="0"/>
      <w:marBottom w:val="0"/>
      <w:divBdr>
        <w:top w:val="none" w:sz="0" w:space="0" w:color="auto"/>
        <w:left w:val="none" w:sz="0" w:space="0" w:color="auto"/>
        <w:bottom w:val="none" w:sz="0" w:space="0" w:color="auto"/>
        <w:right w:val="none" w:sz="0" w:space="0" w:color="auto"/>
      </w:divBdr>
    </w:div>
    <w:div w:id="1466461660">
      <w:bodyDiv w:val="1"/>
      <w:marLeft w:val="0"/>
      <w:marRight w:val="0"/>
      <w:marTop w:val="0"/>
      <w:marBottom w:val="0"/>
      <w:divBdr>
        <w:top w:val="none" w:sz="0" w:space="0" w:color="auto"/>
        <w:left w:val="none" w:sz="0" w:space="0" w:color="auto"/>
        <w:bottom w:val="none" w:sz="0" w:space="0" w:color="auto"/>
        <w:right w:val="none" w:sz="0" w:space="0" w:color="auto"/>
      </w:divBdr>
    </w:div>
    <w:div w:id="1489130119">
      <w:bodyDiv w:val="1"/>
      <w:marLeft w:val="0"/>
      <w:marRight w:val="0"/>
      <w:marTop w:val="0"/>
      <w:marBottom w:val="0"/>
      <w:divBdr>
        <w:top w:val="none" w:sz="0" w:space="0" w:color="auto"/>
        <w:left w:val="none" w:sz="0" w:space="0" w:color="auto"/>
        <w:bottom w:val="none" w:sz="0" w:space="0" w:color="auto"/>
        <w:right w:val="none" w:sz="0" w:space="0" w:color="auto"/>
      </w:divBdr>
    </w:div>
    <w:div w:id="1521578288">
      <w:bodyDiv w:val="1"/>
      <w:marLeft w:val="0"/>
      <w:marRight w:val="0"/>
      <w:marTop w:val="0"/>
      <w:marBottom w:val="0"/>
      <w:divBdr>
        <w:top w:val="none" w:sz="0" w:space="0" w:color="auto"/>
        <w:left w:val="none" w:sz="0" w:space="0" w:color="auto"/>
        <w:bottom w:val="none" w:sz="0" w:space="0" w:color="auto"/>
        <w:right w:val="none" w:sz="0" w:space="0" w:color="auto"/>
      </w:divBdr>
    </w:div>
    <w:div w:id="1523737295">
      <w:bodyDiv w:val="1"/>
      <w:marLeft w:val="0"/>
      <w:marRight w:val="0"/>
      <w:marTop w:val="0"/>
      <w:marBottom w:val="0"/>
      <w:divBdr>
        <w:top w:val="none" w:sz="0" w:space="0" w:color="auto"/>
        <w:left w:val="none" w:sz="0" w:space="0" w:color="auto"/>
        <w:bottom w:val="none" w:sz="0" w:space="0" w:color="auto"/>
        <w:right w:val="none" w:sz="0" w:space="0" w:color="auto"/>
      </w:divBdr>
    </w:div>
    <w:div w:id="1531841219">
      <w:bodyDiv w:val="1"/>
      <w:marLeft w:val="0"/>
      <w:marRight w:val="0"/>
      <w:marTop w:val="0"/>
      <w:marBottom w:val="0"/>
      <w:divBdr>
        <w:top w:val="none" w:sz="0" w:space="0" w:color="auto"/>
        <w:left w:val="none" w:sz="0" w:space="0" w:color="auto"/>
        <w:bottom w:val="none" w:sz="0" w:space="0" w:color="auto"/>
        <w:right w:val="none" w:sz="0" w:space="0" w:color="auto"/>
      </w:divBdr>
    </w:div>
    <w:div w:id="1543054096">
      <w:bodyDiv w:val="1"/>
      <w:marLeft w:val="0"/>
      <w:marRight w:val="0"/>
      <w:marTop w:val="0"/>
      <w:marBottom w:val="0"/>
      <w:divBdr>
        <w:top w:val="none" w:sz="0" w:space="0" w:color="auto"/>
        <w:left w:val="none" w:sz="0" w:space="0" w:color="auto"/>
        <w:bottom w:val="none" w:sz="0" w:space="0" w:color="auto"/>
        <w:right w:val="none" w:sz="0" w:space="0" w:color="auto"/>
      </w:divBdr>
    </w:div>
    <w:div w:id="1566452045">
      <w:bodyDiv w:val="1"/>
      <w:marLeft w:val="0"/>
      <w:marRight w:val="0"/>
      <w:marTop w:val="0"/>
      <w:marBottom w:val="0"/>
      <w:divBdr>
        <w:top w:val="none" w:sz="0" w:space="0" w:color="auto"/>
        <w:left w:val="none" w:sz="0" w:space="0" w:color="auto"/>
        <w:bottom w:val="none" w:sz="0" w:space="0" w:color="auto"/>
        <w:right w:val="none" w:sz="0" w:space="0" w:color="auto"/>
      </w:divBdr>
    </w:div>
    <w:div w:id="1574242157">
      <w:bodyDiv w:val="1"/>
      <w:marLeft w:val="0"/>
      <w:marRight w:val="0"/>
      <w:marTop w:val="0"/>
      <w:marBottom w:val="0"/>
      <w:divBdr>
        <w:top w:val="none" w:sz="0" w:space="0" w:color="auto"/>
        <w:left w:val="none" w:sz="0" w:space="0" w:color="auto"/>
        <w:bottom w:val="none" w:sz="0" w:space="0" w:color="auto"/>
        <w:right w:val="none" w:sz="0" w:space="0" w:color="auto"/>
      </w:divBdr>
    </w:div>
    <w:div w:id="1584221839">
      <w:bodyDiv w:val="1"/>
      <w:marLeft w:val="0"/>
      <w:marRight w:val="0"/>
      <w:marTop w:val="0"/>
      <w:marBottom w:val="0"/>
      <w:divBdr>
        <w:top w:val="none" w:sz="0" w:space="0" w:color="auto"/>
        <w:left w:val="none" w:sz="0" w:space="0" w:color="auto"/>
        <w:bottom w:val="none" w:sz="0" w:space="0" w:color="auto"/>
        <w:right w:val="none" w:sz="0" w:space="0" w:color="auto"/>
      </w:divBdr>
    </w:div>
    <w:div w:id="1589846833">
      <w:bodyDiv w:val="1"/>
      <w:marLeft w:val="0"/>
      <w:marRight w:val="0"/>
      <w:marTop w:val="0"/>
      <w:marBottom w:val="0"/>
      <w:divBdr>
        <w:top w:val="none" w:sz="0" w:space="0" w:color="auto"/>
        <w:left w:val="none" w:sz="0" w:space="0" w:color="auto"/>
        <w:bottom w:val="none" w:sz="0" w:space="0" w:color="auto"/>
        <w:right w:val="none" w:sz="0" w:space="0" w:color="auto"/>
      </w:divBdr>
    </w:div>
    <w:div w:id="1596861201">
      <w:bodyDiv w:val="1"/>
      <w:marLeft w:val="0"/>
      <w:marRight w:val="0"/>
      <w:marTop w:val="0"/>
      <w:marBottom w:val="0"/>
      <w:divBdr>
        <w:top w:val="none" w:sz="0" w:space="0" w:color="auto"/>
        <w:left w:val="none" w:sz="0" w:space="0" w:color="auto"/>
        <w:bottom w:val="none" w:sz="0" w:space="0" w:color="auto"/>
        <w:right w:val="none" w:sz="0" w:space="0" w:color="auto"/>
      </w:divBdr>
    </w:div>
    <w:div w:id="1621839649">
      <w:bodyDiv w:val="1"/>
      <w:marLeft w:val="0"/>
      <w:marRight w:val="0"/>
      <w:marTop w:val="0"/>
      <w:marBottom w:val="0"/>
      <w:divBdr>
        <w:top w:val="none" w:sz="0" w:space="0" w:color="auto"/>
        <w:left w:val="none" w:sz="0" w:space="0" w:color="auto"/>
        <w:bottom w:val="none" w:sz="0" w:space="0" w:color="auto"/>
        <w:right w:val="none" w:sz="0" w:space="0" w:color="auto"/>
      </w:divBdr>
    </w:div>
    <w:div w:id="1627664806">
      <w:bodyDiv w:val="1"/>
      <w:marLeft w:val="0"/>
      <w:marRight w:val="0"/>
      <w:marTop w:val="0"/>
      <w:marBottom w:val="0"/>
      <w:divBdr>
        <w:top w:val="none" w:sz="0" w:space="0" w:color="auto"/>
        <w:left w:val="none" w:sz="0" w:space="0" w:color="auto"/>
        <w:bottom w:val="none" w:sz="0" w:space="0" w:color="auto"/>
        <w:right w:val="none" w:sz="0" w:space="0" w:color="auto"/>
      </w:divBdr>
    </w:div>
    <w:div w:id="1635020162">
      <w:bodyDiv w:val="1"/>
      <w:marLeft w:val="0"/>
      <w:marRight w:val="0"/>
      <w:marTop w:val="0"/>
      <w:marBottom w:val="0"/>
      <w:divBdr>
        <w:top w:val="none" w:sz="0" w:space="0" w:color="auto"/>
        <w:left w:val="none" w:sz="0" w:space="0" w:color="auto"/>
        <w:bottom w:val="none" w:sz="0" w:space="0" w:color="auto"/>
        <w:right w:val="none" w:sz="0" w:space="0" w:color="auto"/>
      </w:divBdr>
    </w:div>
    <w:div w:id="1636374894">
      <w:bodyDiv w:val="1"/>
      <w:marLeft w:val="0"/>
      <w:marRight w:val="0"/>
      <w:marTop w:val="0"/>
      <w:marBottom w:val="0"/>
      <w:divBdr>
        <w:top w:val="none" w:sz="0" w:space="0" w:color="auto"/>
        <w:left w:val="none" w:sz="0" w:space="0" w:color="auto"/>
        <w:bottom w:val="none" w:sz="0" w:space="0" w:color="auto"/>
        <w:right w:val="none" w:sz="0" w:space="0" w:color="auto"/>
      </w:divBdr>
    </w:div>
    <w:div w:id="1645626148">
      <w:bodyDiv w:val="1"/>
      <w:marLeft w:val="0"/>
      <w:marRight w:val="0"/>
      <w:marTop w:val="0"/>
      <w:marBottom w:val="0"/>
      <w:divBdr>
        <w:top w:val="none" w:sz="0" w:space="0" w:color="auto"/>
        <w:left w:val="none" w:sz="0" w:space="0" w:color="auto"/>
        <w:bottom w:val="none" w:sz="0" w:space="0" w:color="auto"/>
        <w:right w:val="none" w:sz="0" w:space="0" w:color="auto"/>
      </w:divBdr>
    </w:div>
    <w:div w:id="1667321953">
      <w:bodyDiv w:val="1"/>
      <w:marLeft w:val="0"/>
      <w:marRight w:val="0"/>
      <w:marTop w:val="0"/>
      <w:marBottom w:val="0"/>
      <w:divBdr>
        <w:top w:val="none" w:sz="0" w:space="0" w:color="auto"/>
        <w:left w:val="none" w:sz="0" w:space="0" w:color="auto"/>
        <w:bottom w:val="none" w:sz="0" w:space="0" w:color="auto"/>
        <w:right w:val="none" w:sz="0" w:space="0" w:color="auto"/>
      </w:divBdr>
    </w:div>
    <w:div w:id="1667443250">
      <w:bodyDiv w:val="1"/>
      <w:marLeft w:val="0"/>
      <w:marRight w:val="0"/>
      <w:marTop w:val="0"/>
      <w:marBottom w:val="0"/>
      <w:divBdr>
        <w:top w:val="none" w:sz="0" w:space="0" w:color="auto"/>
        <w:left w:val="none" w:sz="0" w:space="0" w:color="auto"/>
        <w:bottom w:val="none" w:sz="0" w:space="0" w:color="auto"/>
        <w:right w:val="none" w:sz="0" w:space="0" w:color="auto"/>
      </w:divBdr>
    </w:div>
    <w:div w:id="1675035568">
      <w:bodyDiv w:val="1"/>
      <w:marLeft w:val="0"/>
      <w:marRight w:val="0"/>
      <w:marTop w:val="0"/>
      <w:marBottom w:val="0"/>
      <w:divBdr>
        <w:top w:val="none" w:sz="0" w:space="0" w:color="auto"/>
        <w:left w:val="none" w:sz="0" w:space="0" w:color="auto"/>
        <w:bottom w:val="none" w:sz="0" w:space="0" w:color="auto"/>
        <w:right w:val="none" w:sz="0" w:space="0" w:color="auto"/>
      </w:divBdr>
    </w:div>
    <w:div w:id="1681545723">
      <w:bodyDiv w:val="1"/>
      <w:marLeft w:val="0"/>
      <w:marRight w:val="0"/>
      <w:marTop w:val="0"/>
      <w:marBottom w:val="0"/>
      <w:divBdr>
        <w:top w:val="none" w:sz="0" w:space="0" w:color="auto"/>
        <w:left w:val="none" w:sz="0" w:space="0" w:color="auto"/>
        <w:bottom w:val="none" w:sz="0" w:space="0" w:color="auto"/>
        <w:right w:val="none" w:sz="0" w:space="0" w:color="auto"/>
      </w:divBdr>
    </w:div>
    <w:div w:id="1683165042">
      <w:bodyDiv w:val="1"/>
      <w:marLeft w:val="0"/>
      <w:marRight w:val="0"/>
      <w:marTop w:val="0"/>
      <w:marBottom w:val="0"/>
      <w:divBdr>
        <w:top w:val="none" w:sz="0" w:space="0" w:color="auto"/>
        <w:left w:val="none" w:sz="0" w:space="0" w:color="auto"/>
        <w:bottom w:val="none" w:sz="0" w:space="0" w:color="auto"/>
        <w:right w:val="none" w:sz="0" w:space="0" w:color="auto"/>
      </w:divBdr>
    </w:div>
    <w:div w:id="1689939747">
      <w:bodyDiv w:val="1"/>
      <w:marLeft w:val="0"/>
      <w:marRight w:val="0"/>
      <w:marTop w:val="0"/>
      <w:marBottom w:val="0"/>
      <w:divBdr>
        <w:top w:val="none" w:sz="0" w:space="0" w:color="auto"/>
        <w:left w:val="none" w:sz="0" w:space="0" w:color="auto"/>
        <w:bottom w:val="none" w:sz="0" w:space="0" w:color="auto"/>
        <w:right w:val="none" w:sz="0" w:space="0" w:color="auto"/>
      </w:divBdr>
    </w:div>
    <w:div w:id="1697079872">
      <w:bodyDiv w:val="1"/>
      <w:marLeft w:val="0"/>
      <w:marRight w:val="0"/>
      <w:marTop w:val="0"/>
      <w:marBottom w:val="0"/>
      <w:divBdr>
        <w:top w:val="none" w:sz="0" w:space="0" w:color="auto"/>
        <w:left w:val="none" w:sz="0" w:space="0" w:color="auto"/>
        <w:bottom w:val="none" w:sz="0" w:space="0" w:color="auto"/>
        <w:right w:val="none" w:sz="0" w:space="0" w:color="auto"/>
      </w:divBdr>
    </w:div>
    <w:div w:id="1719354511">
      <w:bodyDiv w:val="1"/>
      <w:marLeft w:val="0"/>
      <w:marRight w:val="0"/>
      <w:marTop w:val="0"/>
      <w:marBottom w:val="0"/>
      <w:divBdr>
        <w:top w:val="none" w:sz="0" w:space="0" w:color="auto"/>
        <w:left w:val="none" w:sz="0" w:space="0" w:color="auto"/>
        <w:bottom w:val="none" w:sz="0" w:space="0" w:color="auto"/>
        <w:right w:val="none" w:sz="0" w:space="0" w:color="auto"/>
      </w:divBdr>
    </w:div>
    <w:div w:id="1749305188">
      <w:bodyDiv w:val="1"/>
      <w:marLeft w:val="0"/>
      <w:marRight w:val="0"/>
      <w:marTop w:val="0"/>
      <w:marBottom w:val="0"/>
      <w:divBdr>
        <w:top w:val="none" w:sz="0" w:space="0" w:color="auto"/>
        <w:left w:val="none" w:sz="0" w:space="0" w:color="auto"/>
        <w:bottom w:val="none" w:sz="0" w:space="0" w:color="auto"/>
        <w:right w:val="none" w:sz="0" w:space="0" w:color="auto"/>
      </w:divBdr>
    </w:div>
    <w:div w:id="1756320500">
      <w:bodyDiv w:val="1"/>
      <w:marLeft w:val="0"/>
      <w:marRight w:val="0"/>
      <w:marTop w:val="0"/>
      <w:marBottom w:val="0"/>
      <w:divBdr>
        <w:top w:val="none" w:sz="0" w:space="0" w:color="auto"/>
        <w:left w:val="none" w:sz="0" w:space="0" w:color="auto"/>
        <w:bottom w:val="none" w:sz="0" w:space="0" w:color="auto"/>
        <w:right w:val="none" w:sz="0" w:space="0" w:color="auto"/>
      </w:divBdr>
    </w:div>
    <w:div w:id="1762994938">
      <w:bodyDiv w:val="1"/>
      <w:marLeft w:val="0"/>
      <w:marRight w:val="0"/>
      <w:marTop w:val="0"/>
      <w:marBottom w:val="0"/>
      <w:divBdr>
        <w:top w:val="none" w:sz="0" w:space="0" w:color="auto"/>
        <w:left w:val="none" w:sz="0" w:space="0" w:color="auto"/>
        <w:bottom w:val="none" w:sz="0" w:space="0" w:color="auto"/>
        <w:right w:val="none" w:sz="0" w:space="0" w:color="auto"/>
      </w:divBdr>
    </w:div>
    <w:div w:id="1777821947">
      <w:bodyDiv w:val="1"/>
      <w:marLeft w:val="0"/>
      <w:marRight w:val="0"/>
      <w:marTop w:val="0"/>
      <w:marBottom w:val="0"/>
      <w:divBdr>
        <w:top w:val="none" w:sz="0" w:space="0" w:color="auto"/>
        <w:left w:val="none" w:sz="0" w:space="0" w:color="auto"/>
        <w:bottom w:val="none" w:sz="0" w:space="0" w:color="auto"/>
        <w:right w:val="none" w:sz="0" w:space="0" w:color="auto"/>
      </w:divBdr>
    </w:div>
    <w:div w:id="1784612772">
      <w:bodyDiv w:val="1"/>
      <w:marLeft w:val="0"/>
      <w:marRight w:val="0"/>
      <w:marTop w:val="0"/>
      <w:marBottom w:val="0"/>
      <w:divBdr>
        <w:top w:val="none" w:sz="0" w:space="0" w:color="auto"/>
        <w:left w:val="none" w:sz="0" w:space="0" w:color="auto"/>
        <w:bottom w:val="none" w:sz="0" w:space="0" w:color="auto"/>
        <w:right w:val="none" w:sz="0" w:space="0" w:color="auto"/>
      </w:divBdr>
    </w:div>
    <w:div w:id="1809014087">
      <w:bodyDiv w:val="1"/>
      <w:marLeft w:val="0"/>
      <w:marRight w:val="0"/>
      <w:marTop w:val="0"/>
      <w:marBottom w:val="0"/>
      <w:divBdr>
        <w:top w:val="none" w:sz="0" w:space="0" w:color="auto"/>
        <w:left w:val="none" w:sz="0" w:space="0" w:color="auto"/>
        <w:bottom w:val="none" w:sz="0" w:space="0" w:color="auto"/>
        <w:right w:val="none" w:sz="0" w:space="0" w:color="auto"/>
      </w:divBdr>
    </w:div>
    <w:div w:id="1815023598">
      <w:bodyDiv w:val="1"/>
      <w:marLeft w:val="0"/>
      <w:marRight w:val="0"/>
      <w:marTop w:val="0"/>
      <w:marBottom w:val="0"/>
      <w:divBdr>
        <w:top w:val="none" w:sz="0" w:space="0" w:color="auto"/>
        <w:left w:val="none" w:sz="0" w:space="0" w:color="auto"/>
        <w:bottom w:val="none" w:sz="0" w:space="0" w:color="auto"/>
        <w:right w:val="none" w:sz="0" w:space="0" w:color="auto"/>
      </w:divBdr>
    </w:div>
    <w:div w:id="1816214126">
      <w:bodyDiv w:val="1"/>
      <w:marLeft w:val="0"/>
      <w:marRight w:val="0"/>
      <w:marTop w:val="0"/>
      <w:marBottom w:val="0"/>
      <w:divBdr>
        <w:top w:val="none" w:sz="0" w:space="0" w:color="auto"/>
        <w:left w:val="none" w:sz="0" w:space="0" w:color="auto"/>
        <w:bottom w:val="none" w:sz="0" w:space="0" w:color="auto"/>
        <w:right w:val="none" w:sz="0" w:space="0" w:color="auto"/>
      </w:divBdr>
    </w:div>
    <w:div w:id="1830293019">
      <w:bodyDiv w:val="1"/>
      <w:marLeft w:val="0"/>
      <w:marRight w:val="0"/>
      <w:marTop w:val="0"/>
      <w:marBottom w:val="0"/>
      <w:divBdr>
        <w:top w:val="none" w:sz="0" w:space="0" w:color="auto"/>
        <w:left w:val="none" w:sz="0" w:space="0" w:color="auto"/>
        <w:bottom w:val="none" w:sz="0" w:space="0" w:color="auto"/>
        <w:right w:val="none" w:sz="0" w:space="0" w:color="auto"/>
      </w:divBdr>
    </w:div>
    <w:div w:id="1838228146">
      <w:bodyDiv w:val="1"/>
      <w:marLeft w:val="0"/>
      <w:marRight w:val="0"/>
      <w:marTop w:val="0"/>
      <w:marBottom w:val="0"/>
      <w:divBdr>
        <w:top w:val="none" w:sz="0" w:space="0" w:color="auto"/>
        <w:left w:val="none" w:sz="0" w:space="0" w:color="auto"/>
        <w:bottom w:val="none" w:sz="0" w:space="0" w:color="auto"/>
        <w:right w:val="none" w:sz="0" w:space="0" w:color="auto"/>
      </w:divBdr>
    </w:div>
    <w:div w:id="1843352280">
      <w:bodyDiv w:val="1"/>
      <w:marLeft w:val="0"/>
      <w:marRight w:val="0"/>
      <w:marTop w:val="0"/>
      <w:marBottom w:val="0"/>
      <w:divBdr>
        <w:top w:val="none" w:sz="0" w:space="0" w:color="auto"/>
        <w:left w:val="none" w:sz="0" w:space="0" w:color="auto"/>
        <w:bottom w:val="none" w:sz="0" w:space="0" w:color="auto"/>
        <w:right w:val="none" w:sz="0" w:space="0" w:color="auto"/>
      </w:divBdr>
    </w:div>
    <w:div w:id="1846165325">
      <w:bodyDiv w:val="1"/>
      <w:marLeft w:val="0"/>
      <w:marRight w:val="0"/>
      <w:marTop w:val="0"/>
      <w:marBottom w:val="0"/>
      <w:divBdr>
        <w:top w:val="none" w:sz="0" w:space="0" w:color="auto"/>
        <w:left w:val="none" w:sz="0" w:space="0" w:color="auto"/>
        <w:bottom w:val="none" w:sz="0" w:space="0" w:color="auto"/>
        <w:right w:val="none" w:sz="0" w:space="0" w:color="auto"/>
      </w:divBdr>
    </w:div>
    <w:div w:id="1846744098">
      <w:bodyDiv w:val="1"/>
      <w:marLeft w:val="0"/>
      <w:marRight w:val="0"/>
      <w:marTop w:val="0"/>
      <w:marBottom w:val="0"/>
      <w:divBdr>
        <w:top w:val="none" w:sz="0" w:space="0" w:color="auto"/>
        <w:left w:val="none" w:sz="0" w:space="0" w:color="auto"/>
        <w:bottom w:val="none" w:sz="0" w:space="0" w:color="auto"/>
        <w:right w:val="none" w:sz="0" w:space="0" w:color="auto"/>
      </w:divBdr>
    </w:div>
    <w:div w:id="1863933523">
      <w:bodyDiv w:val="1"/>
      <w:marLeft w:val="0"/>
      <w:marRight w:val="0"/>
      <w:marTop w:val="0"/>
      <w:marBottom w:val="0"/>
      <w:divBdr>
        <w:top w:val="none" w:sz="0" w:space="0" w:color="auto"/>
        <w:left w:val="none" w:sz="0" w:space="0" w:color="auto"/>
        <w:bottom w:val="none" w:sz="0" w:space="0" w:color="auto"/>
        <w:right w:val="none" w:sz="0" w:space="0" w:color="auto"/>
      </w:divBdr>
    </w:div>
    <w:div w:id="1873420270">
      <w:bodyDiv w:val="1"/>
      <w:marLeft w:val="0"/>
      <w:marRight w:val="0"/>
      <w:marTop w:val="0"/>
      <w:marBottom w:val="0"/>
      <w:divBdr>
        <w:top w:val="none" w:sz="0" w:space="0" w:color="auto"/>
        <w:left w:val="none" w:sz="0" w:space="0" w:color="auto"/>
        <w:bottom w:val="none" w:sz="0" w:space="0" w:color="auto"/>
        <w:right w:val="none" w:sz="0" w:space="0" w:color="auto"/>
      </w:divBdr>
    </w:div>
    <w:div w:id="1887403258">
      <w:bodyDiv w:val="1"/>
      <w:marLeft w:val="0"/>
      <w:marRight w:val="0"/>
      <w:marTop w:val="0"/>
      <w:marBottom w:val="0"/>
      <w:divBdr>
        <w:top w:val="none" w:sz="0" w:space="0" w:color="auto"/>
        <w:left w:val="none" w:sz="0" w:space="0" w:color="auto"/>
        <w:bottom w:val="none" w:sz="0" w:space="0" w:color="auto"/>
        <w:right w:val="none" w:sz="0" w:space="0" w:color="auto"/>
      </w:divBdr>
    </w:div>
    <w:div w:id="1903515780">
      <w:bodyDiv w:val="1"/>
      <w:marLeft w:val="0"/>
      <w:marRight w:val="0"/>
      <w:marTop w:val="0"/>
      <w:marBottom w:val="0"/>
      <w:divBdr>
        <w:top w:val="none" w:sz="0" w:space="0" w:color="auto"/>
        <w:left w:val="none" w:sz="0" w:space="0" w:color="auto"/>
        <w:bottom w:val="none" w:sz="0" w:space="0" w:color="auto"/>
        <w:right w:val="none" w:sz="0" w:space="0" w:color="auto"/>
      </w:divBdr>
    </w:div>
    <w:div w:id="1908108416">
      <w:bodyDiv w:val="1"/>
      <w:marLeft w:val="0"/>
      <w:marRight w:val="0"/>
      <w:marTop w:val="0"/>
      <w:marBottom w:val="0"/>
      <w:divBdr>
        <w:top w:val="none" w:sz="0" w:space="0" w:color="auto"/>
        <w:left w:val="none" w:sz="0" w:space="0" w:color="auto"/>
        <w:bottom w:val="none" w:sz="0" w:space="0" w:color="auto"/>
        <w:right w:val="none" w:sz="0" w:space="0" w:color="auto"/>
      </w:divBdr>
    </w:div>
    <w:div w:id="1933081391">
      <w:bodyDiv w:val="1"/>
      <w:marLeft w:val="0"/>
      <w:marRight w:val="0"/>
      <w:marTop w:val="0"/>
      <w:marBottom w:val="0"/>
      <w:divBdr>
        <w:top w:val="none" w:sz="0" w:space="0" w:color="auto"/>
        <w:left w:val="none" w:sz="0" w:space="0" w:color="auto"/>
        <w:bottom w:val="none" w:sz="0" w:space="0" w:color="auto"/>
        <w:right w:val="none" w:sz="0" w:space="0" w:color="auto"/>
      </w:divBdr>
    </w:div>
    <w:div w:id="1938059022">
      <w:bodyDiv w:val="1"/>
      <w:marLeft w:val="0"/>
      <w:marRight w:val="0"/>
      <w:marTop w:val="0"/>
      <w:marBottom w:val="0"/>
      <w:divBdr>
        <w:top w:val="none" w:sz="0" w:space="0" w:color="auto"/>
        <w:left w:val="none" w:sz="0" w:space="0" w:color="auto"/>
        <w:bottom w:val="none" w:sz="0" w:space="0" w:color="auto"/>
        <w:right w:val="none" w:sz="0" w:space="0" w:color="auto"/>
      </w:divBdr>
    </w:div>
    <w:div w:id="1948074401">
      <w:bodyDiv w:val="1"/>
      <w:marLeft w:val="0"/>
      <w:marRight w:val="0"/>
      <w:marTop w:val="0"/>
      <w:marBottom w:val="0"/>
      <w:divBdr>
        <w:top w:val="none" w:sz="0" w:space="0" w:color="auto"/>
        <w:left w:val="none" w:sz="0" w:space="0" w:color="auto"/>
        <w:bottom w:val="none" w:sz="0" w:space="0" w:color="auto"/>
        <w:right w:val="none" w:sz="0" w:space="0" w:color="auto"/>
      </w:divBdr>
    </w:div>
    <w:div w:id="1951861508">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
    <w:div w:id="1979919138">
      <w:bodyDiv w:val="1"/>
      <w:marLeft w:val="0"/>
      <w:marRight w:val="0"/>
      <w:marTop w:val="0"/>
      <w:marBottom w:val="0"/>
      <w:divBdr>
        <w:top w:val="none" w:sz="0" w:space="0" w:color="auto"/>
        <w:left w:val="none" w:sz="0" w:space="0" w:color="auto"/>
        <w:bottom w:val="none" w:sz="0" w:space="0" w:color="auto"/>
        <w:right w:val="none" w:sz="0" w:space="0" w:color="auto"/>
      </w:divBdr>
    </w:div>
    <w:div w:id="1992129288">
      <w:bodyDiv w:val="1"/>
      <w:marLeft w:val="0"/>
      <w:marRight w:val="0"/>
      <w:marTop w:val="0"/>
      <w:marBottom w:val="0"/>
      <w:divBdr>
        <w:top w:val="none" w:sz="0" w:space="0" w:color="auto"/>
        <w:left w:val="none" w:sz="0" w:space="0" w:color="auto"/>
        <w:bottom w:val="none" w:sz="0" w:space="0" w:color="auto"/>
        <w:right w:val="none" w:sz="0" w:space="0" w:color="auto"/>
      </w:divBdr>
    </w:div>
    <w:div w:id="2027318262">
      <w:bodyDiv w:val="1"/>
      <w:marLeft w:val="0"/>
      <w:marRight w:val="0"/>
      <w:marTop w:val="0"/>
      <w:marBottom w:val="0"/>
      <w:divBdr>
        <w:top w:val="none" w:sz="0" w:space="0" w:color="auto"/>
        <w:left w:val="none" w:sz="0" w:space="0" w:color="auto"/>
        <w:bottom w:val="none" w:sz="0" w:space="0" w:color="auto"/>
        <w:right w:val="none" w:sz="0" w:space="0" w:color="auto"/>
      </w:divBdr>
    </w:div>
    <w:div w:id="2040424249">
      <w:bodyDiv w:val="1"/>
      <w:marLeft w:val="0"/>
      <w:marRight w:val="0"/>
      <w:marTop w:val="0"/>
      <w:marBottom w:val="0"/>
      <w:divBdr>
        <w:top w:val="none" w:sz="0" w:space="0" w:color="auto"/>
        <w:left w:val="none" w:sz="0" w:space="0" w:color="auto"/>
        <w:bottom w:val="none" w:sz="0" w:space="0" w:color="auto"/>
        <w:right w:val="none" w:sz="0" w:space="0" w:color="auto"/>
      </w:divBdr>
    </w:div>
    <w:div w:id="2048093668">
      <w:bodyDiv w:val="1"/>
      <w:marLeft w:val="0"/>
      <w:marRight w:val="0"/>
      <w:marTop w:val="0"/>
      <w:marBottom w:val="0"/>
      <w:divBdr>
        <w:top w:val="none" w:sz="0" w:space="0" w:color="auto"/>
        <w:left w:val="none" w:sz="0" w:space="0" w:color="auto"/>
        <w:bottom w:val="none" w:sz="0" w:space="0" w:color="auto"/>
        <w:right w:val="none" w:sz="0" w:space="0" w:color="auto"/>
      </w:divBdr>
    </w:div>
    <w:div w:id="2048483308">
      <w:bodyDiv w:val="1"/>
      <w:marLeft w:val="0"/>
      <w:marRight w:val="0"/>
      <w:marTop w:val="0"/>
      <w:marBottom w:val="0"/>
      <w:divBdr>
        <w:top w:val="none" w:sz="0" w:space="0" w:color="auto"/>
        <w:left w:val="none" w:sz="0" w:space="0" w:color="auto"/>
        <w:bottom w:val="none" w:sz="0" w:space="0" w:color="auto"/>
        <w:right w:val="none" w:sz="0" w:space="0" w:color="auto"/>
      </w:divBdr>
    </w:div>
    <w:div w:id="2055350760">
      <w:bodyDiv w:val="1"/>
      <w:marLeft w:val="0"/>
      <w:marRight w:val="0"/>
      <w:marTop w:val="0"/>
      <w:marBottom w:val="0"/>
      <w:divBdr>
        <w:top w:val="none" w:sz="0" w:space="0" w:color="auto"/>
        <w:left w:val="none" w:sz="0" w:space="0" w:color="auto"/>
        <w:bottom w:val="none" w:sz="0" w:space="0" w:color="auto"/>
        <w:right w:val="none" w:sz="0" w:space="0" w:color="auto"/>
      </w:divBdr>
    </w:div>
    <w:div w:id="2122265390">
      <w:bodyDiv w:val="1"/>
      <w:marLeft w:val="0"/>
      <w:marRight w:val="0"/>
      <w:marTop w:val="0"/>
      <w:marBottom w:val="0"/>
      <w:divBdr>
        <w:top w:val="none" w:sz="0" w:space="0" w:color="auto"/>
        <w:left w:val="none" w:sz="0" w:space="0" w:color="auto"/>
        <w:bottom w:val="none" w:sz="0" w:space="0" w:color="auto"/>
        <w:right w:val="none" w:sz="0" w:space="0" w:color="auto"/>
      </w:divBdr>
    </w:div>
    <w:div w:id="2124373521">
      <w:bodyDiv w:val="1"/>
      <w:marLeft w:val="0"/>
      <w:marRight w:val="0"/>
      <w:marTop w:val="0"/>
      <w:marBottom w:val="0"/>
      <w:divBdr>
        <w:top w:val="none" w:sz="0" w:space="0" w:color="auto"/>
        <w:left w:val="none" w:sz="0" w:space="0" w:color="auto"/>
        <w:bottom w:val="none" w:sz="0" w:space="0" w:color="auto"/>
        <w:right w:val="none" w:sz="0" w:space="0" w:color="auto"/>
      </w:divBdr>
    </w:div>
    <w:div w:id="2129547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8E6089-776E-254D-96D0-693106ADC8B2}">
  <we:reference id="wa200001011" version="1.1.0.0" store="en-001" storeType="OMEX"/>
  <we:alternateReferences>
    <we:reference id="wa200001011" version="1.1.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E7F18-E82C-BD49-B60D-118CFB97A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40</Pages>
  <Words>64206</Words>
  <Characters>365979</Characters>
  <Application>Microsoft Office Word</Application>
  <DocSecurity>0</DocSecurity>
  <Lines>3049</Lines>
  <Paragraphs>858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Hempel</dc:creator>
  <cp:keywords/>
  <dc:description/>
  <cp:lastModifiedBy>Christopher Hempel</cp:lastModifiedBy>
  <cp:revision>10</cp:revision>
  <dcterms:created xsi:type="dcterms:W3CDTF">2021-06-08T21:02:00Z</dcterms:created>
  <dcterms:modified xsi:type="dcterms:W3CDTF">2021-06-14T22:06:00Z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http://csl.mendeley.com/styles/475061911/MyStyle-2</vt:lpwstr>
  </property>
  <property fmtid="{D5CDD505-2E9C-101B-9397-08002B2CF9AE}" pid="5" name="Mendeley Recent Style Name 1_1">
    <vt:lpwstr>American Sociological Association - Christopher Hempel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http://www.zotero.org/styles/frontiers-in-environmental-science</vt:lpwstr>
  </property>
  <property fmtid="{D5CDD505-2E9C-101B-9397-08002B2CF9AE}" pid="11" name="Mendeley Recent Style Name 4_1">
    <vt:lpwstr>Frontiers in Environmental Science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http://www.zotero.org/styles/natur-und-landschaft</vt:lpwstr>
  </property>
  <property fmtid="{D5CDD505-2E9C-101B-9397-08002B2CF9AE}" pid="19" name="Mendeley Recent Style Name 8_1">
    <vt:lpwstr>Natur und Landschaft (German)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acc1628f-4383-3766-b9d4-d7f2b9b2d836</vt:lpwstr>
  </property>
  <property fmtid="{D5CDD505-2E9C-101B-9397-08002B2CF9AE}" pid="24" name="Mendeley Citation Style_1">
    <vt:lpwstr>http://www.zotero.org/styles/frontiers-in-environmental-science</vt:lpwstr>
  </property>
  <property fmtid="{D5CDD505-2E9C-101B-9397-08002B2CF9AE}" pid="25" name="grammarly_documentId">
    <vt:lpwstr>documentId_8864</vt:lpwstr>
  </property>
  <property fmtid="{D5CDD505-2E9C-101B-9397-08002B2CF9AE}" pid="26" name="grammarly_documentContext">
    <vt:lpwstr>{"goals":[],"domain":"general","emotions":[],"dialect":"canadian"}</vt:lpwstr>
  </property>
</Properties>
</file>